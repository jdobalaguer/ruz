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comments.xml" ContentType="application/vnd.openxmlformats-officedocument.wordprocessingml.comments+xml"/>
  <Default Extension="jpeg" ContentType="image/jpeg"/>
  <Default Extension="xml" ContentType="application/xml"/>
  <Default Extension="pdf" ContentType="application/pdf"/>
  <Default Extension="png" ContentType="image/png"/>
  <Override PartName="/word/webSettings.xml" ContentType="application/vnd.openxmlformats-officedocument.wordprocessingml.webSetting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74F33" w:rsidRDefault="000C149D" w:rsidP="001D3111">
      <w:pPr>
        <w:jc w:val="center"/>
        <w:rPr>
          <w:rFonts w:asciiTheme="majorHAnsi" w:hAnsiTheme="majorHAnsi"/>
          <w:b/>
          <w:sz w:val="32"/>
        </w:rPr>
      </w:pPr>
      <w:r>
        <w:rPr>
          <w:rFonts w:asciiTheme="majorHAnsi" w:hAnsiTheme="majorHAnsi"/>
          <w:b/>
          <w:sz w:val="32"/>
        </w:rPr>
        <w:t xml:space="preserve">Neural mechanisms </w:t>
      </w:r>
      <w:r w:rsidR="00ED14A1">
        <w:rPr>
          <w:rFonts w:asciiTheme="majorHAnsi" w:hAnsiTheme="majorHAnsi"/>
          <w:b/>
          <w:sz w:val="32"/>
        </w:rPr>
        <w:t>underlying</w:t>
      </w:r>
      <w:r>
        <w:rPr>
          <w:rFonts w:asciiTheme="majorHAnsi" w:hAnsiTheme="majorHAnsi"/>
          <w:b/>
          <w:sz w:val="32"/>
        </w:rPr>
        <w:t xml:space="preserve"> </w:t>
      </w:r>
    </w:p>
    <w:p w:rsidR="0055566F" w:rsidRDefault="000C149D" w:rsidP="00C74F33">
      <w:pPr>
        <w:jc w:val="center"/>
        <w:rPr>
          <w:rFonts w:asciiTheme="majorHAnsi" w:hAnsiTheme="majorHAnsi"/>
          <w:b/>
          <w:sz w:val="32"/>
        </w:rPr>
      </w:pPr>
      <w:proofErr w:type="gramStart"/>
      <w:r>
        <w:rPr>
          <w:rFonts w:asciiTheme="majorHAnsi" w:hAnsiTheme="majorHAnsi"/>
          <w:b/>
          <w:sz w:val="32"/>
        </w:rPr>
        <w:t>verification</w:t>
      </w:r>
      <w:proofErr w:type="gramEnd"/>
      <w:r>
        <w:rPr>
          <w:rFonts w:asciiTheme="majorHAnsi" w:hAnsiTheme="majorHAnsi"/>
          <w:b/>
          <w:sz w:val="32"/>
        </w:rPr>
        <w:t xml:space="preserve"> and falsification</w:t>
      </w:r>
      <w:r w:rsidR="00C74F33">
        <w:rPr>
          <w:rFonts w:asciiTheme="majorHAnsi" w:hAnsiTheme="majorHAnsi"/>
          <w:b/>
          <w:sz w:val="32"/>
        </w:rPr>
        <w:t xml:space="preserve"> </w:t>
      </w:r>
      <w:r>
        <w:rPr>
          <w:rFonts w:asciiTheme="majorHAnsi" w:hAnsiTheme="majorHAnsi"/>
          <w:b/>
          <w:sz w:val="32"/>
        </w:rPr>
        <w:t xml:space="preserve">in human </w:t>
      </w:r>
      <w:ins w:id="0" w:author="Christopher Summerfield" w:date="2014-04-23T22:07:00Z">
        <w:r w:rsidR="00D97B88">
          <w:rPr>
            <w:rFonts w:asciiTheme="majorHAnsi" w:hAnsiTheme="majorHAnsi"/>
            <w:b/>
            <w:sz w:val="32"/>
          </w:rPr>
          <w:t>reasoning</w:t>
        </w:r>
      </w:ins>
    </w:p>
    <w:p w:rsidR="00271256" w:rsidRDefault="00271256" w:rsidP="0055566F">
      <w:pPr>
        <w:jc w:val="center"/>
        <w:rPr>
          <w:rFonts w:asciiTheme="majorHAnsi" w:hAnsiTheme="majorHAnsi"/>
          <w:b/>
        </w:rPr>
      </w:pPr>
    </w:p>
    <w:p w:rsidR="00BD10B3" w:rsidRDefault="00BD10B3">
      <w:pPr>
        <w:rPr>
          <w:rFonts w:asciiTheme="majorHAnsi" w:hAnsiTheme="majorHAnsi"/>
          <w:b/>
        </w:rPr>
      </w:pPr>
      <w:r w:rsidRPr="00BD10B3">
        <w:rPr>
          <w:rFonts w:asciiTheme="majorHAnsi" w:hAnsiTheme="majorHAnsi"/>
        </w:rPr>
        <w:t>Jan</w:t>
      </w:r>
      <w:r>
        <w:rPr>
          <w:rFonts w:asciiTheme="majorHAnsi" w:hAnsiTheme="majorHAnsi"/>
        </w:rPr>
        <w:t xml:space="preserve"> del </w:t>
      </w:r>
      <w:proofErr w:type="spellStart"/>
      <w:r>
        <w:rPr>
          <w:rFonts w:asciiTheme="majorHAnsi" w:hAnsiTheme="majorHAnsi"/>
        </w:rPr>
        <w:t>Ojo</w:t>
      </w:r>
      <w:proofErr w:type="spellEnd"/>
      <w:r>
        <w:rPr>
          <w:rFonts w:asciiTheme="majorHAnsi" w:hAnsiTheme="majorHAnsi"/>
        </w:rPr>
        <w:t xml:space="preserve"> Balaguer</w:t>
      </w:r>
      <w:r>
        <w:rPr>
          <w:rFonts w:ascii="Calibri" w:hAnsi="Calibri"/>
          <w:vertAlign w:val="superscript"/>
        </w:rPr>
        <w:t>1</w:t>
      </w:r>
      <w:r>
        <w:rPr>
          <w:rFonts w:asciiTheme="majorHAnsi" w:hAnsiTheme="majorHAnsi"/>
        </w:rPr>
        <w:t>, Maria Ruz</w:t>
      </w:r>
      <w:r w:rsidRPr="00BD10B3">
        <w:rPr>
          <w:rFonts w:asciiTheme="majorHAnsi" w:hAnsiTheme="majorHAnsi"/>
          <w:vertAlign w:val="superscript"/>
        </w:rPr>
        <w:t>2</w:t>
      </w:r>
      <w:r w:rsidRPr="00BD10B3">
        <w:rPr>
          <w:rFonts w:asciiTheme="majorHAnsi" w:hAnsiTheme="majorHAnsi"/>
        </w:rPr>
        <w:t xml:space="preserve"> </w:t>
      </w:r>
      <w:r w:rsidR="00BA3B9E">
        <w:rPr>
          <w:rFonts w:asciiTheme="majorHAnsi" w:hAnsiTheme="majorHAnsi"/>
        </w:rPr>
        <w:t>and Christopher Summerfield</w:t>
      </w:r>
      <w:r w:rsidR="00BA3B9E">
        <w:rPr>
          <w:rFonts w:ascii="Calibri" w:hAnsi="Calibri"/>
          <w:vertAlign w:val="superscript"/>
        </w:rPr>
        <w:t>1</w:t>
      </w:r>
      <w:r w:rsidR="00BA3B9E">
        <w:rPr>
          <w:rFonts w:asciiTheme="majorHAnsi" w:hAnsiTheme="majorHAnsi"/>
        </w:rPr>
        <w:t>*</w:t>
      </w:r>
    </w:p>
    <w:p w:rsidR="00BD10B3" w:rsidRDefault="00BD10B3">
      <w:pPr>
        <w:rPr>
          <w:rFonts w:asciiTheme="majorHAnsi" w:hAnsiTheme="majorHAnsi"/>
          <w:b/>
        </w:rPr>
      </w:pPr>
    </w:p>
    <w:p w:rsidR="00FC5C47" w:rsidRPr="00A150D9" w:rsidRDefault="00FC5C47" w:rsidP="00FC5C47">
      <w:pPr>
        <w:jc w:val="both"/>
        <w:outlineLvl w:val="0"/>
        <w:rPr>
          <w:rFonts w:ascii="Calibri" w:hAnsi="Calibri"/>
          <w:lang w:val="en-GB"/>
        </w:rPr>
      </w:pPr>
      <w:r w:rsidRPr="00A150D9">
        <w:rPr>
          <w:rFonts w:ascii="Calibri" w:hAnsi="Calibri"/>
          <w:vertAlign w:val="superscript"/>
          <w:lang w:val="en-GB"/>
        </w:rPr>
        <w:t>1</w:t>
      </w:r>
      <w:r w:rsidRPr="00A150D9">
        <w:rPr>
          <w:rFonts w:ascii="Calibri" w:hAnsi="Calibri"/>
          <w:lang w:val="en-GB"/>
        </w:rPr>
        <w:t xml:space="preserve"> Dept. Experimental Psychology, University of Oxford, Oxford, UK</w:t>
      </w:r>
    </w:p>
    <w:p w:rsidR="00FC5C47" w:rsidRPr="00A150D9" w:rsidRDefault="00FC5C47" w:rsidP="00FC5C47">
      <w:pPr>
        <w:jc w:val="both"/>
        <w:outlineLvl w:val="0"/>
        <w:rPr>
          <w:rFonts w:ascii="Calibri" w:hAnsi="Calibri"/>
          <w:lang w:val="en-GB"/>
        </w:rPr>
      </w:pPr>
      <w:r>
        <w:rPr>
          <w:rFonts w:ascii="Calibri" w:hAnsi="Calibri"/>
          <w:vertAlign w:val="superscript"/>
          <w:lang w:val="en-GB"/>
        </w:rPr>
        <w:t>2</w:t>
      </w:r>
      <w:r w:rsidRPr="00A150D9">
        <w:rPr>
          <w:rFonts w:ascii="Calibri" w:hAnsi="Calibri"/>
          <w:lang w:val="en-GB"/>
        </w:rPr>
        <w:t xml:space="preserve"> </w:t>
      </w:r>
      <w:r w:rsidR="00A21558">
        <w:rPr>
          <w:rFonts w:ascii="Calibri" w:hAnsi="Calibri"/>
          <w:lang w:val="en-GB"/>
        </w:rPr>
        <w:t>Mind, Brain and Behavio</w:t>
      </w:r>
      <w:r w:rsidR="00164A1B">
        <w:rPr>
          <w:rFonts w:ascii="Calibri" w:hAnsi="Calibri"/>
          <w:lang w:val="en-GB"/>
        </w:rPr>
        <w:t>u</w:t>
      </w:r>
      <w:r w:rsidR="00A21558">
        <w:rPr>
          <w:rFonts w:ascii="Calibri" w:hAnsi="Calibri"/>
          <w:lang w:val="en-GB"/>
        </w:rPr>
        <w:t>r Research Cen</w:t>
      </w:r>
      <w:r w:rsidR="001C0601">
        <w:rPr>
          <w:rFonts w:ascii="Calibri" w:hAnsi="Calibri"/>
          <w:lang w:val="en-GB"/>
        </w:rPr>
        <w:t>tre</w:t>
      </w:r>
      <w:r>
        <w:rPr>
          <w:rFonts w:ascii="Calibri" w:hAnsi="Calibri"/>
          <w:lang w:val="en-GB"/>
        </w:rPr>
        <w:t>, Universidad</w:t>
      </w:r>
      <w:r w:rsidRPr="00A150D9">
        <w:rPr>
          <w:rFonts w:ascii="Calibri" w:hAnsi="Calibri"/>
          <w:lang w:val="en-GB"/>
        </w:rPr>
        <w:t xml:space="preserve"> </w:t>
      </w:r>
      <w:r>
        <w:rPr>
          <w:rFonts w:ascii="Calibri" w:hAnsi="Calibri"/>
          <w:lang w:val="en-GB"/>
        </w:rPr>
        <w:t>de</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Spain</w:t>
      </w:r>
    </w:p>
    <w:p w:rsidR="00BD10B3" w:rsidRDefault="00BD10B3">
      <w:pPr>
        <w:rPr>
          <w:rFonts w:asciiTheme="majorHAnsi" w:hAnsiTheme="majorHAnsi"/>
          <w:b/>
        </w:rPr>
      </w:pPr>
    </w:p>
    <w:p w:rsidR="00DA258D" w:rsidRDefault="00BD10B3">
      <w:pPr>
        <w:rPr>
          <w:rFonts w:asciiTheme="majorHAnsi" w:hAnsiTheme="majorHAnsi"/>
        </w:rPr>
      </w:pPr>
      <w:r w:rsidRPr="00BD10B3">
        <w:rPr>
          <w:rFonts w:asciiTheme="majorHAnsi" w:hAnsiTheme="majorHAnsi"/>
        </w:rPr>
        <w:t xml:space="preserve">* </w:t>
      </w:r>
      <w:proofErr w:type="gramStart"/>
      <w:r w:rsidRPr="00BD10B3">
        <w:rPr>
          <w:rFonts w:asciiTheme="majorHAnsi" w:hAnsiTheme="majorHAnsi"/>
        </w:rPr>
        <w:t>to</w:t>
      </w:r>
      <w:proofErr w:type="gramEnd"/>
      <w:r w:rsidRPr="00BD10B3">
        <w:rPr>
          <w:rFonts w:asciiTheme="majorHAnsi" w:hAnsiTheme="majorHAnsi"/>
        </w:rPr>
        <w:t xml:space="preserve"> whom correspondence should be addressed</w:t>
      </w:r>
      <w:r w:rsidR="00DA258D">
        <w:rPr>
          <w:rFonts w:asciiTheme="majorHAnsi" w:hAnsiTheme="majorHAnsi"/>
        </w:rPr>
        <w:t xml:space="preserve">: </w:t>
      </w:r>
    </w:p>
    <w:p w:rsidR="008F2C90" w:rsidRDefault="008F2C90">
      <w:pPr>
        <w:numPr>
          <w:ins w:id="1" w:author="Jan Balaguer" w:date="2014-04-29T13:26:00Z"/>
        </w:numPr>
        <w:rPr>
          <w:ins w:id="2" w:author="Jan Balaguer" w:date="2014-04-29T13:26:00Z"/>
          <w:rFonts w:asciiTheme="majorHAnsi" w:hAnsiTheme="majorHAnsi"/>
        </w:rPr>
      </w:pPr>
      <w:proofErr w:type="gramStart"/>
      <w:ins w:id="3" w:author="Jan Balaguer" w:date="2014-04-29T13:27:00Z">
        <w:r>
          <w:rPr>
            <w:rFonts w:asciiTheme="majorHAnsi" w:hAnsiTheme="majorHAnsi"/>
          </w:rPr>
          <w:t>christopher.summerfield@psy.ox.ac.uk</w:t>
        </w:r>
      </w:ins>
      <w:proofErr w:type="gramEnd"/>
    </w:p>
    <w:p w:rsidR="00DA258D" w:rsidRDefault="00DA258D">
      <w:pPr>
        <w:rPr>
          <w:rFonts w:asciiTheme="majorHAnsi" w:hAnsiTheme="majorHAnsi"/>
        </w:rPr>
      </w:pPr>
      <w:r>
        <w:rPr>
          <w:rFonts w:asciiTheme="majorHAnsi" w:hAnsiTheme="majorHAnsi"/>
        </w:rPr>
        <w:t>Dept. Experimental Psychology</w:t>
      </w:r>
    </w:p>
    <w:p w:rsidR="00DA258D" w:rsidRDefault="00DA258D">
      <w:pPr>
        <w:rPr>
          <w:rFonts w:asciiTheme="majorHAnsi" w:hAnsiTheme="majorHAnsi"/>
        </w:rPr>
      </w:pPr>
      <w:r>
        <w:rPr>
          <w:rFonts w:asciiTheme="majorHAnsi" w:hAnsiTheme="majorHAnsi"/>
        </w:rPr>
        <w:t>University of Oxford</w:t>
      </w:r>
    </w:p>
    <w:p w:rsidR="00DA258D" w:rsidRDefault="00DA258D">
      <w:pPr>
        <w:rPr>
          <w:rFonts w:asciiTheme="majorHAnsi" w:hAnsiTheme="majorHAnsi"/>
        </w:rPr>
      </w:pPr>
      <w:r>
        <w:rPr>
          <w:rFonts w:asciiTheme="majorHAnsi" w:hAnsiTheme="majorHAnsi"/>
        </w:rPr>
        <w:t>South Parks Road</w:t>
      </w:r>
    </w:p>
    <w:p w:rsidR="009514D7" w:rsidRDefault="00DA258D" w:rsidP="00FA18E2">
      <w:pPr>
        <w:rPr>
          <w:ins w:id="4" w:author="Jan Balaguer" w:date="2014-04-29T13:20:00Z"/>
          <w:rFonts w:asciiTheme="majorHAnsi" w:hAnsiTheme="majorHAnsi"/>
        </w:rPr>
      </w:pPr>
      <w:r>
        <w:rPr>
          <w:rFonts w:asciiTheme="majorHAnsi" w:hAnsiTheme="majorHAnsi"/>
        </w:rPr>
        <w:t>Oxford</w:t>
      </w:r>
      <w:r w:rsidR="00FA18E2">
        <w:rPr>
          <w:rFonts w:asciiTheme="majorHAnsi" w:hAnsiTheme="majorHAnsi"/>
        </w:rPr>
        <w:t xml:space="preserve"> OX1 3UD</w:t>
      </w:r>
      <w:r>
        <w:rPr>
          <w:rFonts w:asciiTheme="majorHAnsi" w:hAnsiTheme="majorHAnsi"/>
        </w:rPr>
        <w:t>, UK</w:t>
      </w:r>
    </w:p>
    <w:p w:rsidR="009514D7" w:rsidRDefault="009514D7" w:rsidP="00FA18E2">
      <w:pPr>
        <w:numPr>
          <w:ins w:id="5" w:author="Jan Balaguer" w:date="2014-04-29T13:20:00Z"/>
        </w:numPr>
        <w:rPr>
          <w:ins w:id="6" w:author="Jan Balaguer" w:date="2014-04-29T13:20:00Z"/>
          <w:rFonts w:asciiTheme="majorHAnsi" w:hAnsiTheme="majorHAnsi"/>
        </w:rPr>
      </w:pPr>
    </w:p>
    <w:p w:rsidR="009514D7" w:rsidRDefault="00F61FC9" w:rsidP="00FA18E2">
      <w:pPr>
        <w:numPr>
          <w:ins w:id="7" w:author="Jan Balaguer" w:date="2014-04-29T13:20:00Z"/>
        </w:numPr>
        <w:rPr>
          <w:ins w:id="8" w:author="Jan Balaguer" w:date="2014-04-29T13:22:00Z"/>
          <w:rFonts w:asciiTheme="majorHAnsi" w:hAnsiTheme="majorHAnsi"/>
        </w:rPr>
      </w:pPr>
      <w:proofErr w:type="gramStart"/>
      <w:ins w:id="9" w:author="Jan Balaguer" w:date="2014-04-29T13:20:00Z">
        <w:r w:rsidRPr="00F61FC9">
          <w:rPr>
            <w:rFonts w:asciiTheme="majorHAnsi" w:hAnsiTheme="majorHAnsi"/>
            <w:i/>
            <w:u w:val="single"/>
          </w:rPr>
          <w:t>Classification</w:t>
        </w:r>
      </w:ins>
      <w:ins w:id="10" w:author="Jan Balaguer" w:date="2014-04-29T13:23:00Z">
        <w:r w:rsidR="009514D7">
          <w:rPr>
            <w:rFonts w:asciiTheme="majorHAnsi" w:hAnsiTheme="majorHAnsi"/>
            <w:i/>
            <w:u w:val="single"/>
          </w:rPr>
          <w:t xml:space="preserve"> </w:t>
        </w:r>
      </w:ins>
      <w:ins w:id="11" w:author="Jan Balaguer" w:date="2014-04-29T13:20:00Z">
        <w:r w:rsidR="009514D7">
          <w:rPr>
            <w:rFonts w:asciiTheme="majorHAnsi" w:hAnsiTheme="majorHAnsi"/>
          </w:rPr>
          <w:t>:</w:t>
        </w:r>
        <w:proofErr w:type="gramEnd"/>
        <w:r w:rsidR="009514D7">
          <w:rPr>
            <w:rFonts w:asciiTheme="majorHAnsi" w:hAnsiTheme="majorHAnsi"/>
          </w:rPr>
          <w:tab/>
        </w:r>
      </w:ins>
      <w:ins w:id="12" w:author="Jan Balaguer" w:date="2014-04-29T13:22:00Z">
        <w:r w:rsidR="009514D7">
          <w:rPr>
            <w:rFonts w:asciiTheme="majorHAnsi" w:hAnsiTheme="majorHAnsi"/>
          </w:rPr>
          <w:t>Neuroscience (Biological Sciences)</w:t>
        </w:r>
      </w:ins>
    </w:p>
    <w:p w:rsidR="009514D7" w:rsidRDefault="009514D7" w:rsidP="00FA18E2">
      <w:pPr>
        <w:numPr>
          <w:ins w:id="13" w:author="Jan Balaguer" w:date="2014-04-29T13:22:00Z"/>
        </w:numPr>
        <w:rPr>
          <w:ins w:id="14" w:author="Jan Balaguer" w:date="2014-04-29T13:21:00Z"/>
          <w:rFonts w:asciiTheme="majorHAnsi" w:hAnsiTheme="majorHAnsi"/>
        </w:rPr>
      </w:pPr>
      <w:ins w:id="15" w:author="Jan Balaguer" w:date="2014-04-29T13:22:00Z">
        <w:r>
          <w:rPr>
            <w:rFonts w:asciiTheme="majorHAnsi" w:hAnsiTheme="majorHAnsi"/>
          </w:rPr>
          <w:tab/>
        </w:r>
      </w:ins>
      <w:ins w:id="16" w:author="Jan Balaguer" w:date="2014-04-29T13:27:00Z">
        <w:r w:rsidR="008F2C90">
          <w:rPr>
            <w:rFonts w:asciiTheme="majorHAnsi" w:hAnsiTheme="majorHAnsi"/>
          </w:rPr>
          <w:tab/>
        </w:r>
      </w:ins>
      <w:ins w:id="17" w:author="Jan Balaguer" w:date="2014-04-29T13:21:00Z">
        <w:r>
          <w:rPr>
            <w:rFonts w:asciiTheme="majorHAnsi" w:hAnsiTheme="majorHAnsi"/>
          </w:rPr>
          <w:t>Psychological and Cognitive Sciences (Biological Sciences)</w:t>
        </w:r>
      </w:ins>
    </w:p>
    <w:p w:rsidR="005A2C84" w:rsidRDefault="00F61FC9" w:rsidP="00FA18E2">
      <w:pPr>
        <w:numPr>
          <w:ins w:id="18" w:author="Jan Balaguer" w:date="2014-04-29T13:21:00Z"/>
        </w:numPr>
        <w:rPr>
          <w:rFonts w:asciiTheme="majorHAnsi" w:hAnsiTheme="majorHAnsi"/>
          <w:b/>
        </w:rPr>
      </w:pPr>
      <w:proofErr w:type="gramStart"/>
      <w:ins w:id="19" w:author="Jan Balaguer" w:date="2014-04-29T13:22:00Z">
        <w:r w:rsidRPr="00F61FC9">
          <w:rPr>
            <w:rFonts w:asciiTheme="majorHAnsi" w:hAnsiTheme="majorHAnsi"/>
            <w:i/>
            <w:u w:val="single"/>
          </w:rPr>
          <w:t>Keywords</w:t>
        </w:r>
      </w:ins>
      <w:ins w:id="20" w:author="Jan Balaguer" w:date="2014-04-29T13:23:00Z">
        <w:r w:rsidR="009514D7">
          <w:rPr>
            <w:rFonts w:asciiTheme="majorHAnsi" w:hAnsiTheme="majorHAnsi"/>
            <w:i/>
            <w:u w:val="single"/>
          </w:rPr>
          <w:t xml:space="preserve"> </w:t>
        </w:r>
      </w:ins>
      <w:ins w:id="21" w:author="Jan Balaguer" w:date="2014-04-29T13:22:00Z">
        <w:r w:rsidR="009514D7">
          <w:rPr>
            <w:rFonts w:asciiTheme="majorHAnsi" w:hAnsiTheme="majorHAnsi"/>
          </w:rPr>
          <w:t>:</w:t>
        </w:r>
      </w:ins>
      <w:proofErr w:type="gramEnd"/>
      <w:ins w:id="22" w:author="Jan Balaguer" w:date="2014-04-29T13:23:00Z">
        <w:r w:rsidR="008F2C90">
          <w:rPr>
            <w:rFonts w:asciiTheme="majorHAnsi" w:hAnsiTheme="majorHAnsi"/>
          </w:rPr>
          <w:tab/>
        </w:r>
        <w:r w:rsidR="009514D7">
          <w:rPr>
            <w:rFonts w:asciiTheme="majorHAnsi" w:hAnsiTheme="majorHAnsi"/>
          </w:rPr>
          <w:t>Rule-l</w:t>
        </w:r>
        <w:r w:rsidRPr="00F61FC9">
          <w:rPr>
            <w:rFonts w:asciiTheme="majorHAnsi" w:hAnsiTheme="majorHAnsi"/>
          </w:rPr>
          <w:t>earning</w:t>
        </w:r>
        <w:r w:rsidR="009514D7">
          <w:rPr>
            <w:rFonts w:asciiTheme="majorHAnsi" w:hAnsiTheme="majorHAnsi"/>
          </w:rPr>
          <w:t xml:space="preserve"> ; </w:t>
        </w:r>
      </w:ins>
      <w:ins w:id="23" w:author="Christopher Summerfield" w:date="2014-05-01T07:51:00Z">
        <w:r w:rsidR="00FA544E">
          <w:rPr>
            <w:rFonts w:asciiTheme="majorHAnsi" w:hAnsiTheme="majorHAnsi"/>
          </w:rPr>
          <w:t>decision-making</w:t>
        </w:r>
      </w:ins>
      <w:ins w:id="24" w:author="Jan Balaguer" w:date="2014-04-29T13:24:00Z">
        <w:r w:rsidR="009514D7">
          <w:rPr>
            <w:rFonts w:asciiTheme="majorHAnsi" w:hAnsiTheme="majorHAnsi"/>
          </w:rPr>
          <w:t xml:space="preserve">; </w:t>
        </w:r>
      </w:ins>
      <w:ins w:id="25" w:author="Christopher Summerfield" w:date="2014-05-01T07:51:00Z">
        <w:r w:rsidR="00FA544E">
          <w:rPr>
            <w:rFonts w:asciiTheme="majorHAnsi" w:hAnsiTheme="majorHAnsi"/>
          </w:rPr>
          <w:t>confirmation</w:t>
        </w:r>
      </w:ins>
      <w:ins w:id="26" w:author="Jan Balaguer" w:date="2014-04-29T13:24:00Z">
        <w:r w:rsidR="009514D7">
          <w:rPr>
            <w:rFonts w:asciiTheme="majorHAnsi" w:hAnsiTheme="majorHAnsi"/>
          </w:rPr>
          <w:t xml:space="preserve"> bias ; functional MRI</w:t>
        </w:r>
        <w:r w:rsidR="009514D7" w:rsidRPr="00BD10B3">
          <w:rPr>
            <w:rFonts w:asciiTheme="majorHAnsi" w:hAnsiTheme="majorHAnsi"/>
          </w:rPr>
          <w:t xml:space="preserve"> </w:t>
        </w:r>
      </w:ins>
      <w:r w:rsidR="00BD10B3" w:rsidRPr="00BD10B3">
        <w:rPr>
          <w:rFonts w:asciiTheme="majorHAnsi" w:hAnsiTheme="majorHAnsi"/>
        </w:rPr>
        <w:br w:type="page"/>
      </w:r>
      <w:r w:rsidR="00DA258D" w:rsidRPr="00DA258D">
        <w:rPr>
          <w:rFonts w:asciiTheme="majorHAnsi" w:hAnsiTheme="majorHAnsi"/>
          <w:b/>
        </w:rPr>
        <w:t>ABSTRACT</w:t>
      </w:r>
    </w:p>
    <w:p w:rsidR="005A2C84" w:rsidRDefault="005A2C84">
      <w:pPr>
        <w:rPr>
          <w:rFonts w:asciiTheme="majorHAnsi" w:hAnsiTheme="majorHAnsi"/>
          <w:b/>
        </w:rPr>
      </w:pPr>
    </w:p>
    <w:p w:rsidR="00F2041B" w:rsidRDefault="005A2C84" w:rsidP="005A2C84">
      <w:pPr>
        <w:jc w:val="both"/>
        <w:rPr>
          <w:rFonts w:asciiTheme="majorHAnsi" w:hAnsiTheme="majorHAnsi"/>
        </w:rPr>
      </w:pPr>
      <w:r w:rsidRPr="005A2C84">
        <w:rPr>
          <w:rFonts w:asciiTheme="majorHAnsi" w:hAnsiTheme="majorHAnsi"/>
        </w:rPr>
        <w:t xml:space="preserve">Humans </w:t>
      </w:r>
      <w:r>
        <w:rPr>
          <w:rFonts w:asciiTheme="majorHAnsi" w:hAnsiTheme="majorHAnsi"/>
        </w:rPr>
        <w:t>can learn about the world by obtaining evidence t</w:t>
      </w:r>
      <w:r w:rsidR="00794CF2">
        <w:rPr>
          <w:rFonts w:asciiTheme="majorHAnsi" w:hAnsiTheme="majorHAnsi"/>
        </w:rPr>
        <w:t>hat either verifies or fals</w:t>
      </w:r>
      <w:r w:rsidR="000C7671">
        <w:rPr>
          <w:rFonts w:asciiTheme="majorHAnsi" w:hAnsiTheme="majorHAnsi"/>
        </w:rPr>
        <w:t>i</w:t>
      </w:r>
      <w:r w:rsidR="00794CF2">
        <w:rPr>
          <w:rFonts w:asciiTheme="majorHAnsi" w:hAnsiTheme="majorHAnsi"/>
        </w:rPr>
        <w:t>fies</w:t>
      </w:r>
      <w:r w:rsidR="0035096E">
        <w:rPr>
          <w:rFonts w:asciiTheme="majorHAnsi" w:hAnsiTheme="majorHAnsi"/>
        </w:rPr>
        <w:t xml:space="preserve"> </w:t>
      </w:r>
      <w:r w:rsidR="00DD7CB5">
        <w:rPr>
          <w:rFonts w:asciiTheme="majorHAnsi" w:hAnsiTheme="majorHAnsi"/>
        </w:rPr>
        <w:t>a contention</w:t>
      </w:r>
      <w:r>
        <w:rPr>
          <w:rFonts w:asciiTheme="majorHAnsi" w:hAnsiTheme="majorHAnsi"/>
        </w:rPr>
        <w:t xml:space="preserve">.  Where multiple theories compete to explain data, such as </w:t>
      </w:r>
      <w:r w:rsidR="009D20A1">
        <w:rPr>
          <w:rFonts w:asciiTheme="majorHAnsi" w:hAnsiTheme="majorHAnsi"/>
        </w:rPr>
        <w:t>during</w:t>
      </w:r>
      <w:r>
        <w:rPr>
          <w:rFonts w:asciiTheme="majorHAnsi" w:hAnsiTheme="majorHAnsi"/>
        </w:rPr>
        <w:t xml:space="preserve"> scientific reasoning, falsification allows a hypothesis to be </w:t>
      </w:r>
      <w:r w:rsidR="00F2041B">
        <w:rPr>
          <w:rFonts w:asciiTheme="majorHAnsi" w:hAnsiTheme="majorHAnsi"/>
        </w:rPr>
        <w:t>definitively ruled out</w:t>
      </w:r>
      <w:r>
        <w:rPr>
          <w:rFonts w:asciiTheme="majorHAnsi" w:hAnsiTheme="majorHAnsi"/>
        </w:rPr>
        <w:t xml:space="preserve">, whereas verification only provides incremental evidence for one view over another.  Nevertheless, </w:t>
      </w:r>
      <w:r w:rsidR="0047705B">
        <w:rPr>
          <w:rFonts w:asciiTheme="majorHAnsi" w:hAnsiTheme="majorHAnsi"/>
        </w:rPr>
        <w:t xml:space="preserve">using a rule-learning task, </w:t>
      </w:r>
      <w:r>
        <w:rPr>
          <w:rFonts w:asciiTheme="majorHAnsi" w:hAnsiTheme="majorHAnsi"/>
        </w:rPr>
        <w:t xml:space="preserve">we show that </w:t>
      </w:r>
      <w:r w:rsidR="0035096E">
        <w:rPr>
          <w:rFonts w:asciiTheme="majorHAnsi" w:hAnsiTheme="majorHAnsi"/>
        </w:rPr>
        <w:t xml:space="preserve">human </w:t>
      </w:r>
      <w:r>
        <w:rPr>
          <w:rFonts w:asciiTheme="majorHAnsi" w:hAnsiTheme="majorHAnsi"/>
        </w:rPr>
        <w:t xml:space="preserve">participants learn </w:t>
      </w:r>
      <w:r w:rsidR="0005228C">
        <w:rPr>
          <w:rFonts w:asciiTheme="majorHAnsi" w:hAnsiTheme="majorHAnsi"/>
        </w:rPr>
        <w:t xml:space="preserve">faster </w:t>
      </w:r>
      <w:r>
        <w:rPr>
          <w:rFonts w:asciiTheme="majorHAnsi" w:hAnsiTheme="majorHAnsi"/>
        </w:rPr>
        <w:t xml:space="preserve">from </w:t>
      </w:r>
      <w:r w:rsidR="00F2041B">
        <w:rPr>
          <w:rFonts w:asciiTheme="majorHAnsi" w:hAnsiTheme="majorHAnsi"/>
        </w:rPr>
        <w:t xml:space="preserve">evidence that </w:t>
      </w:r>
      <w:r w:rsidR="00DD7CB5">
        <w:rPr>
          <w:rFonts w:asciiTheme="majorHAnsi" w:hAnsiTheme="majorHAnsi"/>
        </w:rPr>
        <w:t xml:space="preserve">verifies </w:t>
      </w:r>
      <w:r w:rsidR="00F2041B">
        <w:rPr>
          <w:rFonts w:asciiTheme="majorHAnsi" w:hAnsiTheme="majorHAnsi"/>
        </w:rPr>
        <w:t xml:space="preserve">(rather than </w:t>
      </w:r>
      <w:r w:rsidR="00DD7CB5">
        <w:rPr>
          <w:rFonts w:asciiTheme="majorHAnsi" w:hAnsiTheme="majorHAnsi"/>
        </w:rPr>
        <w:t>falsifies</w:t>
      </w:r>
      <w:r w:rsidR="00F2041B">
        <w:rPr>
          <w:rFonts w:asciiTheme="majorHAnsi" w:hAnsiTheme="majorHAnsi"/>
        </w:rPr>
        <w:t>) a hypothesis, even though computational simulations show</w:t>
      </w:r>
      <w:r w:rsidR="006E5D5E">
        <w:rPr>
          <w:rFonts w:asciiTheme="majorHAnsi" w:hAnsiTheme="majorHAnsi"/>
        </w:rPr>
        <w:t>ed</w:t>
      </w:r>
      <w:r w:rsidR="00C4534E">
        <w:rPr>
          <w:rFonts w:asciiTheme="majorHAnsi" w:hAnsiTheme="majorHAnsi"/>
        </w:rPr>
        <w:t xml:space="preserve"> that performance is </w:t>
      </w:r>
      <w:proofErr w:type="spellStart"/>
      <w:r w:rsidR="00C4534E">
        <w:rPr>
          <w:rFonts w:asciiTheme="majorHAnsi" w:hAnsiTheme="majorHAnsi"/>
        </w:rPr>
        <w:t>maximised</w:t>
      </w:r>
      <w:proofErr w:type="spellEnd"/>
      <w:r w:rsidR="00C4534E">
        <w:rPr>
          <w:rFonts w:asciiTheme="majorHAnsi" w:hAnsiTheme="majorHAnsi"/>
        </w:rPr>
        <w:t xml:space="preserve"> by</w:t>
      </w:r>
      <w:r w:rsidR="00F2041B">
        <w:rPr>
          <w:rFonts w:asciiTheme="majorHAnsi" w:hAnsiTheme="majorHAnsi"/>
        </w:rPr>
        <w:t xml:space="preserve"> learning </w:t>
      </w:r>
      <w:r w:rsidR="00C4534E">
        <w:rPr>
          <w:rFonts w:asciiTheme="majorHAnsi" w:hAnsiTheme="majorHAnsi"/>
        </w:rPr>
        <w:t xml:space="preserve">faster </w:t>
      </w:r>
      <w:r w:rsidR="00F2041B">
        <w:rPr>
          <w:rFonts w:asciiTheme="majorHAnsi" w:hAnsiTheme="majorHAnsi"/>
        </w:rPr>
        <w:t xml:space="preserve">from </w:t>
      </w:r>
      <w:r w:rsidR="00DD7CB5">
        <w:rPr>
          <w:rFonts w:asciiTheme="majorHAnsi" w:hAnsiTheme="majorHAnsi"/>
        </w:rPr>
        <w:t>falsification</w:t>
      </w:r>
      <w:r w:rsidR="00F2041B">
        <w:rPr>
          <w:rFonts w:asciiTheme="majorHAnsi" w:hAnsiTheme="majorHAnsi"/>
        </w:rPr>
        <w:t xml:space="preserve">.  Correspondingly, functional </w:t>
      </w:r>
      <w:proofErr w:type="spellStart"/>
      <w:r w:rsidR="00F2041B">
        <w:rPr>
          <w:rFonts w:asciiTheme="majorHAnsi" w:hAnsiTheme="majorHAnsi"/>
        </w:rPr>
        <w:t>neuroimaging</w:t>
      </w:r>
      <w:proofErr w:type="spellEnd"/>
      <w:r w:rsidR="00F2041B">
        <w:rPr>
          <w:rFonts w:asciiTheme="majorHAnsi" w:hAnsiTheme="majorHAnsi"/>
        </w:rPr>
        <w:t xml:space="preserve"> revealed </w:t>
      </w:r>
      <w:r w:rsidR="006E5D5E">
        <w:rPr>
          <w:rFonts w:asciiTheme="majorHAnsi" w:hAnsiTheme="majorHAnsi"/>
        </w:rPr>
        <w:t>greater</w:t>
      </w:r>
      <w:r w:rsidR="00F2041B">
        <w:rPr>
          <w:rFonts w:asciiTheme="majorHAnsi" w:hAnsiTheme="majorHAnsi"/>
        </w:rPr>
        <w:t xml:space="preserve"> BOLD responses to </w:t>
      </w:r>
      <w:proofErr w:type="spellStart"/>
      <w:r w:rsidR="00DD7CB5">
        <w:rPr>
          <w:rFonts w:asciiTheme="majorHAnsi" w:hAnsiTheme="majorHAnsi"/>
        </w:rPr>
        <w:t>verificatory</w:t>
      </w:r>
      <w:proofErr w:type="spellEnd"/>
      <w:r w:rsidR="00DD7CB5">
        <w:rPr>
          <w:rFonts w:asciiTheme="majorHAnsi" w:hAnsiTheme="majorHAnsi"/>
        </w:rPr>
        <w:t xml:space="preserve"> </w:t>
      </w:r>
      <w:r w:rsidR="006E5D5E">
        <w:rPr>
          <w:rFonts w:asciiTheme="majorHAnsi" w:hAnsiTheme="majorHAnsi"/>
        </w:rPr>
        <w:t xml:space="preserve">relative to </w:t>
      </w:r>
      <w:proofErr w:type="spellStart"/>
      <w:r w:rsidR="00DD7CB5">
        <w:rPr>
          <w:rFonts w:asciiTheme="majorHAnsi" w:hAnsiTheme="majorHAnsi"/>
        </w:rPr>
        <w:t>falsificatory</w:t>
      </w:r>
      <w:proofErr w:type="spellEnd"/>
      <w:r w:rsidR="00DD7CB5">
        <w:rPr>
          <w:rFonts w:asciiTheme="majorHAnsi" w:hAnsiTheme="majorHAnsi"/>
        </w:rPr>
        <w:t xml:space="preserve"> </w:t>
      </w:r>
      <w:r w:rsidR="00F2041B">
        <w:rPr>
          <w:rFonts w:asciiTheme="majorHAnsi" w:hAnsiTheme="majorHAnsi"/>
        </w:rPr>
        <w:t xml:space="preserve">feedback in the </w:t>
      </w:r>
      <w:ins w:id="27" w:author="Christopher Summerfield" w:date="2014-04-29T09:21:00Z">
        <w:r w:rsidR="003C1BCF">
          <w:rPr>
            <w:rFonts w:asciiTheme="majorHAnsi" w:hAnsiTheme="majorHAnsi"/>
          </w:rPr>
          <w:t xml:space="preserve">prefrontal </w:t>
        </w:r>
      </w:ins>
      <w:r w:rsidR="00F2041B">
        <w:rPr>
          <w:rFonts w:asciiTheme="majorHAnsi" w:hAnsiTheme="majorHAnsi"/>
        </w:rPr>
        <w:t xml:space="preserve">cortex. </w:t>
      </w:r>
      <w:r w:rsidR="006E5D5E">
        <w:rPr>
          <w:rFonts w:asciiTheme="majorHAnsi" w:hAnsiTheme="majorHAnsi"/>
        </w:rPr>
        <w:t xml:space="preserve"> </w:t>
      </w:r>
      <w:r w:rsidR="006867D3">
        <w:rPr>
          <w:rFonts w:asciiTheme="majorHAnsi" w:hAnsiTheme="majorHAnsi"/>
        </w:rPr>
        <w:t xml:space="preserve">These </w:t>
      </w:r>
      <w:proofErr w:type="spellStart"/>
      <w:r w:rsidR="006867D3">
        <w:rPr>
          <w:rFonts w:asciiTheme="majorHAnsi" w:hAnsiTheme="majorHAnsi"/>
        </w:rPr>
        <w:t>behavioural</w:t>
      </w:r>
      <w:proofErr w:type="spellEnd"/>
      <w:r w:rsidR="006867D3">
        <w:rPr>
          <w:rFonts w:asciiTheme="majorHAnsi" w:hAnsiTheme="majorHAnsi"/>
        </w:rPr>
        <w:t xml:space="preserve"> and neural biases were more pronounced when the number of possible hypotheses was greater. </w:t>
      </w:r>
      <w:r w:rsidR="006E5D5E">
        <w:rPr>
          <w:rFonts w:asciiTheme="majorHAnsi" w:hAnsiTheme="majorHAnsi"/>
        </w:rPr>
        <w:t xml:space="preserve">A bias to learn </w:t>
      </w:r>
      <w:r w:rsidR="00C4534E">
        <w:rPr>
          <w:rFonts w:asciiTheme="majorHAnsi" w:hAnsiTheme="majorHAnsi"/>
        </w:rPr>
        <w:t xml:space="preserve">faster </w:t>
      </w:r>
      <w:r w:rsidR="006E5D5E">
        <w:rPr>
          <w:rFonts w:asciiTheme="majorHAnsi" w:hAnsiTheme="majorHAnsi"/>
        </w:rPr>
        <w:t xml:space="preserve">from </w:t>
      </w:r>
      <w:ins w:id="28" w:author="Christopher Summerfield" w:date="2014-04-28T14:07:00Z">
        <w:r w:rsidR="008E6565">
          <w:rPr>
            <w:rFonts w:asciiTheme="majorHAnsi" w:hAnsiTheme="majorHAnsi"/>
          </w:rPr>
          <w:t xml:space="preserve">verification </w:t>
        </w:r>
      </w:ins>
      <w:r w:rsidR="006E5D5E">
        <w:rPr>
          <w:rFonts w:asciiTheme="majorHAnsi" w:hAnsiTheme="majorHAnsi"/>
        </w:rPr>
        <w:t>may underpin suboptimal human reasoning, contributing</w:t>
      </w:r>
      <w:r w:rsidR="00C4534E">
        <w:rPr>
          <w:rFonts w:asciiTheme="majorHAnsi" w:hAnsiTheme="majorHAnsi"/>
        </w:rPr>
        <w:t xml:space="preserve"> to flawed </w:t>
      </w:r>
      <w:r w:rsidR="00CC5629">
        <w:rPr>
          <w:rFonts w:asciiTheme="majorHAnsi" w:hAnsiTheme="majorHAnsi"/>
        </w:rPr>
        <w:t xml:space="preserve">human </w:t>
      </w:r>
      <w:r w:rsidR="00C4534E">
        <w:rPr>
          <w:rFonts w:asciiTheme="majorHAnsi" w:hAnsiTheme="majorHAnsi"/>
        </w:rPr>
        <w:t>scientific inference.</w:t>
      </w:r>
    </w:p>
    <w:p w:rsidR="009514D7" w:rsidRDefault="009514D7" w:rsidP="009514D7">
      <w:pPr>
        <w:numPr>
          <w:ins w:id="29" w:author="Jan Balaguer" w:date="2014-04-29T13:20:00Z"/>
        </w:numPr>
        <w:rPr>
          <w:ins w:id="30" w:author="Jan Balaguer" w:date="2014-04-29T13:20:00Z"/>
          <w:rFonts w:asciiTheme="majorHAnsi" w:hAnsiTheme="majorHAnsi"/>
          <w:b/>
        </w:rPr>
      </w:pPr>
      <w:ins w:id="31" w:author="Jan Balaguer" w:date="2014-04-29T13:19:00Z">
        <w:r>
          <w:rPr>
            <w:rFonts w:asciiTheme="majorHAnsi" w:hAnsiTheme="majorHAnsi"/>
          </w:rPr>
          <w:br w:type="column"/>
        </w:r>
      </w:ins>
      <w:ins w:id="32" w:author="Jan Balaguer" w:date="2014-04-29T13:20:00Z">
        <w:r>
          <w:rPr>
            <w:rFonts w:asciiTheme="majorHAnsi" w:hAnsiTheme="majorHAnsi"/>
            <w:b/>
          </w:rPr>
          <w:t>SIGNIFICANCE</w:t>
        </w:r>
      </w:ins>
    </w:p>
    <w:p w:rsidR="009514D7" w:rsidRDefault="009514D7" w:rsidP="009514D7">
      <w:pPr>
        <w:numPr>
          <w:ins w:id="33" w:author="Christopher Summerfield" w:date="2014-05-01T08:48:00Z"/>
        </w:numPr>
        <w:rPr>
          <w:ins w:id="34" w:author="Christopher Summerfield" w:date="2014-05-01T08:48:00Z"/>
          <w:rFonts w:asciiTheme="majorHAnsi" w:hAnsiTheme="majorHAnsi"/>
          <w:b/>
        </w:rPr>
      </w:pPr>
    </w:p>
    <w:p w:rsidR="0024548F" w:rsidRDefault="00F86FB5">
      <w:pPr>
        <w:numPr>
          <w:ins w:id="35" w:author="Christopher Summerfield" w:date="2014-05-01T08:48:00Z"/>
        </w:numPr>
        <w:jc w:val="both"/>
        <w:rPr>
          <w:ins w:id="36" w:author="Christopher Summerfield" w:date="2014-05-01T08:48:00Z"/>
          <w:rFonts w:asciiTheme="majorHAnsi" w:hAnsiTheme="majorHAnsi"/>
        </w:rPr>
      </w:pPr>
      <w:ins w:id="37" w:author="Christopher Summerfield" w:date="2014-05-01T09:07:00Z">
        <w:r>
          <w:rPr>
            <w:rFonts w:asciiTheme="majorHAnsi" w:hAnsiTheme="majorHAnsi"/>
          </w:rPr>
          <w:t xml:space="preserve">Humans </w:t>
        </w:r>
      </w:ins>
      <w:ins w:id="38" w:author="Christopher Summerfield" w:date="2014-05-01T09:02:00Z">
        <w:r>
          <w:rPr>
            <w:rFonts w:asciiTheme="majorHAnsi" w:hAnsiTheme="majorHAnsi"/>
          </w:rPr>
          <w:t>are able to</w:t>
        </w:r>
      </w:ins>
      <w:ins w:id="39" w:author="Christopher Summerfield" w:date="2014-05-01T08:53:00Z">
        <w:r>
          <w:rPr>
            <w:rFonts w:asciiTheme="majorHAnsi" w:hAnsiTheme="majorHAnsi"/>
          </w:rPr>
          <w:t xml:space="preserve"> form</w:t>
        </w:r>
      </w:ins>
      <w:ins w:id="40" w:author="Christopher Summerfield" w:date="2014-05-01T08:48:00Z">
        <w:r w:rsidR="003B580A">
          <w:rPr>
            <w:rFonts w:asciiTheme="majorHAnsi" w:hAnsiTheme="majorHAnsi"/>
          </w:rPr>
          <w:t xml:space="preserve"> </w:t>
        </w:r>
      </w:ins>
      <w:ins w:id="41" w:author="Christopher Summerfield" w:date="2014-05-01T08:54:00Z">
        <w:r w:rsidR="00D418F3">
          <w:rPr>
            <w:rFonts w:asciiTheme="majorHAnsi" w:hAnsiTheme="majorHAnsi"/>
          </w:rPr>
          <w:t>hypotheses</w:t>
        </w:r>
      </w:ins>
      <w:ins w:id="42" w:author="Christopher Summerfield" w:date="2014-05-01T09:06:00Z">
        <w:r>
          <w:rPr>
            <w:rFonts w:asciiTheme="majorHAnsi" w:hAnsiTheme="majorHAnsi"/>
          </w:rPr>
          <w:t xml:space="preserve"> (theories)</w:t>
        </w:r>
      </w:ins>
      <w:ins w:id="43" w:author="Christopher Summerfield" w:date="2014-05-01T08:48:00Z">
        <w:r w:rsidR="003B580A">
          <w:rPr>
            <w:rFonts w:asciiTheme="majorHAnsi" w:hAnsiTheme="majorHAnsi"/>
          </w:rPr>
          <w:t xml:space="preserve"> about the principles that govern the physical world</w:t>
        </w:r>
      </w:ins>
      <w:ins w:id="44" w:author="Christopher Summerfield" w:date="2014-05-01T09:03:00Z">
        <w:r>
          <w:rPr>
            <w:rFonts w:asciiTheme="majorHAnsi" w:hAnsiTheme="majorHAnsi"/>
          </w:rPr>
          <w:t xml:space="preserve">. </w:t>
        </w:r>
      </w:ins>
      <w:ins w:id="45" w:author="Christopher Summerfield" w:date="2014-05-01T09:07:00Z">
        <w:r>
          <w:rPr>
            <w:rFonts w:asciiTheme="majorHAnsi" w:hAnsiTheme="majorHAnsi"/>
          </w:rPr>
          <w:t xml:space="preserve">When scrutinizing data, </w:t>
        </w:r>
      </w:ins>
      <w:ins w:id="46" w:author="Christopher Summerfield" w:date="2014-05-01T09:03:00Z">
        <w:r>
          <w:rPr>
            <w:rFonts w:asciiTheme="majorHAnsi" w:hAnsiTheme="majorHAnsi"/>
          </w:rPr>
          <w:t xml:space="preserve">observations </w:t>
        </w:r>
      </w:ins>
      <w:ins w:id="47" w:author="Christopher Summerfield" w:date="2014-05-01T09:06:00Z">
        <w:r>
          <w:rPr>
            <w:rFonts w:asciiTheme="majorHAnsi" w:hAnsiTheme="majorHAnsi"/>
          </w:rPr>
          <w:t xml:space="preserve">can lead a theory to be verified </w:t>
        </w:r>
      </w:ins>
      <w:ins w:id="48" w:author="Christopher Summerfield" w:date="2014-05-01T09:07:00Z">
        <w:r>
          <w:rPr>
            <w:rFonts w:asciiTheme="majorHAnsi" w:hAnsiTheme="majorHAnsi"/>
          </w:rPr>
          <w:t>or falsified. Where multiple theories compete to explain data, v</w:t>
        </w:r>
        <w:r w:rsidR="00C20D98">
          <w:rPr>
            <w:rFonts w:asciiTheme="majorHAnsi" w:hAnsiTheme="majorHAnsi"/>
          </w:rPr>
          <w:t xml:space="preserve">erification may increase belief </w:t>
        </w:r>
      </w:ins>
      <w:ins w:id="49" w:author="Christopher Summerfield" w:date="2014-05-01T09:28:00Z">
        <w:r w:rsidR="00C20D98">
          <w:rPr>
            <w:rFonts w:asciiTheme="majorHAnsi" w:hAnsiTheme="majorHAnsi"/>
          </w:rPr>
          <w:t>in</w:t>
        </w:r>
      </w:ins>
      <w:ins w:id="50" w:author="Christopher Summerfield" w:date="2014-05-01T09:07:00Z">
        <w:r>
          <w:rPr>
            <w:rFonts w:asciiTheme="majorHAnsi" w:hAnsiTheme="majorHAnsi"/>
          </w:rPr>
          <w:t xml:space="preserve"> one theory over another, but falsification should prompt a theory to be definitively eliminated.   We </w:t>
        </w:r>
      </w:ins>
      <w:ins w:id="51" w:author="Christopher Summerfield" w:date="2014-05-01T09:08:00Z">
        <w:r>
          <w:rPr>
            <w:rFonts w:asciiTheme="majorHAnsi" w:hAnsiTheme="majorHAnsi"/>
          </w:rPr>
          <w:t>asked human participants to perform</w:t>
        </w:r>
      </w:ins>
      <w:ins w:id="52" w:author="Christopher Summerfield" w:date="2014-05-01T09:07:00Z">
        <w:r>
          <w:rPr>
            <w:rFonts w:asciiTheme="majorHAnsi" w:hAnsiTheme="majorHAnsi"/>
          </w:rPr>
          <w:t xml:space="preserve"> a </w:t>
        </w:r>
      </w:ins>
      <w:ins w:id="53" w:author="Christopher Summerfield" w:date="2014-05-01T09:29:00Z">
        <w:r w:rsidR="002E02A6">
          <w:rPr>
            <w:rFonts w:asciiTheme="majorHAnsi" w:hAnsiTheme="majorHAnsi"/>
          </w:rPr>
          <w:t>trial-and-error</w:t>
        </w:r>
      </w:ins>
      <w:ins w:id="54" w:author="Christopher Summerfield" w:date="2014-05-01T09:08:00Z">
        <w:r>
          <w:rPr>
            <w:rFonts w:asciiTheme="majorHAnsi" w:hAnsiTheme="majorHAnsi"/>
          </w:rPr>
          <w:t xml:space="preserve"> </w:t>
        </w:r>
      </w:ins>
      <w:ins w:id="55" w:author="Christopher Summerfield" w:date="2014-05-01T09:07:00Z">
        <w:r w:rsidR="002B1039">
          <w:rPr>
            <w:rFonts w:asciiTheme="majorHAnsi" w:hAnsiTheme="majorHAnsi"/>
          </w:rPr>
          <w:t>rule-</w:t>
        </w:r>
        <w:r>
          <w:rPr>
            <w:rFonts w:asciiTheme="majorHAnsi" w:hAnsiTheme="majorHAnsi"/>
          </w:rPr>
          <w:t xml:space="preserve">learning task for which performance was </w:t>
        </w:r>
        <w:proofErr w:type="spellStart"/>
        <w:r>
          <w:rPr>
            <w:rFonts w:asciiTheme="majorHAnsi" w:hAnsiTheme="majorHAnsi"/>
          </w:rPr>
          <w:t>maximised</w:t>
        </w:r>
        <w:proofErr w:type="spellEnd"/>
        <w:r>
          <w:rPr>
            <w:rFonts w:asciiTheme="majorHAnsi" w:hAnsiTheme="majorHAnsi"/>
          </w:rPr>
          <w:t xml:space="preserve"> by learning </w:t>
        </w:r>
      </w:ins>
      <w:ins w:id="56" w:author="Christopher Summerfield" w:date="2014-05-01T09:09:00Z">
        <w:r>
          <w:rPr>
            <w:rFonts w:asciiTheme="majorHAnsi" w:hAnsiTheme="majorHAnsi"/>
          </w:rPr>
          <w:t xml:space="preserve">more </w:t>
        </w:r>
      </w:ins>
      <w:ins w:id="57" w:author="Christopher Summerfield" w:date="2014-05-01T09:32:00Z">
        <w:r w:rsidR="006E21DC">
          <w:rPr>
            <w:rFonts w:asciiTheme="majorHAnsi" w:hAnsiTheme="majorHAnsi"/>
          </w:rPr>
          <w:t xml:space="preserve">from feedback that </w:t>
        </w:r>
      </w:ins>
      <w:ins w:id="58" w:author="Christopher Summerfield" w:date="2014-05-01T09:29:00Z">
        <w:r w:rsidR="006E21DC">
          <w:rPr>
            <w:rFonts w:asciiTheme="majorHAnsi" w:hAnsiTheme="majorHAnsi"/>
          </w:rPr>
          <w:t>falsified, rather than verified, a hypothesis</w:t>
        </w:r>
      </w:ins>
      <w:ins w:id="59" w:author="Christopher Summerfield" w:date="2014-05-01T09:07:00Z">
        <w:r>
          <w:rPr>
            <w:rFonts w:asciiTheme="majorHAnsi" w:hAnsiTheme="majorHAnsi"/>
          </w:rPr>
          <w:t xml:space="preserve">.  Nevertheless, </w:t>
        </w:r>
        <w:proofErr w:type="spellStart"/>
        <w:r>
          <w:rPr>
            <w:rFonts w:asciiTheme="majorHAnsi" w:hAnsiTheme="majorHAnsi"/>
          </w:rPr>
          <w:t>behavioural</w:t>
        </w:r>
        <w:proofErr w:type="spellEnd"/>
        <w:r>
          <w:rPr>
            <w:rFonts w:asciiTheme="majorHAnsi" w:hAnsiTheme="majorHAnsi"/>
          </w:rPr>
          <w:t xml:space="preserve"> </w:t>
        </w:r>
      </w:ins>
      <w:ins w:id="60" w:author="Christopher Summerfield" w:date="2014-05-01T09:32:00Z">
        <w:r w:rsidR="002E02A6">
          <w:rPr>
            <w:rFonts w:asciiTheme="majorHAnsi" w:hAnsiTheme="majorHAnsi"/>
          </w:rPr>
          <w:t>and neural measures</w:t>
        </w:r>
      </w:ins>
      <w:ins w:id="61" w:author="Christopher Summerfield" w:date="2014-05-01T09:07:00Z">
        <w:r>
          <w:rPr>
            <w:rFonts w:asciiTheme="majorHAnsi" w:hAnsiTheme="majorHAnsi"/>
          </w:rPr>
          <w:t xml:space="preserve"> </w:t>
        </w:r>
      </w:ins>
      <w:ins w:id="62" w:author="Christopher Summerfield" w:date="2014-05-01T09:09:00Z">
        <w:r>
          <w:rPr>
            <w:rFonts w:asciiTheme="majorHAnsi" w:hAnsiTheme="majorHAnsi"/>
          </w:rPr>
          <w:t>showe</w:t>
        </w:r>
      </w:ins>
      <w:ins w:id="63" w:author="Christopher Summerfield" w:date="2014-05-01T09:29:00Z">
        <w:r w:rsidR="002E02A6">
          <w:rPr>
            <w:rFonts w:asciiTheme="majorHAnsi" w:hAnsiTheme="majorHAnsi"/>
          </w:rPr>
          <w:t>d</w:t>
        </w:r>
      </w:ins>
      <w:ins w:id="64" w:author="Christopher Summerfield" w:date="2014-05-01T09:07:00Z">
        <w:r>
          <w:rPr>
            <w:rFonts w:asciiTheme="majorHAnsi" w:hAnsiTheme="majorHAnsi"/>
          </w:rPr>
          <w:t xml:space="preserve"> that humans exhibit</w:t>
        </w:r>
      </w:ins>
      <w:ins w:id="65" w:author="Christopher Summerfield" w:date="2014-05-01T09:33:00Z">
        <w:r w:rsidR="002B1039">
          <w:rPr>
            <w:rFonts w:asciiTheme="majorHAnsi" w:hAnsiTheme="majorHAnsi"/>
          </w:rPr>
          <w:t>ed</w:t>
        </w:r>
      </w:ins>
      <w:ins w:id="66" w:author="Christopher Summerfield" w:date="2014-05-01T09:07:00Z">
        <w:r>
          <w:rPr>
            <w:rFonts w:asciiTheme="majorHAnsi" w:hAnsiTheme="majorHAnsi"/>
          </w:rPr>
          <w:t xml:space="preserve"> a tendency to learn preferenti</w:t>
        </w:r>
        <w:r w:rsidR="002B1039">
          <w:rPr>
            <w:rFonts w:asciiTheme="majorHAnsi" w:hAnsiTheme="majorHAnsi"/>
          </w:rPr>
          <w:t>ally from evidence that verified</w:t>
        </w:r>
        <w:r>
          <w:rPr>
            <w:rFonts w:asciiTheme="majorHAnsi" w:hAnsiTheme="majorHAnsi"/>
          </w:rPr>
          <w:t xml:space="preserve"> a contention.</w:t>
        </w:r>
      </w:ins>
      <w:ins w:id="67" w:author="Christopher Summerfield" w:date="2014-05-01T09:31:00Z">
        <w:r w:rsidR="002E02A6">
          <w:rPr>
            <w:rFonts w:asciiTheme="majorHAnsi" w:hAnsiTheme="majorHAnsi"/>
          </w:rPr>
          <w:t xml:space="preserve">  </w:t>
        </w:r>
      </w:ins>
      <w:ins w:id="68" w:author="Christopher Summerfield" w:date="2014-05-01T09:32:00Z">
        <w:r w:rsidR="00706050">
          <w:rPr>
            <w:rFonts w:asciiTheme="majorHAnsi" w:hAnsiTheme="majorHAnsi"/>
          </w:rPr>
          <w:t xml:space="preserve">A bias towards verification may </w:t>
        </w:r>
      </w:ins>
      <w:ins w:id="69" w:author="Christopher Summerfield" w:date="2014-05-01T09:33:00Z">
        <w:r w:rsidR="002B1039">
          <w:rPr>
            <w:rFonts w:asciiTheme="majorHAnsi" w:hAnsiTheme="majorHAnsi"/>
          </w:rPr>
          <w:t>contribute to</w:t>
        </w:r>
        <w:r w:rsidR="00285BB2">
          <w:rPr>
            <w:rFonts w:asciiTheme="majorHAnsi" w:hAnsiTheme="majorHAnsi"/>
          </w:rPr>
          <w:t xml:space="preserve"> biased decision-making and</w:t>
        </w:r>
      </w:ins>
      <w:ins w:id="70" w:author="Christopher Summerfield" w:date="2014-05-01T09:32:00Z">
        <w:r w:rsidR="00706050">
          <w:rPr>
            <w:rFonts w:asciiTheme="majorHAnsi" w:hAnsiTheme="majorHAnsi"/>
          </w:rPr>
          <w:t xml:space="preserve"> flawed scientific inference.</w:t>
        </w:r>
      </w:ins>
    </w:p>
    <w:p w:rsidR="003B580A" w:rsidRDefault="003B580A" w:rsidP="009514D7">
      <w:pPr>
        <w:numPr>
          <w:ins w:id="71" w:author="Jan Balaguer" w:date="2014-04-29T13:20:00Z"/>
        </w:numPr>
        <w:rPr>
          <w:ins w:id="72" w:author="Jan Balaguer" w:date="2014-04-29T13:20:00Z"/>
          <w:rFonts w:asciiTheme="majorHAnsi" w:hAnsiTheme="majorHAnsi"/>
          <w:b/>
        </w:rPr>
      </w:pPr>
    </w:p>
    <w:p w:rsidR="008B7A82" w:rsidRDefault="00DA258D">
      <w:pPr>
        <w:jc w:val="both"/>
        <w:rPr>
          <w:rFonts w:asciiTheme="majorHAnsi" w:hAnsiTheme="majorHAnsi"/>
          <w:b/>
        </w:rPr>
      </w:pPr>
      <w:r w:rsidRPr="005A2C84">
        <w:rPr>
          <w:rFonts w:asciiTheme="majorHAnsi" w:hAnsiTheme="majorHAnsi"/>
        </w:rPr>
        <w:br w:type="page"/>
      </w:r>
      <w:r w:rsidR="00FA18E2">
        <w:rPr>
          <w:rFonts w:asciiTheme="majorHAnsi" w:hAnsiTheme="majorHAnsi"/>
          <w:b/>
        </w:rPr>
        <w:t>\</w:t>
      </w:r>
      <w:proofErr w:type="gramStart"/>
      <w:r w:rsidR="00FA18E2">
        <w:rPr>
          <w:rFonts w:asciiTheme="majorHAnsi" w:hAnsiTheme="majorHAnsi"/>
          <w:b/>
        </w:rPr>
        <w:t>body</w:t>
      </w:r>
      <w:proofErr w:type="gramEnd"/>
    </w:p>
    <w:p w:rsidR="00FA18E2" w:rsidRPr="00FA18E2" w:rsidRDefault="00FA18E2" w:rsidP="005A2C84">
      <w:pPr>
        <w:jc w:val="both"/>
        <w:rPr>
          <w:rFonts w:asciiTheme="majorHAnsi" w:hAnsiTheme="majorHAnsi"/>
          <w:b/>
        </w:rPr>
      </w:pPr>
    </w:p>
    <w:p w:rsidR="00C051E6" w:rsidRPr="00B82D9A" w:rsidRDefault="00C051E6" w:rsidP="005A2C84">
      <w:pPr>
        <w:numPr>
          <w:ins w:id="73" w:author="Jan Balaguer" w:date="2014-04-16T15:21:00Z"/>
        </w:numPr>
        <w:jc w:val="both"/>
        <w:rPr>
          <w:rFonts w:asciiTheme="majorHAnsi" w:hAnsiTheme="majorHAnsi"/>
          <w:b/>
        </w:rPr>
      </w:pPr>
      <w:r w:rsidRPr="00B82D9A">
        <w:rPr>
          <w:rFonts w:asciiTheme="majorHAnsi" w:hAnsiTheme="majorHAnsi"/>
          <w:b/>
        </w:rPr>
        <w:t>INTRODUCTION</w:t>
      </w:r>
    </w:p>
    <w:p w:rsidR="00C333FB" w:rsidRDefault="00C333FB">
      <w:pPr>
        <w:rPr>
          <w:rFonts w:asciiTheme="majorHAnsi" w:hAnsiTheme="majorHAnsi"/>
        </w:rPr>
      </w:pPr>
    </w:p>
    <w:p w:rsidR="0022540A" w:rsidRDefault="000145E4" w:rsidP="008A382D">
      <w:pPr>
        <w:jc w:val="both"/>
        <w:rPr>
          <w:rFonts w:asciiTheme="majorHAnsi" w:hAnsiTheme="majorHAnsi"/>
        </w:rPr>
      </w:pPr>
      <w:r>
        <w:rPr>
          <w:rFonts w:asciiTheme="majorHAnsi" w:hAnsiTheme="majorHAnsi"/>
        </w:rPr>
        <w:t xml:space="preserve">The capacity to </w:t>
      </w:r>
      <w:r w:rsidR="00D16A84">
        <w:rPr>
          <w:rFonts w:asciiTheme="majorHAnsi" w:hAnsiTheme="majorHAnsi"/>
        </w:rPr>
        <w:t>create</w:t>
      </w:r>
      <w:r>
        <w:rPr>
          <w:rFonts w:asciiTheme="majorHAnsi" w:hAnsiTheme="majorHAnsi"/>
        </w:rPr>
        <w:t xml:space="preserve"> new knowledge from experience lies at the hear</w:t>
      </w:r>
      <w:r w:rsidR="00716EC3">
        <w:rPr>
          <w:rFonts w:asciiTheme="majorHAnsi" w:hAnsiTheme="majorHAnsi"/>
        </w:rPr>
        <w:t xml:space="preserve">t of </w:t>
      </w:r>
      <w:r w:rsidR="00D16A84">
        <w:rPr>
          <w:rFonts w:asciiTheme="majorHAnsi" w:hAnsiTheme="majorHAnsi"/>
        </w:rPr>
        <w:t xml:space="preserve">human </w:t>
      </w:r>
      <w:r w:rsidR="00716EC3">
        <w:rPr>
          <w:rFonts w:asciiTheme="majorHAnsi" w:hAnsiTheme="majorHAnsi"/>
        </w:rPr>
        <w:t xml:space="preserve">scientific </w:t>
      </w:r>
      <w:proofErr w:type="spellStart"/>
      <w:r w:rsidR="00716EC3">
        <w:rPr>
          <w:rFonts w:asciiTheme="majorHAnsi" w:hAnsiTheme="majorHAnsi"/>
        </w:rPr>
        <w:t>endeavour</w:t>
      </w:r>
      <w:proofErr w:type="spellEnd"/>
      <w:r w:rsidR="00E5349D">
        <w:rPr>
          <w:rFonts w:asciiTheme="majorHAnsi" w:hAnsiTheme="majorHAnsi"/>
        </w:rPr>
        <w:t xml:space="preserve"> and technological </w:t>
      </w:r>
      <w:r w:rsidR="00A604B7">
        <w:rPr>
          <w:rFonts w:asciiTheme="majorHAnsi" w:hAnsiTheme="majorHAnsi"/>
        </w:rPr>
        <w:t>advancement</w:t>
      </w:r>
      <w:r w:rsidR="00F5671F">
        <w:rPr>
          <w:rFonts w:asciiTheme="majorHAnsi" w:hAnsiTheme="majorHAnsi"/>
        </w:rPr>
        <w:t xml:space="preserve">.  </w:t>
      </w:r>
      <w:r w:rsidR="00456B70">
        <w:rPr>
          <w:rFonts w:asciiTheme="majorHAnsi" w:hAnsiTheme="majorHAnsi"/>
        </w:rPr>
        <w:t>P</w:t>
      </w:r>
      <w:r w:rsidR="009D47C6">
        <w:rPr>
          <w:rFonts w:asciiTheme="majorHAnsi" w:hAnsiTheme="majorHAnsi"/>
        </w:rPr>
        <w:t>rimates</w:t>
      </w:r>
      <w:r w:rsidR="005B3D4F">
        <w:rPr>
          <w:rFonts w:asciiTheme="majorHAnsi" w:hAnsiTheme="majorHAnsi"/>
        </w:rPr>
        <w:t xml:space="preserve"> </w:t>
      </w:r>
      <w:r w:rsidR="009D47C6">
        <w:rPr>
          <w:rFonts w:asciiTheme="majorHAnsi" w:hAnsiTheme="majorHAnsi"/>
        </w:rPr>
        <w:t xml:space="preserve">can select actions conditioned on conjoint information about a stimulus and its context, a capacity that underpins </w:t>
      </w:r>
      <w:r w:rsidR="002E03AA">
        <w:rPr>
          <w:rFonts w:asciiTheme="majorHAnsi" w:hAnsiTheme="majorHAnsi"/>
        </w:rPr>
        <w:t>flexible, rule-based</w:t>
      </w:r>
      <w:r w:rsidR="009D47C6">
        <w:rPr>
          <w:rFonts w:asciiTheme="majorHAnsi" w:hAnsiTheme="majorHAnsi"/>
        </w:rPr>
        <w:t xml:space="preserve"> learning and cognitive control</w:t>
      </w:r>
      <w:r w:rsidR="00551ED9">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r w:rsidR="007F245A" w:rsidRPr="007F245A">
        <w:rPr>
          <w:rFonts w:asciiTheme="majorHAnsi" w:hAnsiTheme="majorHAnsi"/>
          <w:noProof/>
          <w:vertAlign w:val="superscript"/>
        </w:rPr>
        <w:t>1,2</w:t>
      </w:r>
      <w:r w:rsidR="00551ED9">
        <w:rPr>
          <w:rFonts w:asciiTheme="majorHAnsi" w:hAnsiTheme="majorHAnsi"/>
        </w:rPr>
        <w:fldChar w:fldCharType="end"/>
      </w:r>
      <w:r w:rsidR="00807686">
        <w:rPr>
          <w:rFonts w:asciiTheme="majorHAnsi" w:hAnsiTheme="majorHAnsi"/>
        </w:rPr>
        <w:t xml:space="preserve">.  </w:t>
      </w:r>
      <w:r w:rsidR="002E03AA">
        <w:rPr>
          <w:rFonts w:asciiTheme="majorHAnsi" w:hAnsiTheme="majorHAnsi"/>
        </w:rPr>
        <w:t xml:space="preserve">Rule-based learning </w:t>
      </w:r>
      <w:r w:rsidR="008A382D">
        <w:rPr>
          <w:rFonts w:asciiTheme="majorHAnsi" w:hAnsiTheme="majorHAnsi"/>
        </w:rPr>
        <w:t>occur</w:t>
      </w:r>
      <w:r w:rsidR="00AB1289">
        <w:rPr>
          <w:rFonts w:asciiTheme="majorHAnsi" w:hAnsiTheme="majorHAnsi"/>
        </w:rPr>
        <w:t>s</w:t>
      </w:r>
      <w:r w:rsidR="002E03AA">
        <w:rPr>
          <w:rFonts w:asciiTheme="majorHAnsi" w:hAnsiTheme="majorHAnsi"/>
        </w:rPr>
        <w:t xml:space="preserve"> when clusters of </w:t>
      </w:r>
      <w:proofErr w:type="spellStart"/>
      <w:r w:rsidR="002E03AA">
        <w:rPr>
          <w:rFonts w:asciiTheme="majorHAnsi" w:hAnsiTheme="majorHAnsi"/>
        </w:rPr>
        <w:t>sensorimotor</w:t>
      </w:r>
      <w:proofErr w:type="spellEnd"/>
      <w:r w:rsidR="002E03AA">
        <w:rPr>
          <w:rFonts w:asciiTheme="majorHAnsi" w:hAnsiTheme="majorHAnsi"/>
        </w:rPr>
        <w:t xml:space="preserve"> contingencies repeatedly </w:t>
      </w:r>
      <w:r w:rsidR="008A382D">
        <w:rPr>
          <w:rFonts w:asciiTheme="majorHAnsi" w:hAnsiTheme="majorHAnsi"/>
        </w:rPr>
        <w:t>co-occur in a given context</w:t>
      </w:r>
      <w:r w:rsidR="00551ED9">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r w:rsidR="00944DC0" w:rsidRPr="00944DC0">
        <w:rPr>
          <w:rFonts w:asciiTheme="majorHAnsi" w:hAnsiTheme="majorHAnsi"/>
          <w:noProof/>
          <w:vertAlign w:val="superscript"/>
        </w:rPr>
        <w:t>3,4</w:t>
      </w:r>
      <w:r w:rsidR="00551ED9">
        <w:rPr>
          <w:rFonts w:asciiTheme="majorHAnsi" w:hAnsiTheme="majorHAnsi"/>
        </w:rPr>
        <w:fldChar w:fldCharType="end"/>
      </w:r>
      <w:r w:rsidR="008A382D">
        <w:rPr>
          <w:rFonts w:asciiTheme="majorHAnsi" w:hAnsiTheme="majorHAnsi"/>
        </w:rPr>
        <w:t xml:space="preserve">. For example, after multiple visits to </w:t>
      </w:r>
      <w:r w:rsidR="00F709C3">
        <w:rPr>
          <w:rFonts w:asciiTheme="majorHAnsi" w:hAnsiTheme="majorHAnsi"/>
        </w:rPr>
        <w:t>London</w:t>
      </w:r>
      <w:r w:rsidR="008A382D">
        <w:rPr>
          <w:rFonts w:asciiTheme="majorHAnsi" w:hAnsiTheme="majorHAnsi"/>
        </w:rPr>
        <w:t>, one might learn to respect the following rule:</w:t>
      </w:r>
      <w:r w:rsidR="002E03AA">
        <w:rPr>
          <w:rFonts w:asciiTheme="majorHAnsi" w:hAnsiTheme="majorHAnsi"/>
        </w:rPr>
        <w:t xml:space="preserve"> </w:t>
      </w:r>
      <w:r w:rsidR="00F709C3">
        <w:rPr>
          <w:rFonts w:asciiTheme="majorHAnsi" w:hAnsiTheme="majorHAnsi"/>
          <w:i/>
        </w:rPr>
        <w:t>in London</w:t>
      </w:r>
      <w:r w:rsidR="002E03AA" w:rsidRPr="002E03AA">
        <w:rPr>
          <w:rFonts w:asciiTheme="majorHAnsi" w:hAnsiTheme="majorHAnsi"/>
          <w:i/>
        </w:rPr>
        <w:t xml:space="preserve">, </w:t>
      </w:r>
      <w:r w:rsidR="008A382D">
        <w:rPr>
          <w:rFonts w:asciiTheme="majorHAnsi" w:hAnsiTheme="majorHAnsi"/>
          <w:i/>
        </w:rPr>
        <w:t>bring an umbrella</w:t>
      </w:r>
      <w:r w:rsidR="008A382D" w:rsidRPr="008A382D">
        <w:rPr>
          <w:rFonts w:asciiTheme="majorHAnsi" w:hAnsiTheme="majorHAnsi"/>
        </w:rPr>
        <w:t>.</w:t>
      </w:r>
      <w:r w:rsidR="0051180B">
        <w:rPr>
          <w:rFonts w:asciiTheme="majorHAnsi" w:hAnsiTheme="majorHAnsi"/>
        </w:rPr>
        <w:t xml:space="preserve">  </w:t>
      </w:r>
      <w:r w:rsidR="00EB6EB8">
        <w:rPr>
          <w:rFonts w:asciiTheme="majorHAnsi" w:hAnsiTheme="majorHAnsi"/>
        </w:rPr>
        <w:t>However,</w:t>
      </w:r>
      <w:r w:rsidR="008A382D">
        <w:rPr>
          <w:rFonts w:asciiTheme="majorHAnsi" w:hAnsiTheme="majorHAnsi"/>
        </w:rPr>
        <w:t xml:space="preserve"> humans</w:t>
      </w:r>
      <w:r w:rsidR="005B3D4F">
        <w:rPr>
          <w:rFonts w:asciiTheme="majorHAnsi" w:hAnsiTheme="majorHAnsi"/>
        </w:rPr>
        <w:t xml:space="preserve"> </w:t>
      </w:r>
      <w:r w:rsidR="008A382D">
        <w:rPr>
          <w:rFonts w:asciiTheme="majorHAnsi" w:hAnsiTheme="majorHAnsi"/>
        </w:rPr>
        <w:t xml:space="preserve">can also use inductive </w:t>
      </w:r>
      <w:r w:rsidR="005E7F58">
        <w:rPr>
          <w:rFonts w:asciiTheme="majorHAnsi" w:hAnsiTheme="majorHAnsi"/>
        </w:rPr>
        <w:t>reasoning</w:t>
      </w:r>
      <w:r w:rsidR="008A382D">
        <w:rPr>
          <w:rFonts w:asciiTheme="majorHAnsi" w:hAnsiTheme="majorHAnsi"/>
        </w:rPr>
        <w:t xml:space="preserve"> to derive abstract propositional knowledge about the world</w:t>
      </w:r>
      <w:r w:rsidR="0051180B">
        <w:rPr>
          <w:rFonts w:asciiTheme="majorHAnsi" w:hAnsiTheme="majorHAnsi"/>
        </w:rPr>
        <w:t xml:space="preserve"> (theories)</w:t>
      </w:r>
      <w:r w:rsidR="008A382D">
        <w:rPr>
          <w:rFonts w:asciiTheme="majorHAnsi" w:hAnsiTheme="majorHAnsi"/>
        </w:rPr>
        <w:t>, which can in turn be used to make new predictions</w:t>
      </w:r>
      <w:r w:rsidR="00551ED9">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r w:rsidR="000C149D" w:rsidRPr="000C149D">
        <w:rPr>
          <w:rFonts w:asciiTheme="majorHAnsi" w:hAnsiTheme="majorHAnsi"/>
          <w:noProof/>
          <w:vertAlign w:val="superscript"/>
        </w:rPr>
        <w:t>5-7</w:t>
      </w:r>
      <w:r w:rsidR="00551ED9">
        <w:rPr>
          <w:rFonts w:asciiTheme="majorHAnsi" w:hAnsiTheme="majorHAnsi"/>
        </w:rPr>
        <w:fldChar w:fldCharType="end"/>
      </w:r>
      <w:r w:rsidR="008A382D">
        <w:rPr>
          <w:rFonts w:asciiTheme="majorHAnsi" w:hAnsiTheme="majorHAnsi"/>
        </w:rPr>
        <w:t xml:space="preserve">.  </w:t>
      </w:r>
      <w:r w:rsidR="00F709C3">
        <w:rPr>
          <w:rFonts w:asciiTheme="majorHAnsi" w:hAnsiTheme="majorHAnsi"/>
        </w:rPr>
        <w:t xml:space="preserve">For example, a tourist </w:t>
      </w:r>
      <w:r w:rsidR="0022540A">
        <w:rPr>
          <w:rFonts w:asciiTheme="majorHAnsi" w:hAnsiTheme="majorHAnsi"/>
        </w:rPr>
        <w:t xml:space="preserve">who has never visited Oxford </w:t>
      </w:r>
      <w:r w:rsidR="00F709C3">
        <w:rPr>
          <w:rFonts w:asciiTheme="majorHAnsi" w:hAnsiTheme="majorHAnsi"/>
        </w:rPr>
        <w:t xml:space="preserve">can draw upon their experience with the weather in London, </w:t>
      </w:r>
      <w:r w:rsidR="0051180B">
        <w:rPr>
          <w:rFonts w:asciiTheme="majorHAnsi" w:hAnsiTheme="majorHAnsi"/>
        </w:rPr>
        <w:t>Bristol</w:t>
      </w:r>
      <w:r w:rsidR="00F709C3">
        <w:rPr>
          <w:rFonts w:asciiTheme="majorHAnsi" w:hAnsiTheme="majorHAnsi"/>
        </w:rPr>
        <w:t xml:space="preserve"> and Edinburgh, to derive the </w:t>
      </w:r>
      <w:r w:rsidR="0022540A">
        <w:rPr>
          <w:rFonts w:asciiTheme="majorHAnsi" w:hAnsiTheme="majorHAnsi"/>
        </w:rPr>
        <w:t>theory</w:t>
      </w:r>
      <w:r w:rsidR="00F709C3">
        <w:rPr>
          <w:rFonts w:asciiTheme="majorHAnsi" w:hAnsiTheme="majorHAnsi"/>
        </w:rPr>
        <w:t xml:space="preserve"> </w:t>
      </w:r>
      <w:r w:rsidR="00F709C3" w:rsidRPr="00F709C3">
        <w:rPr>
          <w:rFonts w:asciiTheme="majorHAnsi" w:hAnsiTheme="majorHAnsi"/>
          <w:i/>
        </w:rPr>
        <w:t>in the UK, it usually rains</w:t>
      </w:r>
      <w:r w:rsidR="00D37E8D" w:rsidRPr="00D37E8D">
        <w:rPr>
          <w:rFonts w:asciiTheme="majorHAnsi" w:hAnsiTheme="majorHAnsi"/>
        </w:rPr>
        <w:t>,</w:t>
      </w:r>
      <w:r w:rsidR="00F709C3">
        <w:rPr>
          <w:rFonts w:asciiTheme="majorHAnsi" w:hAnsiTheme="majorHAnsi"/>
        </w:rPr>
        <w:t xml:space="preserve"> which in turn prompt</w:t>
      </w:r>
      <w:r w:rsidR="00B66938">
        <w:rPr>
          <w:rFonts w:asciiTheme="majorHAnsi" w:hAnsiTheme="majorHAnsi"/>
        </w:rPr>
        <w:t>s</w:t>
      </w:r>
      <w:r w:rsidR="00F709C3">
        <w:rPr>
          <w:rFonts w:asciiTheme="majorHAnsi" w:hAnsiTheme="majorHAnsi"/>
        </w:rPr>
        <w:t xml:space="preserve"> the rule</w:t>
      </w:r>
      <w:r w:rsidR="00F709C3" w:rsidRPr="00F709C3">
        <w:rPr>
          <w:rFonts w:asciiTheme="majorHAnsi" w:hAnsiTheme="majorHAnsi"/>
          <w:i/>
        </w:rPr>
        <w:t xml:space="preserve"> in Oxford, bring an umbrella</w:t>
      </w:r>
      <w:r w:rsidR="00F709C3">
        <w:rPr>
          <w:rFonts w:asciiTheme="majorHAnsi" w:hAnsiTheme="majorHAnsi"/>
        </w:rPr>
        <w:t xml:space="preserve">.  </w:t>
      </w:r>
    </w:p>
    <w:p w:rsidR="0022540A" w:rsidRDefault="0022540A" w:rsidP="008A382D">
      <w:pPr>
        <w:jc w:val="both"/>
        <w:rPr>
          <w:rFonts w:asciiTheme="majorHAnsi" w:hAnsiTheme="majorHAnsi"/>
        </w:rPr>
      </w:pPr>
    </w:p>
    <w:p w:rsidR="00EB6EB8" w:rsidRDefault="00794A3C" w:rsidP="00794A3C">
      <w:pPr>
        <w:jc w:val="both"/>
        <w:rPr>
          <w:rFonts w:asciiTheme="majorHAnsi" w:hAnsiTheme="majorHAnsi"/>
        </w:rPr>
      </w:pPr>
      <w:r>
        <w:rPr>
          <w:rFonts w:asciiTheme="majorHAnsi" w:hAnsiTheme="majorHAnsi"/>
        </w:rPr>
        <w:t>According to one</w:t>
      </w:r>
      <w:r w:rsidR="00F709C3">
        <w:rPr>
          <w:rFonts w:asciiTheme="majorHAnsi" w:hAnsiTheme="majorHAnsi"/>
        </w:rPr>
        <w:t xml:space="preserve"> philosophical tradition</w:t>
      </w:r>
      <w:r w:rsidR="00551ED9">
        <w:rPr>
          <w:rFonts w:asciiTheme="majorHAnsi" w:hAnsiTheme="majorHAnsi"/>
        </w:rPr>
        <w:fldChar w:fldCharType="begin"/>
      </w:r>
      <w:r w:rsidR="001261CC">
        <w:rPr>
          <w:rFonts w:asciiTheme="majorHAnsi" w:hAnsiTheme="majorHAnsi"/>
        </w:rPr>
        <w: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instrText>
      </w:r>
      <w:r w:rsidR="00551ED9">
        <w:rPr>
          <w:rFonts w:asciiTheme="majorHAnsi" w:hAnsiTheme="majorHAnsi"/>
        </w:rPr>
        <w:fldChar w:fldCharType="separate"/>
      </w:r>
      <w:r w:rsidR="000C149D" w:rsidRPr="000C149D">
        <w:rPr>
          <w:rFonts w:asciiTheme="majorHAnsi" w:hAnsiTheme="majorHAnsi"/>
          <w:noProof/>
          <w:vertAlign w:val="superscript"/>
        </w:rPr>
        <w:t>8</w:t>
      </w:r>
      <w:r w:rsidR="00551ED9">
        <w:rPr>
          <w:rFonts w:asciiTheme="majorHAnsi" w:hAnsiTheme="majorHAnsi"/>
        </w:rPr>
        <w:fldChar w:fldCharType="end"/>
      </w:r>
      <w:r w:rsidR="00F709C3">
        <w:rPr>
          <w:rFonts w:asciiTheme="majorHAnsi" w:hAnsiTheme="majorHAnsi"/>
        </w:rPr>
        <w:t xml:space="preserve">, science advances as </w:t>
      </w:r>
      <w:r w:rsidR="0051180B">
        <w:rPr>
          <w:rFonts w:asciiTheme="majorHAnsi" w:hAnsiTheme="majorHAnsi"/>
        </w:rPr>
        <w:t>general theories</w:t>
      </w:r>
      <w:r w:rsidR="00F709C3">
        <w:rPr>
          <w:rFonts w:asciiTheme="majorHAnsi" w:hAnsiTheme="majorHAnsi"/>
        </w:rPr>
        <w:t xml:space="preserve"> </w:t>
      </w:r>
      <w:r w:rsidR="0022540A">
        <w:rPr>
          <w:rFonts w:asciiTheme="majorHAnsi" w:hAnsiTheme="majorHAnsi"/>
        </w:rPr>
        <w:t>are derived from observation</w:t>
      </w:r>
      <w:r w:rsidR="0051180B">
        <w:rPr>
          <w:rFonts w:asciiTheme="majorHAnsi" w:hAnsiTheme="majorHAnsi"/>
        </w:rPr>
        <w:t xml:space="preserve">, and evidence for a theory mounts as new phenomena are </w:t>
      </w:r>
      <w:r w:rsidR="0022540A">
        <w:rPr>
          <w:rFonts w:asciiTheme="majorHAnsi" w:hAnsiTheme="majorHAnsi"/>
        </w:rPr>
        <w:t>reported</w:t>
      </w:r>
      <w:r w:rsidR="0051180B">
        <w:rPr>
          <w:rFonts w:asciiTheme="majorHAnsi" w:hAnsiTheme="majorHAnsi"/>
        </w:rPr>
        <w:t xml:space="preserve"> that </w:t>
      </w:r>
      <w:r w:rsidR="00ED14A1">
        <w:rPr>
          <w:rFonts w:asciiTheme="majorHAnsi" w:hAnsiTheme="majorHAnsi"/>
        </w:rPr>
        <w:t>verify</w:t>
      </w:r>
      <w:r w:rsidR="0022540A">
        <w:rPr>
          <w:rFonts w:asciiTheme="majorHAnsi" w:hAnsiTheme="majorHAnsi"/>
        </w:rPr>
        <w:t xml:space="preserve"> its predictions.  For example, our belief in the Standard Model of particle physics was increased by the disco</w:t>
      </w:r>
      <w:r w:rsidR="00FD63C6">
        <w:rPr>
          <w:rFonts w:asciiTheme="majorHAnsi" w:hAnsiTheme="majorHAnsi"/>
        </w:rPr>
        <w:t>very of the Higgs Boson particle</w:t>
      </w:r>
      <w:r w:rsidR="00551ED9">
        <w:rPr>
          <w:rFonts w:asciiTheme="majorHAnsi" w:hAnsiTheme="majorHAnsi"/>
        </w:rPr>
        <w:fldChar w:fldCharType="begin"/>
      </w:r>
      <w:r w:rsidR="001261CC">
        <w:rPr>
          <w:rFonts w:asciiTheme="majorHAnsi" w:hAnsiTheme="majorHAnsi"/>
        </w:rPr>
        <w: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instrText>
      </w:r>
      <w:r w:rsidR="00551ED9">
        <w:rPr>
          <w:rFonts w:asciiTheme="majorHAnsi" w:hAnsiTheme="majorHAnsi"/>
        </w:rPr>
        <w:fldChar w:fldCharType="separate"/>
      </w:r>
      <w:r w:rsidR="000C149D" w:rsidRPr="000C149D">
        <w:rPr>
          <w:rFonts w:asciiTheme="majorHAnsi" w:hAnsiTheme="majorHAnsi"/>
          <w:noProof/>
          <w:vertAlign w:val="superscript"/>
        </w:rPr>
        <w:t>9</w:t>
      </w:r>
      <w:r w:rsidR="00551ED9">
        <w:rPr>
          <w:rFonts w:asciiTheme="majorHAnsi" w:hAnsiTheme="majorHAnsi"/>
        </w:rPr>
        <w:fldChar w:fldCharType="end"/>
      </w:r>
      <w:r w:rsidR="0022540A">
        <w:rPr>
          <w:rFonts w:asciiTheme="majorHAnsi" w:hAnsiTheme="majorHAnsi"/>
        </w:rPr>
        <w:t xml:space="preserve">.  </w:t>
      </w:r>
      <w:r w:rsidR="00B66938">
        <w:rPr>
          <w:rFonts w:asciiTheme="majorHAnsi" w:hAnsiTheme="majorHAnsi"/>
        </w:rPr>
        <w:t>Accordingly, p</w:t>
      </w:r>
      <w:r w:rsidR="007F40C6">
        <w:rPr>
          <w:rFonts w:asciiTheme="majorHAnsi" w:hAnsiTheme="majorHAnsi"/>
        </w:rPr>
        <w:t xml:space="preserve">sychologists have </w:t>
      </w:r>
      <w:r w:rsidR="00B66938">
        <w:rPr>
          <w:rFonts w:asciiTheme="majorHAnsi" w:hAnsiTheme="majorHAnsi"/>
        </w:rPr>
        <w:t>studied</w:t>
      </w:r>
      <w:r w:rsidR="007F40C6">
        <w:rPr>
          <w:rFonts w:asciiTheme="majorHAnsi" w:hAnsiTheme="majorHAnsi"/>
        </w:rPr>
        <w:t xml:space="preserve"> the mechanisms by which</w:t>
      </w:r>
      <w:r w:rsidR="00715574">
        <w:rPr>
          <w:rFonts w:asciiTheme="majorHAnsi" w:hAnsiTheme="majorHAnsi"/>
        </w:rPr>
        <w:t xml:space="preserve"> both adults and</w:t>
      </w:r>
      <w:r w:rsidR="007F40C6">
        <w:rPr>
          <w:rFonts w:asciiTheme="majorHAnsi" w:hAnsiTheme="majorHAnsi"/>
        </w:rPr>
        <w:t xml:space="preserve"> </w:t>
      </w:r>
      <w:r w:rsidR="00B66938">
        <w:rPr>
          <w:rFonts w:asciiTheme="majorHAnsi" w:hAnsiTheme="majorHAnsi"/>
        </w:rPr>
        <w:t xml:space="preserve">infants acquire </w:t>
      </w:r>
      <w:r w:rsidR="00956F10">
        <w:rPr>
          <w:rFonts w:asciiTheme="majorHAnsi" w:hAnsiTheme="majorHAnsi"/>
        </w:rPr>
        <w:t xml:space="preserve">new knowledge </w:t>
      </w:r>
      <w:r>
        <w:rPr>
          <w:rFonts w:asciiTheme="majorHAnsi" w:hAnsiTheme="majorHAnsi"/>
        </w:rPr>
        <w:t>through induction</w:t>
      </w:r>
      <w:r w:rsidR="00551ED9">
        <w:rPr>
          <w:rFonts w:asciiTheme="majorHAnsi" w:hAnsiTheme="majorHAnsi"/>
        </w:rPr>
        <w:fldChar w:fldCharType="begin"/>
      </w:r>
      <w:r w:rsidR="001261CC">
        <w:rPr>
          <w:rFonts w:asciiTheme="majorHAnsi" w:hAnsiTheme="majorHAnsi"/>
        </w:rPr>
        <w: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instrText>
      </w:r>
      <w:r w:rsidR="00551ED9">
        <w:rPr>
          <w:rFonts w:asciiTheme="majorHAnsi" w:hAnsiTheme="majorHAnsi"/>
        </w:rPr>
        <w:fldChar w:fldCharType="separate"/>
      </w:r>
      <w:r w:rsidR="000C149D" w:rsidRPr="000C149D">
        <w:rPr>
          <w:rFonts w:asciiTheme="majorHAnsi" w:hAnsiTheme="majorHAnsi"/>
          <w:noProof/>
          <w:vertAlign w:val="superscript"/>
        </w:rPr>
        <w:t>10</w:t>
      </w:r>
      <w:r w:rsidR="00551ED9">
        <w:rPr>
          <w:rFonts w:asciiTheme="majorHAnsi" w:hAnsiTheme="majorHAnsi"/>
        </w:rPr>
        <w:fldChar w:fldCharType="end"/>
      </w:r>
      <w:r>
        <w:rPr>
          <w:rFonts w:asciiTheme="majorHAnsi" w:hAnsiTheme="majorHAnsi"/>
        </w:rPr>
        <w:t>,</w:t>
      </w:r>
      <w:r w:rsidR="00D0522D">
        <w:rPr>
          <w:rFonts w:asciiTheme="majorHAnsi" w:hAnsiTheme="majorHAnsi"/>
        </w:rPr>
        <w:t xml:space="preserve"> </w:t>
      </w:r>
      <w:r>
        <w:rPr>
          <w:rFonts w:asciiTheme="majorHAnsi" w:hAnsiTheme="majorHAnsi"/>
        </w:rPr>
        <w:t>or</w:t>
      </w:r>
      <w:r w:rsidR="00D0522D">
        <w:rPr>
          <w:rFonts w:asciiTheme="majorHAnsi" w:hAnsiTheme="majorHAnsi"/>
        </w:rPr>
        <w:t xml:space="preserve"> derived metrics for imputing cause to effect on the basis of observed contingency</w:t>
      </w:r>
      <w:r w:rsidR="00551ED9">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r w:rsidR="00ED14A1" w:rsidRPr="00ED14A1">
        <w:rPr>
          <w:rFonts w:asciiTheme="majorHAnsi" w:hAnsiTheme="majorHAnsi"/>
          <w:noProof/>
          <w:vertAlign w:val="superscript"/>
        </w:rPr>
        <w:t>11-13</w:t>
      </w:r>
      <w:r w:rsidR="00551ED9">
        <w:rPr>
          <w:rFonts w:asciiTheme="majorHAnsi" w:hAnsiTheme="majorHAnsi"/>
        </w:rPr>
        <w:fldChar w:fldCharType="end"/>
      </w:r>
      <w:r w:rsidR="00D0522D">
        <w:rPr>
          <w:rFonts w:asciiTheme="majorHAnsi" w:hAnsiTheme="majorHAnsi"/>
        </w:rPr>
        <w:t>.  However, a</w:t>
      </w:r>
      <w:r>
        <w:rPr>
          <w:rFonts w:asciiTheme="majorHAnsi" w:hAnsiTheme="majorHAnsi"/>
        </w:rPr>
        <w:t xml:space="preserve">n alternative philosophical position </w:t>
      </w:r>
      <w:r w:rsidR="0022540A">
        <w:rPr>
          <w:rFonts w:asciiTheme="majorHAnsi" w:hAnsiTheme="majorHAnsi"/>
        </w:rPr>
        <w:t>is that scientific knowledge is acquired not by verification but by falsification</w:t>
      </w:r>
      <w:r>
        <w:rPr>
          <w:rFonts w:asciiTheme="majorHAnsi" w:hAnsiTheme="majorHAnsi"/>
        </w:rPr>
        <w:t xml:space="preserve">, because </w:t>
      </w:r>
      <w:r w:rsidR="007F40C6">
        <w:rPr>
          <w:rFonts w:asciiTheme="majorHAnsi" w:hAnsiTheme="majorHAnsi"/>
        </w:rPr>
        <w:t xml:space="preserve">a limitless number of experiments </w:t>
      </w:r>
      <w:r w:rsidR="00D16A84">
        <w:rPr>
          <w:rFonts w:asciiTheme="majorHAnsi" w:hAnsiTheme="majorHAnsi"/>
        </w:rPr>
        <w:t>are</w:t>
      </w:r>
      <w:r w:rsidR="007F40C6">
        <w:rPr>
          <w:rFonts w:asciiTheme="majorHAnsi" w:hAnsiTheme="majorHAnsi"/>
        </w:rPr>
        <w:t xml:space="preserve"> needed to </w:t>
      </w:r>
      <w:r w:rsidR="00D0522D">
        <w:rPr>
          <w:rFonts w:asciiTheme="majorHAnsi" w:hAnsiTheme="majorHAnsi"/>
        </w:rPr>
        <w:t>verify</w:t>
      </w:r>
      <w:r>
        <w:rPr>
          <w:rFonts w:asciiTheme="majorHAnsi" w:hAnsiTheme="majorHAnsi"/>
        </w:rPr>
        <w:t xml:space="preserve"> a theory</w:t>
      </w:r>
      <w:r w:rsidR="00423884">
        <w:rPr>
          <w:rFonts w:asciiTheme="majorHAnsi" w:hAnsiTheme="majorHAnsi"/>
        </w:rPr>
        <w:t xml:space="preserve"> exhaustively</w:t>
      </w:r>
      <w:r w:rsidR="00551ED9">
        <w:rPr>
          <w:rFonts w:asciiTheme="majorHAnsi" w:hAnsiTheme="majorHAnsi"/>
        </w:rPr>
        <w:fldChar w:fldCharType="begin"/>
      </w:r>
      <w:r w:rsidR="001261CC">
        <w:rPr>
          <w:rFonts w:asciiTheme="majorHAnsi" w:hAnsiTheme="majorHAnsi"/>
        </w:rPr>
        <w: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instrText>
      </w:r>
      <w:r w:rsidR="00551ED9">
        <w:rPr>
          <w:rFonts w:asciiTheme="majorHAnsi" w:hAnsiTheme="majorHAnsi"/>
        </w:rPr>
        <w:fldChar w:fldCharType="separate"/>
      </w:r>
      <w:r w:rsidR="00ED14A1" w:rsidRPr="00ED14A1">
        <w:rPr>
          <w:rFonts w:asciiTheme="majorHAnsi" w:hAnsiTheme="majorHAnsi"/>
          <w:noProof/>
          <w:vertAlign w:val="superscript"/>
        </w:rPr>
        <w:t>14</w:t>
      </w:r>
      <w:r w:rsidR="00551ED9">
        <w:rPr>
          <w:rFonts w:asciiTheme="majorHAnsi" w:hAnsiTheme="majorHAnsi"/>
        </w:rPr>
        <w:fldChar w:fldCharType="end"/>
      </w:r>
      <w:r>
        <w:rPr>
          <w:rFonts w:asciiTheme="majorHAnsi" w:hAnsiTheme="majorHAnsi"/>
        </w:rPr>
        <w:t>.  To give one</w:t>
      </w:r>
      <w:r w:rsidR="007F40C6">
        <w:rPr>
          <w:rFonts w:asciiTheme="majorHAnsi" w:hAnsiTheme="majorHAnsi"/>
        </w:rPr>
        <w:t xml:space="preserve"> oft-cited illustration, a definitive test of the theory </w:t>
      </w:r>
      <w:r w:rsidR="007F40C6" w:rsidRPr="007F40C6">
        <w:rPr>
          <w:rFonts w:asciiTheme="majorHAnsi" w:hAnsiTheme="majorHAnsi"/>
          <w:i/>
        </w:rPr>
        <w:t xml:space="preserve">all swans are white </w:t>
      </w:r>
      <w:r w:rsidR="007F40C6">
        <w:rPr>
          <w:rFonts w:asciiTheme="majorHAnsi" w:hAnsiTheme="majorHAnsi"/>
        </w:rPr>
        <w:t xml:space="preserve">would require the </w:t>
      </w:r>
      <w:proofErr w:type="spellStart"/>
      <w:r w:rsidR="007F40C6">
        <w:rPr>
          <w:rFonts w:asciiTheme="majorHAnsi" w:hAnsiTheme="majorHAnsi"/>
        </w:rPr>
        <w:t>colour</w:t>
      </w:r>
      <w:proofErr w:type="spellEnd"/>
      <w:r w:rsidR="007F40C6">
        <w:rPr>
          <w:rFonts w:asciiTheme="majorHAnsi" w:hAnsiTheme="majorHAnsi"/>
        </w:rPr>
        <w:t xml:space="preserve"> of all swans past, pres</w:t>
      </w:r>
      <w:r>
        <w:rPr>
          <w:rFonts w:asciiTheme="majorHAnsi" w:hAnsiTheme="majorHAnsi"/>
        </w:rPr>
        <w:t>ent and future to be measured, whereas</w:t>
      </w:r>
      <w:r w:rsidR="007F40C6">
        <w:rPr>
          <w:rFonts w:asciiTheme="majorHAnsi" w:hAnsiTheme="majorHAnsi"/>
        </w:rPr>
        <w:t xml:space="preserve"> this theory could be disproved by the discovery of a single black swan. </w:t>
      </w:r>
      <w:r w:rsidR="006B1148">
        <w:rPr>
          <w:rFonts w:asciiTheme="majorHAnsi" w:hAnsiTheme="majorHAnsi"/>
        </w:rPr>
        <w:t xml:space="preserve"> </w:t>
      </w:r>
      <w:r w:rsidR="00EB6EB8">
        <w:rPr>
          <w:rFonts w:asciiTheme="majorHAnsi" w:hAnsiTheme="majorHAnsi"/>
        </w:rPr>
        <w:t xml:space="preserve">This position is enshrined in conventions for the reporting of </w:t>
      </w:r>
      <w:proofErr w:type="spellStart"/>
      <w:r w:rsidR="00EB6EB8">
        <w:rPr>
          <w:rFonts w:asciiTheme="majorHAnsi" w:hAnsiTheme="majorHAnsi"/>
        </w:rPr>
        <w:t>frequentist</w:t>
      </w:r>
      <w:proofErr w:type="spellEnd"/>
      <w:r w:rsidR="00EB6EB8">
        <w:rPr>
          <w:rFonts w:asciiTheme="majorHAnsi" w:hAnsiTheme="majorHAnsi"/>
        </w:rPr>
        <w:t xml:space="preserve"> statistics</w:t>
      </w:r>
      <w:r w:rsidR="00E845F0">
        <w:rPr>
          <w:rFonts w:asciiTheme="majorHAnsi" w:hAnsiTheme="majorHAnsi"/>
        </w:rPr>
        <w:t>, where</w:t>
      </w:r>
      <w:r w:rsidR="00EB6EB8">
        <w:rPr>
          <w:rFonts w:asciiTheme="majorHAnsi" w:hAnsiTheme="majorHAnsi"/>
        </w:rPr>
        <w:t xml:space="preserve"> the null hypothesis is assumed</w:t>
      </w:r>
      <w:r w:rsidR="00B37D7B">
        <w:rPr>
          <w:rFonts w:asciiTheme="majorHAnsi" w:hAnsiTheme="majorHAnsi"/>
        </w:rPr>
        <w:t xml:space="preserve"> to be true</w:t>
      </w:r>
      <w:r w:rsidR="006462C4">
        <w:rPr>
          <w:rFonts w:asciiTheme="majorHAnsi" w:hAnsiTheme="majorHAnsi"/>
        </w:rPr>
        <w:t xml:space="preserve"> unless disproved</w:t>
      </w:r>
      <w:r w:rsidR="00551ED9">
        <w:rPr>
          <w:rFonts w:asciiTheme="majorHAnsi" w:hAnsiTheme="majorHAnsi"/>
        </w:rPr>
        <w:fldChar w:fldCharType="begin"/>
      </w:r>
      <w:r w:rsidR="001261CC">
        <w:rPr>
          <w:rFonts w:asciiTheme="majorHAnsi" w:hAnsiTheme="majorHAnsi"/>
        </w:rPr>
        <w: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instrText>
      </w:r>
      <w:r w:rsidR="00551ED9">
        <w:rPr>
          <w:rFonts w:asciiTheme="majorHAnsi" w:hAnsiTheme="majorHAnsi"/>
        </w:rPr>
        <w:fldChar w:fldCharType="separate"/>
      </w:r>
      <w:r w:rsidR="00ED14A1" w:rsidRPr="00ED14A1">
        <w:rPr>
          <w:rFonts w:asciiTheme="majorHAnsi" w:hAnsiTheme="majorHAnsi"/>
          <w:noProof/>
          <w:vertAlign w:val="superscript"/>
        </w:rPr>
        <w:t>15</w:t>
      </w:r>
      <w:r w:rsidR="00551ED9">
        <w:rPr>
          <w:rFonts w:asciiTheme="majorHAnsi" w:hAnsiTheme="majorHAnsi"/>
        </w:rPr>
        <w:fldChar w:fldCharType="end"/>
      </w:r>
      <w:r w:rsidR="00EB6EB8">
        <w:rPr>
          <w:rFonts w:asciiTheme="majorHAnsi" w:hAnsiTheme="majorHAnsi"/>
        </w:rPr>
        <w:t xml:space="preserve">.  </w:t>
      </w:r>
    </w:p>
    <w:p w:rsidR="00EB6EB8" w:rsidRDefault="00EB6EB8" w:rsidP="00794A3C">
      <w:pPr>
        <w:jc w:val="both"/>
        <w:rPr>
          <w:rFonts w:asciiTheme="majorHAnsi" w:hAnsiTheme="majorHAnsi"/>
        </w:rPr>
      </w:pPr>
    </w:p>
    <w:p w:rsidR="00D71B8F" w:rsidRDefault="00CA16B1" w:rsidP="00B37D7B">
      <w:pPr>
        <w:jc w:val="both"/>
        <w:rPr>
          <w:rFonts w:asciiTheme="majorHAnsi" w:hAnsiTheme="majorHAnsi"/>
        </w:rPr>
      </w:pPr>
      <w:r>
        <w:rPr>
          <w:rFonts w:asciiTheme="majorHAnsi" w:hAnsiTheme="majorHAnsi"/>
        </w:rPr>
        <w:t>P</w:t>
      </w:r>
      <w:r w:rsidR="00B37D7B">
        <w:rPr>
          <w:rFonts w:asciiTheme="majorHAnsi" w:hAnsiTheme="majorHAnsi"/>
        </w:rPr>
        <w:t>hilosophical considerations</w:t>
      </w:r>
      <w:r>
        <w:rPr>
          <w:rFonts w:asciiTheme="majorHAnsi" w:hAnsiTheme="majorHAnsi"/>
        </w:rPr>
        <w:t xml:space="preserve"> aside</w:t>
      </w:r>
      <w:r w:rsidR="00B37D7B">
        <w:rPr>
          <w:rFonts w:asciiTheme="majorHAnsi" w:hAnsiTheme="majorHAnsi"/>
        </w:rPr>
        <w:t xml:space="preserve">, </w:t>
      </w:r>
      <w:r w:rsidR="00456B70">
        <w:rPr>
          <w:rFonts w:asciiTheme="majorHAnsi" w:hAnsiTheme="majorHAnsi"/>
        </w:rPr>
        <w:t xml:space="preserve">how science advances will depend on the nature of the cognitive architecture that is employed by researchers as they design experiments and scrutinize data.  Here, thus, we sought to understand how </w:t>
      </w:r>
      <w:r w:rsidR="00F04E49">
        <w:rPr>
          <w:rFonts w:asciiTheme="majorHAnsi" w:hAnsiTheme="majorHAnsi"/>
        </w:rPr>
        <w:t xml:space="preserve">humans </w:t>
      </w:r>
      <w:r w:rsidR="00B37D7B">
        <w:rPr>
          <w:rFonts w:asciiTheme="majorHAnsi" w:hAnsiTheme="majorHAnsi"/>
        </w:rPr>
        <w:t>learn to reason from observation</w:t>
      </w:r>
      <w:r w:rsidR="00F04E49">
        <w:rPr>
          <w:rFonts w:asciiTheme="majorHAnsi" w:hAnsiTheme="majorHAnsi"/>
        </w:rPr>
        <w:t xml:space="preserve">, and how verification and falsification of </w:t>
      </w:r>
      <w:r w:rsidR="00AC03D3">
        <w:rPr>
          <w:rFonts w:asciiTheme="majorHAnsi" w:hAnsiTheme="majorHAnsi"/>
        </w:rPr>
        <w:t>hypotheses</w:t>
      </w:r>
      <w:r w:rsidR="00F04E49">
        <w:rPr>
          <w:rFonts w:asciiTheme="majorHAnsi" w:hAnsiTheme="majorHAnsi"/>
        </w:rPr>
        <w:t xml:space="preserve"> are implemented in the neural circuitry underpinning voluntary choices.  </w:t>
      </w:r>
      <w:r w:rsidR="00944DC0">
        <w:rPr>
          <w:rFonts w:asciiTheme="majorHAnsi" w:hAnsiTheme="majorHAnsi"/>
        </w:rPr>
        <w:t>It has been shown</w:t>
      </w:r>
      <w:r w:rsidR="00B37D7B">
        <w:rPr>
          <w:rFonts w:asciiTheme="majorHAnsi" w:hAnsiTheme="majorHAnsi"/>
        </w:rPr>
        <w:t xml:space="preserve"> that </w:t>
      </w:r>
      <w:r>
        <w:rPr>
          <w:rFonts w:asciiTheme="majorHAnsi" w:hAnsiTheme="majorHAnsi"/>
        </w:rPr>
        <w:t xml:space="preserve">even </w:t>
      </w:r>
      <w:r w:rsidR="006752C7">
        <w:rPr>
          <w:rFonts w:asciiTheme="majorHAnsi" w:hAnsiTheme="majorHAnsi"/>
        </w:rPr>
        <w:t>when</w:t>
      </w:r>
      <w:r w:rsidR="00B37D7B">
        <w:rPr>
          <w:rFonts w:asciiTheme="majorHAnsi" w:hAnsiTheme="majorHAnsi"/>
        </w:rPr>
        <w:t xml:space="preserve"> </w:t>
      </w:r>
      <w:r w:rsidR="004C15AE">
        <w:rPr>
          <w:rFonts w:asciiTheme="majorHAnsi" w:hAnsiTheme="majorHAnsi"/>
        </w:rPr>
        <w:t>conclusive information is obtained</w:t>
      </w:r>
      <w:r w:rsidR="00397145">
        <w:rPr>
          <w:rFonts w:asciiTheme="majorHAnsi" w:hAnsiTheme="majorHAnsi"/>
        </w:rPr>
        <w:t xml:space="preserve"> only from </w:t>
      </w:r>
      <w:r w:rsidR="00DD7CB5">
        <w:rPr>
          <w:rFonts w:asciiTheme="majorHAnsi" w:hAnsiTheme="majorHAnsi"/>
        </w:rPr>
        <w:t>falsification</w:t>
      </w:r>
      <w:r w:rsidR="00B37D7B">
        <w:rPr>
          <w:rFonts w:asciiTheme="majorHAnsi" w:hAnsiTheme="majorHAnsi"/>
        </w:rPr>
        <w:t xml:space="preserve">, humans </w:t>
      </w:r>
      <w:r w:rsidR="00F04E49">
        <w:rPr>
          <w:rFonts w:asciiTheme="majorHAnsi" w:hAnsiTheme="majorHAnsi"/>
        </w:rPr>
        <w:t xml:space="preserve">seek out </w:t>
      </w:r>
      <w:proofErr w:type="spellStart"/>
      <w:r w:rsidR="00DD7CB5">
        <w:rPr>
          <w:rFonts w:asciiTheme="majorHAnsi" w:hAnsiTheme="majorHAnsi"/>
        </w:rPr>
        <w:t>verificatory</w:t>
      </w:r>
      <w:proofErr w:type="spellEnd"/>
      <w:r w:rsidR="00DD7CB5">
        <w:rPr>
          <w:rFonts w:asciiTheme="majorHAnsi" w:hAnsiTheme="majorHAnsi"/>
        </w:rPr>
        <w:t xml:space="preserve"> </w:t>
      </w:r>
      <w:r w:rsidR="00D91CB3">
        <w:rPr>
          <w:rFonts w:asciiTheme="majorHAnsi" w:hAnsiTheme="majorHAnsi"/>
        </w:rPr>
        <w:t>evidence by preference</w:t>
      </w:r>
      <w:r w:rsidR="00551ED9">
        <w:rPr>
          <w:rFonts w:asciiTheme="majorHAnsi" w:hAnsiTheme="majorHAnsi"/>
        </w:rPr>
        <w:fldChar w:fldCharType="begin"/>
      </w:r>
      <w:r w:rsidR="001261CC">
        <w:rPr>
          <w:rFonts w:asciiTheme="majorHAnsi" w:hAnsiTheme="majorHAnsi"/>
        </w:rPr>
        <w: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551ED9">
        <w:rPr>
          <w:rFonts w:asciiTheme="majorHAnsi" w:hAnsiTheme="majorHAnsi"/>
        </w:rPr>
        <w:fldChar w:fldCharType="separate"/>
      </w:r>
      <w:r w:rsidR="00ED14A1" w:rsidRPr="00ED14A1">
        <w:rPr>
          <w:rFonts w:asciiTheme="majorHAnsi" w:hAnsiTheme="majorHAnsi"/>
          <w:noProof/>
          <w:vertAlign w:val="superscript"/>
        </w:rPr>
        <w:t>16,17</w:t>
      </w:r>
      <w:r w:rsidR="00551ED9">
        <w:rPr>
          <w:rFonts w:asciiTheme="majorHAnsi" w:hAnsiTheme="majorHAnsi"/>
        </w:rPr>
        <w:fldChar w:fldCharType="end"/>
      </w:r>
      <w:r w:rsidR="00F04E49">
        <w:rPr>
          <w:rFonts w:asciiTheme="majorHAnsi" w:hAnsiTheme="majorHAnsi"/>
        </w:rPr>
        <w:t xml:space="preserve"> and may overvalue </w:t>
      </w:r>
      <w:r w:rsidR="00DD7CB5">
        <w:rPr>
          <w:rFonts w:asciiTheme="majorHAnsi" w:hAnsiTheme="majorHAnsi"/>
        </w:rPr>
        <w:t xml:space="preserve">such </w:t>
      </w:r>
      <w:r w:rsidR="00F04E49">
        <w:rPr>
          <w:rFonts w:asciiTheme="majorHAnsi" w:hAnsiTheme="majorHAnsi"/>
        </w:rPr>
        <w:t xml:space="preserve">evidence when it </w:t>
      </w:r>
      <w:r w:rsidR="004C15AE">
        <w:rPr>
          <w:rFonts w:asciiTheme="majorHAnsi" w:hAnsiTheme="majorHAnsi"/>
        </w:rPr>
        <w:t>arises</w:t>
      </w:r>
      <w:r w:rsidR="00551ED9">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r w:rsidR="00ED14A1" w:rsidRPr="00ED14A1">
        <w:rPr>
          <w:rFonts w:asciiTheme="majorHAnsi" w:hAnsiTheme="majorHAnsi"/>
          <w:noProof/>
          <w:vertAlign w:val="superscript"/>
        </w:rPr>
        <w:t>6,18,19</w:t>
      </w:r>
      <w:r w:rsidR="00551ED9">
        <w:rPr>
          <w:rFonts w:asciiTheme="majorHAnsi" w:hAnsiTheme="majorHAnsi"/>
        </w:rPr>
        <w:fldChar w:fldCharType="end"/>
      </w:r>
      <w:r w:rsidR="00F04E49">
        <w:rPr>
          <w:rFonts w:asciiTheme="majorHAnsi" w:hAnsiTheme="majorHAnsi"/>
        </w:rPr>
        <w:t>.</w:t>
      </w:r>
      <w:r w:rsidR="00B37D7B">
        <w:rPr>
          <w:rFonts w:asciiTheme="majorHAnsi" w:hAnsiTheme="majorHAnsi"/>
        </w:rPr>
        <w:t xml:space="preserve"> </w:t>
      </w:r>
      <w:r w:rsidR="00DD7CB5">
        <w:rPr>
          <w:rFonts w:asciiTheme="majorHAnsi" w:hAnsiTheme="majorHAnsi"/>
        </w:rPr>
        <w:t xml:space="preserve"> </w:t>
      </w:r>
      <w:r w:rsidR="00176C24">
        <w:rPr>
          <w:rFonts w:asciiTheme="majorHAnsi" w:hAnsiTheme="majorHAnsi"/>
        </w:rPr>
        <w:t>Verification bias</w:t>
      </w:r>
      <w:r w:rsidR="00DD7CB5">
        <w:rPr>
          <w:rFonts w:asciiTheme="majorHAnsi" w:hAnsiTheme="majorHAnsi"/>
        </w:rPr>
        <w:t xml:space="preserve"> is one of a family of confirmatory </w:t>
      </w:r>
      <w:r w:rsidR="00176C24">
        <w:rPr>
          <w:rFonts w:asciiTheme="majorHAnsi" w:hAnsiTheme="majorHAnsi"/>
        </w:rPr>
        <w:t xml:space="preserve">strategies that </w:t>
      </w:r>
      <w:r w:rsidR="004C15AE">
        <w:rPr>
          <w:rFonts w:asciiTheme="majorHAnsi" w:hAnsiTheme="majorHAnsi"/>
        </w:rPr>
        <w:t xml:space="preserve">allow humans to </w:t>
      </w:r>
      <w:proofErr w:type="spellStart"/>
      <w:r w:rsidR="004C15AE">
        <w:rPr>
          <w:rFonts w:asciiTheme="majorHAnsi" w:hAnsiTheme="majorHAnsi"/>
        </w:rPr>
        <w:t>generalise</w:t>
      </w:r>
      <w:proofErr w:type="spellEnd"/>
      <w:r w:rsidR="004C15AE">
        <w:rPr>
          <w:rFonts w:asciiTheme="majorHAnsi" w:hAnsiTheme="majorHAnsi"/>
        </w:rPr>
        <w:t xml:space="preserve"> old observations to new situations, but </w:t>
      </w:r>
      <w:r w:rsidR="00D7389B">
        <w:rPr>
          <w:rFonts w:asciiTheme="majorHAnsi" w:hAnsiTheme="majorHAnsi"/>
        </w:rPr>
        <w:t xml:space="preserve">it </w:t>
      </w:r>
      <w:r w:rsidR="004C15AE">
        <w:rPr>
          <w:rFonts w:asciiTheme="majorHAnsi" w:hAnsiTheme="majorHAnsi"/>
        </w:rPr>
        <w:t xml:space="preserve">may also hinder scientific reasoning, prompting researchers to overlook findings that are inconvenient for a </w:t>
      </w:r>
      <w:proofErr w:type="spellStart"/>
      <w:r w:rsidR="004C15AE">
        <w:rPr>
          <w:rFonts w:asciiTheme="majorHAnsi" w:hAnsiTheme="majorHAnsi"/>
        </w:rPr>
        <w:t>favoured</w:t>
      </w:r>
      <w:proofErr w:type="spellEnd"/>
      <w:r w:rsidR="004C15AE">
        <w:rPr>
          <w:rFonts w:asciiTheme="majorHAnsi" w:hAnsiTheme="majorHAnsi"/>
        </w:rPr>
        <w:t xml:space="preserve"> theory, or engage in flawed statistical methods such as circular analysis</w:t>
      </w:r>
      <w:r w:rsidR="00551ED9">
        <w:rPr>
          <w:rFonts w:asciiTheme="majorHAnsi" w:hAnsiTheme="majorHAnsi"/>
        </w:rPr>
        <w:fldChar w:fldCharType="begin"/>
      </w:r>
      <w:r w:rsidR="001261CC">
        <w:rPr>
          <w:rFonts w:asciiTheme="majorHAnsi" w:hAnsiTheme="majorHAnsi"/>
        </w:rPr>
        <w: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instrText>
      </w:r>
      <w:r w:rsidR="00551ED9">
        <w:rPr>
          <w:rFonts w:asciiTheme="majorHAnsi" w:hAnsiTheme="majorHAnsi"/>
        </w:rPr>
        <w:fldChar w:fldCharType="separate"/>
      </w:r>
      <w:r w:rsidR="00ED14A1" w:rsidRPr="00ED14A1">
        <w:rPr>
          <w:rFonts w:asciiTheme="majorHAnsi" w:hAnsiTheme="majorHAnsi"/>
          <w:noProof/>
          <w:vertAlign w:val="superscript"/>
        </w:rPr>
        <w:t>20</w:t>
      </w:r>
      <w:r w:rsidR="00551ED9">
        <w:rPr>
          <w:rFonts w:asciiTheme="majorHAnsi" w:hAnsiTheme="majorHAnsi"/>
        </w:rPr>
        <w:fldChar w:fldCharType="end"/>
      </w:r>
      <w:r w:rsidR="004C15AE">
        <w:rPr>
          <w:rFonts w:asciiTheme="majorHAnsi" w:hAnsiTheme="majorHAnsi"/>
        </w:rPr>
        <w:t>. Here, we asked human participan</w:t>
      </w:r>
      <w:r w:rsidR="00AF0169">
        <w:rPr>
          <w:rFonts w:asciiTheme="majorHAnsi" w:hAnsiTheme="majorHAnsi"/>
        </w:rPr>
        <w:t>ts to perform an experience</w:t>
      </w:r>
      <w:r w:rsidR="004C15AE">
        <w:rPr>
          <w:rFonts w:asciiTheme="majorHAnsi" w:hAnsiTheme="majorHAnsi"/>
        </w:rPr>
        <w:t xml:space="preserve">-based </w:t>
      </w:r>
      <w:proofErr w:type="gramStart"/>
      <w:r w:rsidR="004C15AE">
        <w:rPr>
          <w:rFonts w:asciiTheme="majorHAnsi" w:hAnsiTheme="majorHAnsi"/>
        </w:rPr>
        <w:t>rule learning</w:t>
      </w:r>
      <w:proofErr w:type="gramEnd"/>
      <w:r w:rsidR="004C15AE">
        <w:rPr>
          <w:rFonts w:asciiTheme="majorHAnsi" w:hAnsiTheme="majorHAnsi"/>
        </w:rPr>
        <w:t xml:space="preserve"> task</w:t>
      </w:r>
      <w:r w:rsidR="00214DF3">
        <w:rPr>
          <w:rFonts w:asciiTheme="majorHAnsi" w:hAnsiTheme="majorHAnsi"/>
        </w:rPr>
        <w:t xml:space="preserve">, allowing us to probe how humans learned from </w:t>
      </w:r>
      <w:r w:rsidR="002E352B">
        <w:rPr>
          <w:rFonts w:asciiTheme="majorHAnsi" w:hAnsiTheme="majorHAnsi"/>
        </w:rPr>
        <w:t xml:space="preserve">feedback that </w:t>
      </w:r>
      <w:r w:rsidR="00397145">
        <w:rPr>
          <w:rFonts w:asciiTheme="majorHAnsi" w:hAnsiTheme="majorHAnsi"/>
        </w:rPr>
        <w:t xml:space="preserve">verified </w:t>
      </w:r>
      <w:r w:rsidR="002E352B">
        <w:rPr>
          <w:rFonts w:asciiTheme="majorHAnsi" w:hAnsiTheme="majorHAnsi"/>
        </w:rPr>
        <w:t xml:space="preserve">or </w:t>
      </w:r>
      <w:r w:rsidR="00397145">
        <w:rPr>
          <w:rFonts w:asciiTheme="majorHAnsi" w:hAnsiTheme="majorHAnsi"/>
        </w:rPr>
        <w:t xml:space="preserve">falsified </w:t>
      </w:r>
      <w:r w:rsidR="002E352B">
        <w:rPr>
          <w:rFonts w:asciiTheme="majorHAnsi" w:hAnsiTheme="majorHAnsi"/>
        </w:rPr>
        <w:t>a current contention</w:t>
      </w:r>
      <w:r w:rsidR="00214DF3">
        <w:rPr>
          <w:rFonts w:asciiTheme="majorHAnsi" w:hAnsiTheme="majorHAnsi"/>
        </w:rPr>
        <w:t>.</w:t>
      </w:r>
      <w:r w:rsidR="004C15AE">
        <w:rPr>
          <w:rFonts w:asciiTheme="majorHAnsi" w:hAnsiTheme="majorHAnsi"/>
        </w:rPr>
        <w:t xml:space="preserve">  Simultaneously</w:t>
      </w:r>
      <w:r w:rsidR="00BC676E">
        <w:rPr>
          <w:rFonts w:asciiTheme="majorHAnsi" w:hAnsiTheme="majorHAnsi"/>
        </w:rPr>
        <w:t xml:space="preserve"> acquiring</w:t>
      </w:r>
      <w:r w:rsidR="004C15AE">
        <w:rPr>
          <w:rFonts w:asciiTheme="majorHAnsi" w:hAnsiTheme="majorHAnsi"/>
        </w:rPr>
        <w:t xml:space="preserve"> functional magnetic </w:t>
      </w:r>
      <w:r w:rsidR="0021051B">
        <w:rPr>
          <w:rFonts w:asciiTheme="majorHAnsi" w:hAnsiTheme="majorHAnsi"/>
        </w:rPr>
        <w:t>resonance imaging (</w:t>
      </w:r>
      <w:proofErr w:type="spellStart"/>
      <w:r w:rsidR="0021051B">
        <w:rPr>
          <w:rFonts w:asciiTheme="majorHAnsi" w:hAnsiTheme="majorHAnsi"/>
        </w:rPr>
        <w:t>fMRI</w:t>
      </w:r>
      <w:proofErr w:type="spellEnd"/>
      <w:r w:rsidR="0021051B">
        <w:rPr>
          <w:rFonts w:asciiTheme="majorHAnsi" w:hAnsiTheme="majorHAnsi"/>
        </w:rPr>
        <w:t>) allowe</w:t>
      </w:r>
      <w:r w:rsidR="004C15AE">
        <w:rPr>
          <w:rFonts w:asciiTheme="majorHAnsi" w:hAnsiTheme="majorHAnsi"/>
        </w:rPr>
        <w:t>d us</w:t>
      </w:r>
      <w:r w:rsidR="00A20D56">
        <w:rPr>
          <w:rFonts w:asciiTheme="majorHAnsi" w:hAnsiTheme="majorHAnsi"/>
        </w:rPr>
        <w:t xml:space="preserve"> to measure </w:t>
      </w:r>
      <w:proofErr w:type="spellStart"/>
      <w:r w:rsidR="00A20D56">
        <w:rPr>
          <w:rFonts w:asciiTheme="majorHAnsi" w:hAnsiTheme="majorHAnsi"/>
        </w:rPr>
        <w:t>behavioural</w:t>
      </w:r>
      <w:proofErr w:type="spellEnd"/>
      <w:r w:rsidR="00A20D56">
        <w:rPr>
          <w:rFonts w:asciiTheme="majorHAnsi" w:hAnsiTheme="majorHAnsi"/>
        </w:rPr>
        <w:t xml:space="preserve"> and neural concomitants of learning from </w:t>
      </w:r>
      <w:ins w:id="74" w:author="Christopher Summerfield" w:date="2014-04-28T14:07:00Z">
        <w:r w:rsidR="008E6565">
          <w:rPr>
            <w:rFonts w:asciiTheme="majorHAnsi" w:hAnsiTheme="majorHAnsi"/>
          </w:rPr>
          <w:t>verification and falsification</w:t>
        </w:r>
      </w:ins>
      <w:r w:rsidR="00A20D56">
        <w:rPr>
          <w:rFonts w:asciiTheme="majorHAnsi" w:hAnsiTheme="majorHAnsi"/>
        </w:rPr>
        <w:t>,</w:t>
      </w:r>
      <w:r w:rsidR="00B53BF8">
        <w:rPr>
          <w:rFonts w:asciiTheme="majorHAnsi" w:hAnsiTheme="majorHAnsi"/>
        </w:rPr>
        <w:t xml:space="preserve"> offering insights into the</w:t>
      </w:r>
      <w:r w:rsidR="0005228C">
        <w:rPr>
          <w:rFonts w:asciiTheme="majorHAnsi" w:hAnsiTheme="majorHAnsi"/>
        </w:rPr>
        <w:t xml:space="preserve"> neural</w:t>
      </w:r>
      <w:r w:rsidR="004C15AE">
        <w:rPr>
          <w:rFonts w:asciiTheme="majorHAnsi" w:hAnsiTheme="majorHAnsi"/>
        </w:rPr>
        <w:t xml:space="preserve"> locus of the decision biases that </w:t>
      </w:r>
      <w:r w:rsidR="00944DC0">
        <w:rPr>
          <w:rFonts w:asciiTheme="majorHAnsi" w:hAnsiTheme="majorHAnsi"/>
        </w:rPr>
        <w:t>limit human</w:t>
      </w:r>
      <w:r w:rsidR="004C15AE">
        <w:rPr>
          <w:rFonts w:asciiTheme="majorHAnsi" w:hAnsiTheme="majorHAnsi"/>
        </w:rPr>
        <w:t xml:space="preserve"> </w:t>
      </w:r>
      <w:r w:rsidR="00A21558">
        <w:rPr>
          <w:rFonts w:asciiTheme="majorHAnsi" w:hAnsiTheme="majorHAnsi"/>
        </w:rPr>
        <w:t>inductive</w:t>
      </w:r>
      <w:r w:rsidR="004C15AE">
        <w:rPr>
          <w:rFonts w:asciiTheme="majorHAnsi" w:hAnsiTheme="majorHAnsi"/>
        </w:rPr>
        <w:t xml:space="preserve"> inference.</w:t>
      </w:r>
      <w:r w:rsidR="0021051B">
        <w:rPr>
          <w:rFonts w:asciiTheme="majorHAnsi" w:hAnsiTheme="majorHAnsi"/>
        </w:rPr>
        <w:t xml:space="preserve"> </w:t>
      </w:r>
    </w:p>
    <w:p w:rsidR="00E02B96" w:rsidRDefault="00E02B96" w:rsidP="0021051B">
      <w:pPr>
        <w:jc w:val="both"/>
        <w:rPr>
          <w:rFonts w:asciiTheme="majorHAnsi" w:hAnsiTheme="majorHAnsi"/>
        </w:rPr>
      </w:pPr>
    </w:p>
    <w:p w:rsidR="00D71B8F" w:rsidRDefault="00176C24" w:rsidP="0021051B">
      <w:pPr>
        <w:jc w:val="both"/>
        <w:rPr>
          <w:rFonts w:asciiTheme="majorHAnsi" w:hAnsiTheme="majorHAnsi"/>
        </w:rPr>
      </w:pPr>
      <w:r>
        <w:rPr>
          <w:rFonts w:asciiTheme="majorHAnsi" w:hAnsiTheme="majorHAnsi"/>
        </w:rPr>
        <w:t xml:space="preserve">Verification </w:t>
      </w:r>
      <w:r w:rsidR="0021051B">
        <w:rPr>
          <w:rFonts w:asciiTheme="majorHAnsi" w:hAnsiTheme="majorHAnsi"/>
        </w:rPr>
        <w:t>biases may be particu</w:t>
      </w:r>
      <w:r w:rsidR="00B86C18">
        <w:rPr>
          <w:rFonts w:asciiTheme="majorHAnsi" w:hAnsiTheme="majorHAnsi"/>
        </w:rPr>
        <w:t>l</w:t>
      </w:r>
      <w:r w:rsidR="0021051B">
        <w:rPr>
          <w:rFonts w:asciiTheme="majorHAnsi" w:hAnsiTheme="majorHAnsi"/>
        </w:rPr>
        <w:t>arly prevalent in situations that require multiple possible hypotheses to be entertained, because capacity li</w:t>
      </w:r>
      <w:r w:rsidR="00944DC0">
        <w:rPr>
          <w:rFonts w:asciiTheme="majorHAnsi" w:hAnsiTheme="majorHAnsi"/>
        </w:rPr>
        <w:t>mits preclude the online maintena</w:t>
      </w:r>
      <w:r w:rsidR="0021051B">
        <w:rPr>
          <w:rFonts w:asciiTheme="majorHAnsi" w:hAnsiTheme="majorHAnsi"/>
        </w:rPr>
        <w:t xml:space="preserve">nce of information about </w:t>
      </w:r>
      <w:r w:rsidR="00BC24CC">
        <w:rPr>
          <w:rFonts w:asciiTheme="majorHAnsi" w:hAnsiTheme="majorHAnsi"/>
        </w:rPr>
        <w:t xml:space="preserve">which </w:t>
      </w:r>
      <w:r w:rsidR="004B621B">
        <w:rPr>
          <w:rFonts w:asciiTheme="majorHAnsi" w:hAnsiTheme="majorHAnsi"/>
        </w:rPr>
        <w:t xml:space="preserve">contentions </w:t>
      </w:r>
      <w:r w:rsidR="00BC24CC">
        <w:rPr>
          <w:rFonts w:asciiTheme="majorHAnsi" w:hAnsiTheme="majorHAnsi"/>
        </w:rPr>
        <w:t xml:space="preserve">remain valid and which </w:t>
      </w:r>
      <w:proofErr w:type="gramStart"/>
      <w:r w:rsidR="00BC24CC">
        <w:rPr>
          <w:rFonts w:asciiTheme="majorHAnsi" w:hAnsiTheme="majorHAnsi"/>
        </w:rPr>
        <w:t>have</w:t>
      </w:r>
      <w:proofErr w:type="gramEnd"/>
      <w:r w:rsidR="00BC24CC">
        <w:rPr>
          <w:rFonts w:asciiTheme="majorHAnsi" w:hAnsiTheme="majorHAnsi"/>
        </w:rPr>
        <w:t xml:space="preserve"> been disproved</w:t>
      </w:r>
      <w:r w:rsidR="0021051B">
        <w:rPr>
          <w:rFonts w:asciiTheme="majorHAnsi" w:hAnsiTheme="majorHAnsi"/>
        </w:rPr>
        <w:t xml:space="preserve">.  Hand-in-hand with </w:t>
      </w:r>
      <w:r w:rsidR="00BC24CC">
        <w:rPr>
          <w:rFonts w:asciiTheme="majorHAnsi" w:hAnsiTheme="majorHAnsi"/>
        </w:rPr>
        <w:t xml:space="preserve">the capacity to reason, </w:t>
      </w:r>
      <w:r w:rsidR="00D71B8F">
        <w:rPr>
          <w:rFonts w:asciiTheme="majorHAnsi" w:hAnsiTheme="majorHAnsi"/>
        </w:rPr>
        <w:t xml:space="preserve">however, </w:t>
      </w:r>
      <w:r w:rsidR="0021051B">
        <w:rPr>
          <w:rFonts w:asciiTheme="majorHAnsi" w:hAnsiTheme="majorHAnsi"/>
        </w:rPr>
        <w:t xml:space="preserve">humans have evolved systems of symbolic representation and communication that allow rules to be </w:t>
      </w:r>
      <w:r w:rsidR="004B621B">
        <w:rPr>
          <w:rFonts w:asciiTheme="majorHAnsi" w:hAnsiTheme="majorHAnsi"/>
        </w:rPr>
        <w:t>conveyed</w:t>
      </w:r>
      <w:r w:rsidR="00C74F33">
        <w:rPr>
          <w:rFonts w:asciiTheme="majorHAnsi" w:hAnsiTheme="majorHAnsi"/>
        </w:rPr>
        <w:t xml:space="preserve"> and communicated</w:t>
      </w:r>
      <w:r w:rsidR="0021051B">
        <w:rPr>
          <w:rFonts w:asciiTheme="majorHAnsi" w:hAnsiTheme="majorHAnsi"/>
        </w:rPr>
        <w:t xml:space="preserve"> without costly trial-and-error search over possible hypotheses.</w:t>
      </w:r>
      <w:r w:rsidR="00AB1289">
        <w:rPr>
          <w:rFonts w:asciiTheme="majorHAnsi" w:hAnsiTheme="majorHAnsi"/>
        </w:rPr>
        <w:t xml:space="preserve">  </w:t>
      </w:r>
      <w:r w:rsidR="00D71B8F">
        <w:rPr>
          <w:rFonts w:asciiTheme="majorHAnsi" w:hAnsiTheme="majorHAnsi"/>
        </w:rPr>
        <w:t xml:space="preserve">A </w:t>
      </w:r>
      <w:r w:rsidR="00213643">
        <w:rPr>
          <w:rFonts w:asciiTheme="majorHAnsi" w:hAnsiTheme="majorHAnsi"/>
        </w:rPr>
        <w:t>related</w:t>
      </w:r>
      <w:r w:rsidR="00D71B8F">
        <w:rPr>
          <w:rFonts w:asciiTheme="majorHAnsi" w:hAnsiTheme="majorHAnsi"/>
        </w:rPr>
        <w:t xml:space="preserve"> goal of our experiment was to understand how human reasoning changes as the information burden is alleviated by symbolic information.  We thus included</w:t>
      </w:r>
      <w:r w:rsidR="003809F3">
        <w:rPr>
          <w:rFonts w:asciiTheme="majorHAnsi" w:hAnsiTheme="majorHAnsi"/>
        </w:rPr>
        <w:t xml:space="preserve"> two conditions: in the </w:t>
      </w:r>
      <w:r w:rsidR="00A00F37" w:rsidRPr="00A00F37">
        <w:rPr>
          <w:rFonts w:asciiTheme="majorHAnsi" w:hAnsiTheme="majorHAnsi"/>
          <w:i/>
        </w:rPr>
        <w:t>familiar cues</w:t>
      </w:r>
      <w:r w:rsidR="00A00F37">
        <w:rPr>
          <w:rFonts w:asciiTheme="majorHAnsi" w:hAnsiTheme="majorHAnsi"/>
        </w:rPr>
        <w:t xml:space="preserve"> condition</w:t>
      </w:r>
      <w:r w:rsidR="003809F3">
        <w:rPr>
          <w:rFonts w:asciiTheme="majorHAnsi" w:hAnsiTheme="majorHAnsi"/>
        </w:rPr>
        <w:t>, participants viewed symbolic cues that offered partial information about the rul</w:t>
      </w:r>
      <w:r w:rsidR="00D71B8F">
        <w:rPr>
          <w:rFonts w:asciiTheme="majorHAnsi" w:hAnsiTheme="majorHAnsi"/>
        </w:rPr>
        <w:t xml:space="preserve">e that was valid in that block, whereas in the </w:t>
      </w:r>
      <w:r w:rsidR="00D71B8F" w:rsidRPr="00D71B8F">
        <w:rPr>
          <w:rFonts w:asciiTheme="majorHAnsi" w:hAnsiTheme="majorHAnsi"/>
          <w:i/>
        </w:rPr>
        <w:t>novel cues</w:t>
      </w:r>
      <w:r w:rsidR="00D71B8F">
        <w:rPr>
          <w:rFonts w:asciiTheme="majorHAnsi" w:hAnsiTheme="majorHAnsi"/>
        </w:rPr>
        <w:t xml:space="preserve"> condition, no such information was available.  Comparing </w:t>
      </w:r>
      <w:proofErr w:type="spellStart"/>
      <w:r w:rsidR="00D71B8F">
        <w:rPr>
          <w:rFonts w:asciiTheme="majorHAnsi" w:hAnsiTheme="majorHAnsi"/>
        </w:rPr>
        <w:t>behaviour</w:t>
      </w:r>
      <w:proofErr w:type="spellEnd"/>
      <w:r w:rsidR="00D71B8F">
        <w:rPr>
          <w:rFonts w:asciiTheme="majorHAnsi" w:hAnsiTheme="majorHAnsi"/>
        </w:rPr>
        <w:t xml:space="preserve"> and brain activity in these conditions allowed us to assess how two landmark </w:t>
      </w:r>
      <w:r w:rsidR="006D4929">
        <w:rPr>
          <w:rFonts w:asciiTheme="majorHAnsi" w:hAnsiTheme="majorHAnsi"/>
        </w:rPr>
        <w:t xml:space="preserve">human </w:t>
      </w:r>
      <w:r w:rsidR="00D71B8F">
        <w:rPr>
          <w:rFonts w:asciiTheme="majorHAnsi" w:hAnsiTheme="majorHAnsi"/>
        </w:rPr>
        <w:t xml:space="preserve">cognitive advances – reasoning and </w:t>
      </w:r>
      <w:r w:rsidR="00D62701">
        <w:rPr>
          <w:rFonts w:asciiTheme="majorHAnsi" w:hAnsiTheme="majorHAnsi"/>
        </w:rPr>
        <w:t>symbolic communication</w:t>
      </w:r>
      <w:r w:rsidR="00D71B8F">
        <w:rPr>
          <w:rFonts w:asciiTheme="majorHAnsi" w:hAnsiTheme="majorHAnsi"/>
        </w:rPr>
        <w:t xml:space="preserve"> – interact during </w:t>
      </w:r>
      <w:r w:rsidR="00AF0C34">
        <w:rPr>
          <w:rFonts w:asciiTheme="majorHAnsi" w:hAnsiTheme="majorHAnsi"/>
        </w:rPr>
        <w:t>the learning of task rules.</w:t>
      </w:r>
    </w:p>
    <w:p w:rsidR="00D71B8F" w:rsidRDefault="00D71B8F" w:rsidP="0021051B">
      <w:pPr>
        <w:jc w:val="both"/>
        <w:rPr>
          <w:rFonts w:asciiTheme="majorHAnsi" w:hAnsiTheme="majorHAnsi"/>
        </w:rPr>
      </w:pPr>
    </w:p>
    <w:p w:rsidR="003809F3" w:rsidRPr="004C15AE" w:rsidRDefault="003809F3" w:rsidP="003809F3">
      <w:pPr>
        <w:jc w:val="both"/>
        <w:rPr>
          <w:rFonts w:asciiTheme="majorHAnsi" w:hAnsiTheme="majorHAnsi"/>
          <w:b/>
        </w:rPr>
      </w:pPr>
      <w:r w:rsidRPr="004C15AE">
        <w:rPr>
          <w:rFonts w:asciiTheme="majorHAnsi" w:hAnsiTheme="majorHAnsi"/>
          <w:b/>
        </w:rPr>
        <w:t>RESULTS</w:t>
      </w:r>
    </w:p>
    <w:p w:rsidR="002F6483" w:rsidRDefault="002F6483" w:rsidP="002F6483">
      <w:pPr>
        <w:jc w:val="both"/>
        <w:rPr>
          <w:rFonts w:asciiTheme="majorHAnsi" w:hAnsiTheme="majorHAnsi"/>
        </w:rPr>
      </w:pPr>
    </w:p>
    <w:p w:rsidR="00FD3AC4" w:rsidRDefault="00FD3AC4" w:rsidP="00FD3AC4">
      <w:pPr>
        <w:jc w:val="both"/>
        <w:rPr>
          <w:rFonts w:asciiTheme="majorHAnsi" w:hAnsiTheme="majorHAnsi"/>
        </w:rPr>
      </w:pPr>
      <w:proofErr w:type="gramStart"/>
      <w:r w:rsidRPr="004163AB">
        <w:rPr>
          <w:rFonts w:asciiTheme="majorHAnsi" w:hAnsiTheme="majorHAnsi"/>
          <w:b/>
        </w:rPr>
        <w:t>Task and design.</w:t>
      </w:r>
      <w:proofErr w:type="gramEnd"/>
      <w:r>
        <w:rPr>
          <w:rFonts w:asciiTheme="majorHAnsi" w:hAnsiTheme="majorHAnsi"/>
        </w:rPr>
        <w:t xml:space="preserve"> Eighteen healthy human participan</w:t>
      </w:r>
      <w:r w:rsidR="00A137BB">
        <w:rPr>
          <w:rFonts w:asciiTheme="majorHAnsi" w:hAnsiTheme="majorHAnsi"/>
        </w:rPr>
        <w:t>ts learned to classify stimuli (</w:t>
      </w:r>
      <w:r>
        <w:rPr>
          <w:rFonts w:asciiTheme="majorHAnsi" w:hAnsiTheme="majorHAnsi"/>
        </w:rPr>
        <w:t xml:space="preserve">each composed of a pair of </w:t>
      </w:r>
      <w:proofErr w:type="spellStart"/>
      <w:r w:rsidR="00A137BB">
        <w:rPr>
          <w:rFonts w:asciiTheme="majorHAnsi" w:hAnsiTheme="majorHAnsi"/>
        </w:rPr>
        <w:t>coloured</w:t>
      </w:r>
      <w:proofErr w:type="spellEnd"/>
      <w:r w:rsidR="00A137BB">
        <w:rPr>
          <w:rFonts w:asciiTheme="majorHAnsi" w:hAnsiTheme="majorHAnsi"/>
        </w:rPr>
        <w:t xml:space="preserve"> shapes </w:t>
      </w:r>
      <w:proofErr w:type="spellStart"/>
      <w:r w:rsidR="00A137BB">
        <w:rPr>
          <w:rFonts w:asciiTheme="majorHAnsi" w:hAnsiTheme="majorHAnsi"/>
        </w:rPr>
        <w:t>occuring</w:t>
      </w:r>
      <w:proofErr w:type="spellEnd"/>
      <w:r w:rsidR="00A137BB">
        <w:rPr>
          <w:rFonts w:asciiTheme="majorHAnsi" w:hAnsiTheme="majorHAnsi"/>
        </w:rPr>
        <w:t xml:space="preserve"> left and right of fixation) </w:t>
      </w:r>
      <w:r>
        <w:rPr>
          <w:rFonts w:asciiTheme="majorHAnsi" w:hAnsiTheme="majorHAnsi"/>
        </w:rPr>
        <w:t>as ‘target’ or ‘</w:t>
      </w:r>
      <w:proofErr w:type="spellStart"/>
      <w:r>
        <w:rPr>
          <w:rFonts w:asciiTheme="majorHAnsi" w:hAnsiTheme="majorHAnsi"/>
        </w:rPr>
        <w:t>nontarget</w:t>
      </w:r>
      <w:proofErr w:type="spellEnd"/>
      <w:r>
        <w:rPr>
          <w:rFonts w:asciiTheme="majorHAnsi" w:hAnsiTheme="majorHAnsi"/>
        </w:rPr>
        <w:t xml:space="preserve">’ on the basis of their shape (square, circle, triangle) and/or </w:t>
      </w:r>
      <w:proofErr w:type="spellStart"/>
      <w:r>
        <w:rPr>
          <w:rFonts w:asciiTheme="majorHAnsi" w:hAnsiTheme="majorHAnsi"/>
        </w:rPr>
        <w:t>colour</w:t>
      </w:r>
      <w:proofErr w:type="spellEnd"/>
      <w:r>
        <w:rPr>
          <w:rFonts w:asciiTheme="majorHAnsi" w:hAnsiTheme="majorHAnsi"/>
        </w:rPr>
        <w:t xml:space="preserve"> (red, green, blue), </w:t>
      </w:r>
      <w:r w:rsidR="00A137BB">
        <w:rPr>
          <w:rFonts w:asciiTheme="majorHAnsi" w:hAnsiTheme="majorHAnsi"/>
        </w:rPr>
        <w:t xml:space="preserve">responding with a button press, and receiving </w:t>
      </w:r>
      <w:r>
        <w:rPr>
          <w:rFonts w:asciiTheme="majorHAnsi" w:hAnsiTheme="majorHAnsi"/>
        </w:rPr>
        <w:t xml:space="preserve">fully informative trial-and-error feedback </w:t>
      </w:r>
      <w:r w:rsidR="00A137BB">
        <w:rPr>
          <w:rFonts w:asciiTheme="majorHAnsi" w:hAnsiTheme="majorHAnsi"/>
        </w:rPr>
        <w:t>after</w:t>
      </w:r>
      <w:r>
        <w:rPr>
          <w:rFonts w:asciiTheme="majorHAnsi" w:hAnsiTheme="majorHAnsi"/>
        </w:rPr>
        <w:t xml:space="preserve"> each response</w:t>
      </w:r>
      <w:r w:rsidR="00C74F33">
        <w:rPr>
          <w:rFonts w:asciiTheme="majorHAnsi" w:hAnsiTheme="majorHAnsi"/>
        </w:rPr>
        <w:t xml:space="preserve"> (Fig. 1a)</w:t>
      </w:r>
      <w:r>
        <w:rPr>
          <w:rFonts w:asciiTheme="majorHAnsi" w:hAnsiTheme="majorHAnsi"/>
        </w:rPr>
        <w:t xml:space="preserve">.  Each decision rule, which remained constant over a block of 16 trials, defined targets (50% of trials) as a disjunctive combination of one feature on the left and another on the right. For example, in one block stimuli were targets if the stimulus on the left was red OR the stimulus on the right was a triangle (i.e. rule={red-left, triangle-right}). The use of a disjunctive (OR rule) ensured that an effect (target) could have multiple possible causes (i.e. potential decision rules). In the previous example, positive feedback could be received for the response ‘target’ to the </w:t>
      </w:r>
      <w:r w:rsidR="00D53ED4">
        <w:rPr>
          <w:rFonts w:asciiTheme="majorHAnsi" w:hAnsiTheme="majorHAnsi"/>
        </w:rPr>
        <w:t xml:space="preserve">pair </w:t>
      </w:r>
      <w:r>
        <w:rPr>
          <w:rFonts w:asciiTheme="majorHAnsi" w:hAnsiTheme="majorHAnsi"/>
        </w:rPr>
        <w:t xml:space="preserve">{red-left, circle-right}, even </w:t>
      </w:r>
      <w:r w:rsidR="002D762C">
        <w:rPr>
          <w:rFonts w:asciiTheme="majorHAnsi" w:hAnsiTheme="majorHAnsi"/>
        </w:rPr>
        <w:t>though</w:t>
      </w:r>
      <w:r>
        <w:rPr>
          <w:rFonts w:asciiTheme="majorHAnsi" w:hAnsiTheme="majorHAnsi"/>
        </w:rPr>
        <w:t xml:space="preserve"> circle</w:t>
      </w:r>
      <w:r w:rsidR="00A137BB">
        <w:rPr>
          <w:rFonts w:asciiTheme="majorHAnsi" w:hAnsiTheme="majorHAnsi"/>
        </w:rPr>
        <w:t>-right is not part of the rule.</w:t>
      </w:r>
      <w:r>
        <w:rPr>
          <w:rFonts w:asciiTheme="majorHAnsi" w:hAnsiTheme="majorHAnsi"/>
        </w:rPr>
        <w:t xml:space="preserve">  This feature of the task allowed us to </w:t>
      </w:r>
      <w:ins w:id="75" w:author="Christopher Summerfield" w:date="2014-04-23T21:13:00Z">
        <w:r w:rsidR="004D03F2">
          <w:rPr>
            <w:rFonts w:asciiTheme="majorHAnsi" w:hAnsiTheme="majorHAnsi"/>
          </w:rPr>
          <w:t xml:space="preserve">mimic </w:t>
        </w:r>
      </w:ins>
      <w:r>
        <w:rPr>
          <w:rFonts w:asciiTheme="majorHAnsi" w:hAnsiTheme="majorHAnsi"/>
        </w:rPr>
        <w:t xml:space="preserve">a fundamental aspect of scientific reasoning, whereby multiple competing hypotheses vie to explain an </w:t>
      </w:r>
      <w:r w:rsidR="00217676">
        <w:rPr>
          <w:rFonts w:asciiTheme="majorHAnsi" w:hAnsiTheme="majorHAnsi"/>
        </w:rPr>
        <w:t>empirically observed phenomenon</w:t>
      </w:r>
      <w:ins w:id="76" w:author="Christopher Summerfield" w:date="2014-04-23T21:10:00Z">
        <w:r w:rsidR="004D03F2">
          <w:rPr>
            <w:rFonts w:asciiTheme="majorHAnsi" w:hAnsiTheme="majorHAnsi"/>
          </w:rPr>
          <w:t>.</w:t>
        </w:r>
      </w:ins>
    </w:p>
    <w:p w:rsidR="00E73E14" w:rsidRDefault="00E73E14" w:rsidP="00E73E14">
      <w:pPr>
        <w:jc w:val="both"/>
        <w:rPr>
          <w:rFonts w:asciiTheme="majorHAnsi" w:hAnsiTheme="majorHAnsi"/>
        </w:rPr>
      </w:pPr>
    </w:p>
    <w:p w:rsidR="00542651" w:rsidRDefault="00E73E14" w:rsidP="00B37D7B">
      <w:pPr>
        <w:jc w:val="both"/>
        <w:rPr>
          <w:rFonts w:asciiTheme="majorHAnsi" w:hAnsiTheme="majorHAnsi"/>
        </w:rPr>
      </w:pPr>
      <w:r>
        <w:rPr>
          <w:rFonts w:asciiTheme="majorHAnsi" w:hAnsiTheme="majorHAnsi"/>
        </w:rPr>
        <w:t xml:space="preserve">The disjunctive task also ensured that targets and </w:t>
      </w:r>
      <w:proofErr w:type="spellStart"/>
      <w:r>
        <w:rPr>
          <w:rFonts w:asciiTheme="majorHAnsi" w:hAnsiTheme="majorHAnsi"/>
        </w:rPr>
        <w:t>nontargets</w:t>
      </w:r>
      <w:proofErr w:type="spellEnd"/>
      <w:r>
        <w:rPr>
          <w:rFonts w:asciiTheme="majorHAnsi" w:hAnsiTheme="majorHAnsi"/>
        </w:rPr>
        <w:t xml:space="preserve"> provide</w:t>
      </w:r>
      <w:r w:rsidR="00A21558">
        <w:rPr>
          <w:rFonts w:asciiTheme="majorHAnsi" w:hAnsiTheme="majorHAnsi"/>
        </w:rPr>
        <w:t>d</w:t>
      </w:r>
      <w:r>
        <w:rPr>
          <w:rFonts w:asciiTheme="majorHAnsi" w:hAnsiTheme="majorHAnsi"/>
        </w:rPr>
        <w:t xml:space="preserve"> asymmetric information about the decision rule. By analogy with the ‘black swan’ example introduced above, feedback that a </w:t>
      </w:r>
      <w:r w:rsidR="00D53ED4">
        <w:rPr>
          <w:rFonts w:asciiTheme="majorHAnsi" w:hAnsiTheme="majorHAnsi"/>
        </w:rPr>
        <w:t xml:space="preserve">pair of shapes </w:t>
      </w:r>
      <w:r>
        <w:rPr>
          <w:rFonts w:asciiTheme="majorHAnsi" w:hAnsiTheme="majorHAnsi"/>
        </w:rPr>
        <w:t xml:space="preserve">was a </w:t>
      </w:r>
      <w:proofErr w:type="spellStart"/>
      <w:r>
        <w:rPr>
          <w:rFonts w:asciiTheme="majorHAnsi" w:hAnsiTheme="majorHAnsi"/>
        </w:rPr>
        <w:t>nontarget</w:t>
      </w:r>
      <w:proofErr w:type="spellEnd"/>
      <w:r>
        <w:rPr>
          <w:rFonts w:asciiTheme="majorHAnsi" w:hAnsiTheme="majorHAnsi"/>
        </w:rPr>
        <w:t xml:space="preserve"> al</w:t>
      </w:r>
      <w:r w:rsidR="00A21558">
        <w:rPr>
          <w:rFonts w:asciiTheme="majorHAnsi" w:hAnsiTheme="majorHAnsi"/>
        </w:rPr>
        <w:t>lowed</w:t>
      </w:r>
      <w:r>
        <w:rPr>
          <w:rFonts w:asciiTheme="majorHAnsi" w:hAnsiTheme="majorHAnsi"/>
        </w:rPr>
        <w:t xml:space="preserve"> participants to eliminate hypotheses about the decision rule</w:t>
      </w:r>
      <w:r w:rsidR="00474C98">
        <w:rPr>
          <w:rFonts w:asciiTheme="majorHAnsi" w:hAnsiTheme="majorHAnsi"/>
        </w:rPr>
        <w:t xml:space="preserve"> component</w:t>
      </w:r>
      <w:r>
        <w:rPr>
          <w:rFonts w:asciiTheme="majorHAnsi" w:hAnsiTheme="majorHAnsi"/>
        </w:rPr>
        <w:t xml:space="preserve"> {e.g. red-left </w:t>
      </w:r>
      <w:r w:rsidR="00EE5EF3" w:rsidRPr="00B90A04">
        <w:rPr>
          <w:rFonts w:ascii="Calibri" w:hAnsi="Menlo Regular" w:cs="Menlo Regular"/>
          <w:color w:val="444444"/>
          <w:shd w:val="clear" w:color="auto" w:fill="FFFFFF"/>
          <w:lang w:val="en-GB"/>
        </w:rPr>
        <w:t>∉</w:t>
      </w:r>
      <w:r>
        <w:rPr>
          <w:rFonts w:asciiTheme="majorHAnsi" w:hAnsiTheme="majorHAnsi"/>
        </w:rPr>
        <w:t xml:space="preserve"> target}</w:t>
      </w:r>
      <w:ins w:id="77" w:author="Christopher Summerfield" w:date="2014-04-23T22:10:00Z">
        <w:r w:rsidR="00AC5F2F">
          <w:rPr>
            <w:rFonts w:asciiTheme="majorHAnsi" w:hAnsiTheme="majorHAnsi"/>
          </w:rPr>
          <w:t xml:space="preserve"> (</w:t>
        </w:r>
        <w:proofErr w:type="spellStart"/>
        <w:r w:rsidR="00AC5F2F">
          <w:rPr>
            <w:rFonts w:asciiTheme="majorHAnsi" w:hAnsiTheme="majorHAnsi"/>
          </w:rPr>
          <w:t>falsificatory</w:t>
        </w:r>
        <w:proofErr w:type="spellEnd"/>
        <w:r w:rsidR="00AC5F2F">
          <w:rPr>
            <w:rFonts w:asciiTheme="majorHAnsi" w:hAnsiTheme="majorHAnsi"/>
          </w:rPr>
          <w:t xml:space="preserve"> feedback)</w:t>
        </w:r>
      </w:ins>
      <w:r>
        <w:rPr>
          <w:rFonts w:asciiTheme="majorHAnsi" w:hAnsiTheme="majorHAnsi"/>
        </w:rPr>
        <w:t xml:space="preserve">, whereas information that </w:t>
      </w:r>
      <w:r w:rsidR="00D53ED4">
        <w:rPr>
          <w:rFonts w:asciiTheme="majorHAnsi" w:hAnsiTheme="majorHAnsi"/>
        </w:rPr>
        <w:t>it</w:t>
      </w:r>
      <w:r w:rsidR="00A21558">
        <w:rPr>
          <w:rFonts w:asciiTheme="majorHAnsi" w:hAnsiTheme="majorHAnsi"/>
        </w:rPr>
        <w:t xml:space="preserve"> was a target provided</w:t>
      </w:r>
      <w:r>
        <w:rPr>
          <w:rFonts w:asciiTheme="majorHAnsi" w:hAnsiTheme="majorHAnsi"/>
        </w:rPr>
        <w:t xml:space="preserve"> only incr</w:t>
      </w:r>
      <w:r w:rsidR="00EE5EF3">
        <w:rPr>
          <w:rFonts w:asciiTheme="majorHAnsi" w:hAnsiTheme="majorHAnsi"/>
        </w:rPr>
        <w:t xml:space="preserve">emental evidence for {red-left </w:t>
      </w:r>
      <w:r w:rsidR="00EE5EF3" w:rsidRPr="00B90A04">
        <w:rPr>
          <w:rFonts w:ascii="Menlo Regular" w:hAnsi="Menlo Regular" w:cs="Menlo Regular"/>
          <w:color w:val="000000"/>
          <w:szCs w:val="21"/>
          <w:shd w:val="clear" w:color="auto" w:fill="FFFFFF"/>
          <w:lang w:val="en-GB"/>
        </w:rPr>
        <w:t>∈</w:t>
      </w:r>
      <w:r>
        <w:rPr>
          <w:rFonts w:asciiTheme="majorHAnsi" w:hAnsiTheme="majorHAnsi"/>
        </w:rPr>
        <w:t xml:space="preserve"> target} but preclude</w:t>
      </w:r>
      <w:r w:rsidR="00D7389B">
        <w:rPr>
          <w:rFonts w:asciiTheme="majorHAnsi" w:hAnsiTheme="majorHAnsi"/>
        </w:rPr>
        <w:t>d</w:t>
      </w:r>
      <w:r>
        <w:rPr>
          <w:rFonts w:asciiTheme="majorHAnsi" w:hAnsiTheme="majorHAnsi"/>
        </w:rPr>
        <w:t xml:space="preserve"> definitive inclusion or exclusion of candidate decision rules</w:t>
      </w:r>
      <w:ins w:id="78" w:author="Christopher Summerfield" w:date="2014-04-23T22:10:00Z">
        <w:r w:rsidR="00AC5F2F">
          <w:rPr>
            <w:rFonts w:asciiTheme="majorHAnsi" w:hAnsiTheme="majorHAnsi"/>
          </w:rPr>
          <w:t xml:space="preserve"> (</w:t>
        </w:r>
        <w:proofErr w:type="spellStart"/>
        <w:r w:rsidR="00AC5F2F">
          <w:rPr>
            <w:rFonts w:asciiTheme="majorHAnsi" w:hAnsiTheme="majorHAnsi"/>
          </w:rPr>
          <w:t>verificatory</w:t>
        </w:r>
        <w:proofErr w:type="spellEnd"/>
        <w:r w:rsidR="00AC5F2F">
          <w:rPr>
            <w:rFonts w:asciiTheme="majorHAnsi" w:hAnsiTheme="majorHAnsi"/>
          </w:rPr>
          <w:t xml:space="preserve"> feedback)</w:t>
        </w:r>
      </w:ins>
      <w:r>
        <w:rPr>
          <w:rFonts w:asciiTheme="majorHAnsi" w:hAnsiTheme="majorHAnsi"/>
        </w:rPr>
        <w:t xml:space="preserve">.  This design thus allowed us to pursue our main question of interest: how participants learn differently from </w:t>
      </w:r>
      <w:r w:rsidR="00F53C82">
        <w:rPr>
          <w:rFonts w:asciiTheme="majorHAnsi" w:hAnsiTheme="majorHAnsi"/>
        </w:rPr>
        <w:t>verification</w:t>
      </w:r>
      <w:r w:rsidR="00176C24">
        <w:rPr>
          <w:rFonts w:asciiTheme="majorHAnsi" w:hAnsiTheme="majorHAnsi"/>
        </w:rPr>
        <w:t xml:space="preserve"> (</w:t>
      </w:r>
      <w:r w:rsidR="00F53C82">
        <w:rPr>
          <w:rFonts w:asciiTheme="majorHAnsi" w:hAnsiTheme="majorHAnsi"/>
        </w:rPr>
        <w:t xml:space="preserve">i.e. </w:t>
      </w:r>
      <w:r>
        <w:rPr>
          <w:rFonts w:asciiTheme="majorHAnsi" w:hAnsiTheme="majorHAnsi"/>
        </w:rPr>
        <w:t>evidence</w:t>
      </w:r>
      <w:r w:rsidR="00176C24">
        <w:rPr>
          <w:rFonts w:asciiTheme="majorHAnsi" w:hAnsiTheme="majorHAnsi"/>
        </w:rPr>
        <w:t xml:space="preserve"> </w:t>
      </w:r>
      <w:r w:rsidR="00FA5134">
        <w:rPr>
          <w:rFonts w:asciiTheme="majorHAnsi" w:hAnsiTheme="majorHAnsi"/>
        </w:rPr>
        <w:t>indicating that a stimulus was a target</w:t>
      </w:r>
      <w:r w:rsidR="00176C24">
        <w:rPr>
          <w:rFonts w:asciiTheme="majorHAnsi" w:hAnsiTheme="majorHAnsi"/>
        </w:rPr>
        <w:t>)</w:t>
      </w:r>
      <w:r>
        <w:rPr>
          <w:rFonts w:asciiTheme="majorHAnsi" w:hAnsiTheme="majorHAnsi"/>
        </w:rPr>
        <w:t xml:space="preserve"> and</w:t>
      </w:r>
      <w:r w:rsidR="00F53C82">
        <w:rPr>
          <w:rFonts w:asciiTheme="majorHAnsi" w:hAnsiTheme="majorHAnsi"/>
        </w:rPr>
        <w:t xml:space="preserve"> falsification</w:t>
      </w:r>
      <w:r w:rsidR="00176C24">
        <w:rPr>
          <w:rFonts w:asciiTheme="majorHAnsi" w:hAnsiTheme="majorHAnsi"/>
        </w:rPr>
        <w:t xml:space="preserve"> (</w:t>
      </w:r>
      <w:r w:rsidR="00F53C82">
        <w:rPr>
          <w:rFonts w:asciiTheme="majorHAnsi" w:hAnsiTheme="majorHAnsi"/>
        </w:rPr>
        <w:t>i.e</w:t>
      </w:r>
      <w:r w:rsidR="00176C24">
        <w:rPr>
          <w:rFonts w:asciiTheme="majorHAnsi" w:hAnsiTheme="majorHAnsi"/>
        </w:rPr>
        <w:t>.</w:t>
      </w:r>
      <w:r w:rsidR="00FA5134">
        <w:rPr>
          <w:rFonts w:asciiTheme="majorHAnsi" w:hAnsiTheme="majorHAnsi"/>
        </w:rPr>
        <w:t xml:space="preserve"> evidence indicating that it was a </w:t>
      </w:r>
      <w:proofErr w:type="spellStart"/>
      <w:r w:rsidR="00FA5134">
        <w:rPr>
          <w:rFonts w:asciiTheme="majorHAnsi" w:hAnsiTheme="majorHAnsi"/>
        </w:rPr>
        <w:t>nontarget</w:t>
      </w:r>
      <w:proofErr w:type="spellEnd"/>
      <w:r>
        <w:rPr>
          <w:rFonts w:asciiTheme="majorHAnsi" w:hAnsiTheme="majorHAnsi"/>
        </w:rPr>
        <w:t>)</w:t>
      </w:r>
      <w:ins w:id="79" w:author="Christopher Summerfield" w:date="2014-04-23T21:17:00Z">
        <w:r w:rsidR="001740F3">
          <w:rPr>
            <w:rFonts w:asciiTheme="majorHAnsi" w:hAnsiTheme="majorHAnsi"/>
          </w:rPr>
          <w:t xml:space="preserve">, </w:t>
        </w:r>
      </w:ins>
      <w:ins w:id="80" w:author="Christopher Summerfield" w:date="2014-04-23T22:11:00Z">
        <w:r w:rsidR="00182BE8">
          <w:rPr>
            <w:rFonts w:asciiTheme="majorHAnsi" w:hAnsiTheme="majorHAnsi"/>
          </w:rPr>
          <w:t>irrespective of</w:t>
        </w:r>
      </w:ins>
      <w:ins w:id="81" w:author="Christopher Summerfield" w:date="2014-04-23T21:17:00Z">
        <w:r w:rsidR="001740F3">
          <w:rPr>
            <w:rFonts w:asciiTheme="majorHAnsi" w:hAnsiTheme="majorHAnsi"/>
          </w:rPr>
          <w:t xml:space="preserve"> whether </w:t>
        </w:r>
      </w:ins>
      <w:ins w:id="82" w:author="Christopher Summerfield" w:date="2014-04-23T22:11:00Z">
        <w:r w:rsidR="00EE733B">
          <w:rPr>
            <w:rFonts w:asciiTheme="majorHAnsi" w:hAnsiTheme="majorHAnsi"/>
          </w:rPr>
          <w:t>feedback was positive (correct trial) or negative (error).</w:t>
        </w:r>
      </w:ins>
    </w:p>
    <w:p w:rsidR="00542651" w:rsidRDefault="00542651" w:rsidP="00B37D7B">
      <w:pPr>
        <w:jc w:val="both"/>
        <w:rPr>
          <w:rFonts w:asciiTheme="majorHAnsi" w:hAnsiTheme="majorHAnsi"/>
        </w:rPr>
      </w:pPr>
    </w:p>
    <w:p w:rsidR="00542651" w:rsidRDefault="00291E65" w:rsidP="00542651">
      <w:pPr>
        <w:jc w:val="both"/>
        <w:rPr>
          <w:rFonts w:asciiTheme="majorHAnsi" w:hAnsiTheme="majorHAnsi"/>
        </w:rPr>
      </w:pPr>
      <w:r>
        <w:rPr>
          <w:rFonts w:asciiTheme="majorHAnsi" w:hAnsiTheme="majorHAnsi"/>
        </w:rPr>
        <w:t xml:space="preserve">In the </w:t>
      </w:r>
      <w:r w:rsidRPr="00291E65">
        <w:rPr>
          <w:rFonts w:asciiTheme="majorHAnsi" w:hAnsiTheme="majorHAnsi"/>
          <w:i/>
        </w:rPr>
        <w:t>familiar cues</w:t>
      </w:r>
      <w:r>
        <w:rPr>
          <w:rFonts w:asciiTheme="majorHAnsi" w:hAnsiTheme="majorHAnsi"/>
        </w:rPr>
        <w:t xml:space="preserve"> condition, symbolic cues</w:t>
      </w:r>
      <w:r w:rsidR="00D71B8F">
        <w:rPr>
          <w:rFonts w:asciiTheme="majorHAnsi" w:hAnsiTheme="majorHAnsi"/>
        </w:rPr>
        <w:t xml:space="preserve">, whose meaning had been learned in a previous training session, disclosed the </w:t>
      </w:r>
      <w:r w:rsidR="00D71B8F" w:rsidRPr="00E73E14">
        <w:rPr>
          <w:rFonts w:asciiTheme="majorHAnsi" w:hAnsiTheme="majorHAnsi"/>
          <w:i/>
        </w:rPr>
        <w:t>class</w:t>
      </w:r>
      <w:r w:rsidR="00D71B8F">
        <w:rPr>
          <w:rFonts w:asciiTheme="majorHAnsi" w:hAnsiTheme="majorHAnsi"/>
        </w:rPr>
        <w:t xml:space="preserve"> of ru</w:t>
      </w:r>
      <w:r>
        <w:rPr>
          <w:rFonts w:asciiTheme="majorHAnsi" w:hAnsiTheme="majorHAnsi"/>
        </w:rPr>
        <w:t>le</w:t>
      </w:r>
      <w:r w:rsidR="00E73E14">
        <w:rPr>
          <w:rFonts w:asciiTheme="majorHAnsi" w:hAnsiTheme="majorHAnsi"/>
        </w:rPr>
        <w:t xml:space="preserve"> </w:t>
      </w:r>
      <w:r>
        <w:rPr>
          <w:rFonts w:asciiTheme="majorHAnsi" w:hAnsiTheme="majorHAnsi"/>
        </w:rPr>
        <w:t xml:space="preserve">that applied in that block.  The rule ‘class’ referred to the </w:t>
      </w:r>
      <w:r w:rsidR="00D71B8F">
        <w:rPr>
          <w:rFonts w:asciiTheme="majorHAnsi" w:hAnsiTheme="majorHAnsi"/>
        </w:rPr>
        <w:t xml:space="preserve">dimension (e.g. </w:t>
      </w:r>
      <w:r>
        <w:rPr>
          <w:rFonts w:asciiTheme="majorHAnsi" w:hAnsiTheme="majorHAnsi"/>
        </w:rPr>
        <w:t>{</w:t>
      </w:r>
      <w:proofErr w:type="spellStart"/>
      <w:r w:rsidR="00A604B7">
        <w:rPr>
          <w:rFonts w:asciiTheme="majorHAnsi" w:hAnsiTheme="majorHAnsi"/>
        </w:rPr>
        <w:t>colour</w:t>
      </w:r>
      <w:proofErr w:type="spellEnd"/>
      <w:r w:rsidR="00A604B7">
        <w:rPr>
          <w:rFonts w:asciiTheme="majorHAnsi" w:hAnsiTheme="majorHAnsi"/>
        </w:rPr>
        <w:t>-left, shape-</w:t>
      </w:r>
      <w:r w:rsidR="00D71B8F">
        <w:rPr>
          <w:rFonts w:asciiTheme="majorHAnsi" w:hAnsiTheme="majorHAnsi"/>
        </w:rPr>
        <w:t>right</w:t>
      </w:r>
      <w:r>
        <w:rPr>
          <w:rFonts w:asciiTheme="majorHAnsi" w:hAnsiTheme="majorHAnsi"/>
        </w:rPr>
        <w:t>}</w:t>
      </w:r>
      <w:r w:rsidR="00D71B8F">
        <w:rPr>
          <w:rFonts w:asciiTheme="majorHAnsi" w:hAnsiTheme="majorHAnsi"/>
        </w:rPr>
        <w:t xml:space="preserve">) but not the feature (e.g. </w:t>
      </w:r>
      <w:r w:rsidR="00542651">
        <w:rPr>
          <w:rFonts w:asciiTheme="majorHAnsi" w:hAnsiTheme="majorHAnsi"/>
        </w:rPr>
        <w:t>{</w:t>
      </w:r>
      <w:r w:rsidR="00D71B8F">
        <w:rPr>
          <w:rFonts w:asciiTheme="majorHAnsi" w:hAnsiTheme="majorHAnsi"/>
        </w:rPr>
        <w:t>red</w:t>
      </w:r>
      <w:r w:rsidR="00A604B7">
        <w:rPr>
          <w:rFonts w:asciiTheme="majorHAnsi" w:hAnsiTheme="majorHAnsi"/>
        </w:rPr>
        <w:t>-left, triangle-</w:t>
      </w:r>
      <w:r w:rsidR="00D71B8F">
        <w:rPr>
          <w:rFonts w:asciiTheme="majorHAnsi" w:hAnsiTheme="majorHAnsi"/>
        </w:rPr>
        <w:t>right</w:t>
      </w:r>
      <w:r w:rsidR="00542651">
        <w:rPr>
          <w:rFonts w:asciiTheme="majorHAnsi" w:hAnsiTheme="majorHAnsi"/>
        </w:rPr>
        <w:t>}</w:t>
      </w:r>
      <w:r w:rsidR="00D71B8F">
        <w:rPr>
          <w:rFonts w:asciiTheme="majorHAnsi" w:hAnsiTheme="majorHAnsi"/>
        </w:rPr>
        <w:t xml:space="preserve">) that was relevant for decisions.  </w:t>
      </w:r>
      <w:r>
        <w:rPr>
          <w:rFonts w:asciiTheme="majorHAnsi" w:hAnsiTheme="majorHAnsi"/>
        </w:rPr>
        <w:t>There</w:t>
      </w:r>
      <w:r w:rsidR="00A604B7">
        <w:rPr>
          <w:rFonts w:asciiTheme="majorHAnsi" w:hAnsiTheme="majorHAnsi"/>
        </w:rPr>
        <w:t xml:space="preserve"> were four rule classes</w:t>
      </w:r>
      <w:r w:rsidR="00542651">
        <w:rPr>
          <w:rFonts w:asciiTheme="majorHAnsi" w:hAnsiTheme="majorHAnsi"/>
        </w:rPr>
        <w:t>:</w:t>
      </w:r>
      <w:r w:rsidR="00A604B7">
        <w:rPr>
          <w:rFonts w:asciiTheme="majorHAnsi" w:hAnsiTheme="majorHAnsi"/>
        </w:rPr>
        <w:t xml:space="preserve"> {</w:t>
      </w:r>
      <w:proofErr w:type="spellStart"/>
      <w:r w:rsidR="00A604B7">
        <w:rPr>
          <w:rFonts w:asciiTheme="majorHAnsi" w:hAnsiTheme="majorHAnsi"/>
        </w:rPr>
        <w:t>colour</w:t>
      </w:r>
      <w:proofErr w:type="spellEnd"/>
      <w:r w:rsidR="00A604B7">
        <w:rPr>
          <w:rFonts w:asciiTheme="majorHAnsi" w:hAnsiTheme="majorHAnsi"/>
        </w:rPr>
        <w:t xml:space="preserve">-left, </w:t>
      </w:r>
      <w:proofErr w:type="spellStart"/>
      <w:r w:rsidR="00A604B7">
        <w:rPr>
          <w:rFonts w:asciiTheme="majorHAnsi" w:hAnsiTheme="majorHAnsi"/>
        </w:rPr>
        <w:t>colour</w:t>
      </w:r>
      <w:proofErr w:type="spellEnd"/>
      <w:r w:rsidR="00A604B7">
        <w:rPr>
          <w:rFonts w:asciiTheme="majorHAnsi" w:hAnsiTheme="majorHAnsi"/>
        </w:rPr>
        <w:t>-right}, {</w:t>
      </w:r>
      <w:proofErr w:type="spellStart"/>
      <w:r w:rsidR="00A604B7">
        <w:rPr>
          <w:rFonts w:asciiTheme="majorHAnsi" w:hAnsiTheme="majorHAnsi"/>
        </w:rPr>
        <w:t>colour</w:t>
      </w:r>
      <w:proofErr w:type="spellEnd"/>
      <w:r w:rsidR="00A604B7">
        <w:rPr>
          <w:rFonts w:asciiTheme="majorHAnsi" w:hAnsiTheme="majorHAnsi"/>
        </w:rPr>
        <w:t>-left, shape-right}, {shape-</w:t>
      </w:r>
      <w:r>
        <w:rPr>
          <w:rFonts w:asciiTheme="majorHAnsi" w:hAnsiTheme="majorHAnsi"/>
        </w:rPr>
        <w:t xml:space="preserve">left, </w:t>
      </w:r>
      <w:proofErr w:type="spellStart"/>
      <w:r>
        <w:rPr>
          <w:rFonts w:asciiTheme="majorHAnsi" w:hAnsiTheme="majorHAnsi"/>
        </w:rPr>
        <w:t>c</w:t>
      </w:r>
      <w:r w:rsidR="00A604B7">
        <w:rPr>
          <w:rFonts w:asciiTheme="majorHAnsi" w:hAnsiTheme="majorHAnsi"/>
        </w:rPr>
        <w:t>olour</w:t>
      </w:r>
      <w:proofErr w:type="spellEnd"/>
      <w:r w:rsidR="00A604B7">
        <w:rPr>
          <w:rFonts w:asciiTheme="majorHAnsi" w:hAnsiTheme="majorHAnsi"/>
        </w:rPr>
        <w:t>-</w:t>
      </w:r>
      <w:r>
        <w:rPr>
          <w:rFonts w:asciiTheme="majorHAnsi" w:hAnsiTheme="majorHAnsi"/>
        </w:rPr>
        <w:t>right}, and {shape</w:t>
      </w:r>
      <w:r w:rsidR="00A604B7">
        <w:rPr>
          <w:rFonts w:asciiTheme="majorHAnsi" w:hAnsiTheme="majorHAnsi"/>
        </w:rPr>
        <w:t>-left, shape-</w:t>
      </w:r>
      <w:r>
        <w:rPr>
          <w:rFonts w:asciiTheme="majorHAnsi" w:hAnsiTheme="majorHAnsi"/>
        </w:rPr>
        <w:t>right</w:t>
      </w:r>
      <w:r w:rsidR="00474C98">
        <w:rPr>
          <w:rFonts w:asciiTheme="majorHAnsi" w:hAnsiTheme="majorHAnsi"/>
        </w:rPr>
        <w:t>}</w:t>
      </w:r>
      <w:r>
        <w:rPr>
          <w:rFonts w:asciiTheme="majorHAnsi" w:hAnsiTheme="majorHAnsi"/>
        </w:rPr>
        <w:t xml:space="preserve">. </w:t>
      </w:r>
      <w:r w:rsidR="00D71B8F">
        <w:rPr>
          <w:rFonts w:asciiTheme="majorHAnsi" w:hAnsiTheme="majorHAnsi"/>
        </w:rPr>
        <w:t xml:space="preserve">In the </w:t>
      </w:r>
      <w:r w:rsidR="00D71B8F" w:rsidRPr="00A00F37">
        <w:rPr>
          <w:rFonts w:asciiTheme="majorHAnsi" w:hAnsiTheme="majorHAnsi"/>
          <w:i/>
        </w:rPr>
        <w:t>novel cues</w:t>
      </w:r>
      <w:r w:rsidR="00D71B8F">
        <w:rPr>
          <w:rFonts w:asciiTheme="majorHAnsi" w:hAnsiTheme="majorHAnsi"/>
        </w:rPr>
        <w:t xml:space="preserve"> condition, </w:t>
      </w:r>
      <w:proofErr w:type="gramStart"/>
      <w:r w:rsidR="00D71B8F">
        <w:rPr>
          <w:rFonts w:asciiTheme="majorHAnsi" w:hAnsiTheme="majorHAnsi"/>
        </w:rPr>
        <w:t>a distinct set of cues were</w:t>
      </w:r>
      <w:proofErr w:type="gramEnd"/>
      <w:r w:rsidR="00D71B8F">
        <w:rPr>
          <w:rFonts w:asciiTheme="majorHAnsi" w:hAnsiTheme="majorHAnsi"/>
        </w:rPr>
        <w:t xml:space="preserve"> paired randomly with blocks, so that they offered no information about the relevant rule.</w:t>
      </w:r>
      <w:r w:rsidR="002B1E8D">
        <w:rPr>
          <w:rFonts w:asciiTheme="majorHAnsi" w:hAnsiTheme="majorHAnsi"/>
        </w:rPr>
        <w:t xml:space="preserve"> </w:t>
      </w:r>
      <w:r w:rsidR="005B4E44">
        <w:rPr>
          <w:rFonts w:asciiTheme="majorHAnsi" w:hAnsiTheme="majorHAnsi"/>
        </w:rPr>
        <w:t>An illustration of the task is provided in Fig. 1a, and more</w:t>
      </w:r>
      <w:r w:rsidR="00542651">
        <w:rPr>
          <w:rFonts w:asciiTheme="majorHAnsi" w:hAnsiTheme="majorHAnsi"/>
        </w:rPr>
        <w:t xml:space="preserve"> </w:t>
      </w:r>
      <w:r w:rsidR="005B4E44">
        <w:rPr>
          <w:rFonts w:asciiTheme="majorHAnsi" w:hAnsiTheme="majorHAnsi"/>
        </w:rPr>
        <w:t xml:space="preserve">detailed </w:t>
      </w:r>
      <w:r w:rsidR="00542651">
        <w:rPr>
          <w:rFonts w:asciiTheme="majorHAnsi" w:hAnsiTheme="majorHAnsi"/>
        </w:rPr>
        <w:t>information</w:t>
      </w:r>
      <w:r w:rsidR="005B4E44">
        <w:rPr>
          <w:rFonts w:asciiTheme="majorHAnsi" w:hAnsiTheme="majorHAnsi"/>
        </w:rPr>
        <w:t xml:space="preserve"> is available in the</w:t>
      </w:r>
      <w:r w:rsidR="00542651">
        <w:rPr>
          <w:rFonts w:asciiTheme="majorHAnsi" w:hAnsiTheme="majorHAnsi"/>
        </w:rPr>
        <w:t xml:space="preserve"> </w:t>
      </w:r>
      <w:r w:rsidR="00542651" w:rsidRPr="000D0866">
        <w:rPr>
          <w:rFonts w:asciiTheme="majorHAnsi" w:hAnsiTheme="majorHAnsi"/>
        </w:rPr>
        <w:t>Methods</w:t>
      </w:r>
      <w:r w:rsidR="004D6248">
        <w:rPr>
          <w:rFonts w:asciiTheme="majorHAnsi" w:hAnsiTheme="majorHAnsi"/>
        </w:rPr>
        <w:t xml:space="preserve"> section</w:t>
      </w:r>
      <w:r w:rsidR="00542651">
        <w:rPr>
          <w:rFonts w:asciiTheme="majorHAnsi" w:hAnsiTheme="majorHAnsi"/>
        </w:rPr>
        <w:t xml:space="preserve">. </w:t>
      </w:r>
    </w:p>
    <w:p w:rsidR="004C15AE" w:rsidRDefault="004C15AE" w:rsidP="00B37D7B">
      <w:pPr>
        <w:jc w:val="both"/>
        <w:rPr>
          <w:rFonts w:asciiTheme="majorHAnsi" w:hAnsiTheme="majorHAnsi"/>
        </w:rPr>
      </w:pPr>
    </w:p>
    <w:p w:rsidR="007A03C9" w:rsidRDefault="00947CAA" w:rsidP="00EE5EF3">
      <w:pPr>
        <w:jc w:val="both"/>
        <w:rPr>
          <w:ins w:id="83" w:author="Christopher Summerfield" w:date="2014-04-23T14:41:00Z"/>
          <w:rFonts w:asciiTheme="majorHAnsi" w:hAnsiTheme="majorHAnsi"/>
        </w:rPr>
      </w:pPr>
      <w:r w:rsidRPr="00947CAA">
        <w:rPr>
          <w:rFonts w:asciiTheme="majorHAnsi" w:hAnsiTheme="majorHAnsi"/>
          <w:b/>
        </w:rPr>
        <w:t>Computational model.</w:t>
      </w:r>
      <w:r>
        <w:rPr>
          <w:rFonts w:asciiTheme="majorHAnsi" w:hAnsiTheme="majorHAnsi"/>
        </w:rPr>
        <w:t xml:space="preserve"> </w:t>
      </w:r>
      <w:r w:rsidR="00E02B96">
        <w:rPr>
          <w:rFonts w:asciiTheme="majorHAnsi" w:hAnsiTheme="majorHAnsi"/>
        </w:rPr>
        <w:t xml:space="preserve">Our first concern was to understand the computational mechanisms by which humans performed the task.  </w:t>
      </w:r>
      <w:ins w:id="84" w:author="Christopher Summerfield" w:date="2014-04-23T14:37:00Z">
        <w:r w:rsidR="007A03C9">
          <w:rPr>
            <w:rFonts w:asciiTheme="majorHAnsi" w:hAnsiTheme="majorHAnsi"/>
          </w:rPr>
          <w:t xml:space="preserve">We began with the framework provided by reinforcement learning, </w:t>
        </w:r>
      </w:ins>
      <w:ins w:id="85" w:author="Christopher Summerfield" w:date="2014-04-23T14:38:00Z">
        <w:r w:rsidR="007A03C9">
          <w:rPr>
            <w:rFonts w:asciiTheme="majorHAnsi" w:hAnsiTheme="majorHAnsi"/>
          </w:rPr>
          <w:t xml:space="preserve">assuming that participants </w:t>
        </w:r>
      </w:ins>
      <w:ins w:id="86" w:author="Christopher Summerfield" w:date="2014-04-23T15:02:00Z">
        <w:r w:rsidR="00DB106E">
          <w:rPr>
            <w:rFonts w:asciiTheme="majorHAnsi" w:hAnsiTheme="majorHAnsi"/>
          </w:rPr>
          <w:t xml:space="preserve">learned associations between </w:t>
        </w:r>
      </w:ins>
      <w:ins w:id="87" w:author="Christopher Summerfield" w:date="2014-04-23T15:04:00Z">
        <w:r w:rsidR="00DB106E">
          <w:rPr>
            <w:rFonts w:asciiTheme="majorHAnsi" w:hAnsiTheme="majorHAnsi"/>
          </w:rPr>
          <w:t>each state</w:t>
        </w:r>
      </w:ins>
      <w:ins w:id="88" w:author="Christopher Summerfield" w:date="2014-04-23T15:07:00Z">
        <w:r w:rsidR="00DB106E">
          <w:rPr>
            <w:rFonts w:asciiTheme="majorHAnsi" w:hAnsiTheme="majorHAnsi"/>
          </w:rPr>
          <w:t xml:space="preserve"> (potential cause)</w:t>
        </w:r>
      </w:ins>
      <w:ins w:id="89" w:author="Christopher Summerfield" w:date="2014-04-23T15:06:00Z">
        <w:r w:rsidR="00DB106E">
          <w:rPr>
            <w:rFonts w:asciiTheme="majorHAnsi" w:hAnsiTheme="majorHAnsi"/>
          </w:rPr>
          <w:t xml:space="preserve"> </w:t>
        </w:r>
      </w:ins>
      <w:ins w:id="90" w:author="Christopher Summerfield" w:date="2014-04-23T15:03:00Z">
        <w:r w:rsidR="00DB106E">
          <w:rPr>
            <w:rFonts w:asciiTheme="majorHAnsi" w:hAnsiTheme="majorHAnsi"/>
          </w:rPr>
          <w:t xml:space="preserve">and </w:t>
        </w:r>
      </w:ins>
      <w:ins w:id="91" w:author="Christopher Summerfield" w:date="2014-04-23T15:04:00Z">
        <w:r w:rsidR="00DB106E">
          <w:rPr>
            <w:rFonts w:asciiTheme="majorHAnsi" w:hAnsiTheme="majorHAnsi"/>
          </w:rPr>
          <w:t xml:space="preserve">a target/non-target response.  </w:t>
        </w:r>
      </w:ins>
      <w:ins w:id="92" w:author="Christopher Summerfield" w:date="2014-04-23T15:09:00Z">
        <w:r w:rsidR="00DB106E">
          <w:rPr>
            <w:rFonts w:asciiTheme="majorHAnsi" w:hAnsiTheme="majorHAnsi"/>
          </w:rPr>
          <w:t>In total,</w:t>
        </w:r>
      </w:ins>
      <w:ins w:id="93" w:author="Christopher Summerfield" w:date="2014-04-23T15:06:00Z">
        <w:r w:rsidR="00DB106E">
          <w:rPr>
            <w:rFonts w:asciiTheme="majorHAnsi" w:hAnsiTheme="majorHAnsi"/>
          </w:rPr>
          <w:t xml:space="preserve"> there were 12 potential causes: 4 side-dimension pairs (</w:t>
        </w:r>
        <w:proofErr w:type="spellStart"/>
        <w:r w:rsidR="00DB106E">
          <w:rPr>
            <w:rFonts w:asciiTheme="majorHAnsi" w:hAnsiTheme="majorHAnsi"/>
          </w:rPr>
          <w:t>colour</w:t>
        </w:r>
        <w:proofErr w:type="spellEnd"/>
        <w:r w:rsidR="00DB106E">
          <w:rPr>
            <w:rFonts w:asciiTheme="majorHAnsi" w:hAnsiTheme="majorHAnsi"/>
          </w:rPr>
          <w:t xml:space="preserve">-right, </w:t>
        </w:r>
        <w:proofErr w:type="spellStart"/>
        <w:r w:rsidR="00DB106E">
          <w:rPr>
            <w:rFonts w:asciiTheme="majorHAnsi" w:hAnsiTheme="majorHAnsi"/>
          </w:rPr>
          <w:t>colour</w:t>
        </w:r>
        <w:proofErr w:type="spellEnd"/>
        <w:r w:rsidR="00DB106E">
          <w:rPr>
            <w:rFonts w:asciiTheme="majorHAnsi" w:hAnsiTheme="majorHAnsi"/>
          </w:rPr>
          <w:t>-left, shape-right and shape-left</w:t>
        </w:r>
        <w:proofErr w:type="gramStart"/>
        <w:r w:rsidR="00DB106E">
          <w:rPr>
            <w:rFonts w:asciiTheme="majorHAnsi" w:hAnsiTheme="majorHAnsi"/>
          </w:rPr>
          <w:t>)  x</w:t>
        </w:r>
        <w:proofErr w:type="gramEnd"/>
        <w:r w:rsidR="00DB106E">
          <w:rPr>
            <w:rFonts w:asciiTheme="majorHAnsi" w:hAnsiTheme="majorHAnsi"/>
          </w:rPr>
          <w:t xml:space="preserve">  3 possible features (red, green, bl</w:t>
        </w:r>
        <w:r w:rsidR="008632DD">
          <w:rPr>
            <w:rFonts w:asciiTheme="majorHAnsi" w:hAnsiTheme="majorHAnsi"/>
          </w:rPr>
          <w:t>ue or circle, square, triangle),</w:t>
        </w:r>
      </w:ins>
      <w:ins w:id="94" w:author="Christopher Summerfield" w:date="2014-04-23T15:09:00Z">
        <w:r w:rsidR="00DB106E">
          <w:rPr>
            <w:rFonts w:asciiTheme="majorHAnsi" w:hAnsiTheme="majorHAnsi"/>
          </w:rPr>
          <w:t xml:space="preserve"> although</w:t>
        </w:r>
      </w:ins>
      <w:ins w:id="95" w:author="Christopher Summerfield" w:date="2014-04-23T15:06:00Z">
        <w:r w:rsidR="00DB106E">
          <w:rPr>
            <w:rFonts w:asciiTheme="majorHAnsi" w:hAnsiTheme="majorHAnsi"/>
          </w:rPr>
          <w:t xml:space="preserve"> </w:t>
        </w:r>
      </w:ins>
      <w:ins w:id="96" w:author="Christopher Summerfield" w:date="2014-04-23T15:10:00Z">
        <w:r w:rsidR="00DB106E">
          <w:rPr>
            <w:rFonts w:asciiTheme="majorHAnsi" w:hAnsiTheme="majorHAnsi"/>
          </w:rPr>
          <w:t xml:space="preserve">the information provided by </w:t>
        </w:r>
      </w:ins>
      <w:commentRangeStart w:id="97"/>
      <w:ins w:id="98" w:author="Christopher Summerfield" w:date="2014-04-23T15:06:00Z">
        <w:r w:rsidR="00DB106E">
          <w:rPr>
            <w:rFonts w:asciiTheme="majorHAnsi" w:hAnsiTheme="majorHAnsi"/>
          </w:rPr>
          <w:t xml:space="preserve">familiar cues </w:t>
        </w:r>
      </w:ins>
      <w:ins w:id="99" w:author="Christopher Summerfield" w:date="2014-04-23T15:10:00Z">
        <w:r w:rsidR="00DB106E">
          <w:rPr>
            <w:rFonts w:asciiTheme="majorHAnsi" w:hAnsiTheme="majorHAnsi"/>
          </w:rPr>
          <w:t xml:space="preserve">reduced </w:t>
        </w:r>
      </w:ins>
      <w:ins w:id="100" w:author="Christopher Summerfield" w:date="2014-04-23T15:06:00Z">
        <w:r w:rsidR="00DB106E">
          <w:rPr>
            <w:rFonts w:asciiTheme="majorHAnsi" w:hAnsiTheme="majorHAnsi"/>
          </w:rPr>
          <w:t xml:space="preserve">this space by </w:t>
        </w:r>
      </w:ins>
      <w:ins w:id="101" w:author="Christopher Summerfield" w:date="2014-05-01T07:53:00Z">
        <w:r w:rsidR="00DD0FC3">
          <w:rPr>
            <w:rFonts w:asciiTheme="majorHAnsi" w:hAnsiTheme="majorHAnsi"/>
          </w:rPr>
          <w:t xml:space="preserve">a factor of </w:t>
        </w:r>
      </w:ins>
      <w:ins w:id="102" w:author="Jan Balaguer" w:date="2014-06-03T02:09:00Z">
        <w:r w:rsidR="00A36AA5">
          <w:rPr>
            <w:rFonts w:asciiTheme="majorHAnsi" w:hAnsiTheme="majorHAnsi"/>
          </w:rPr>
          <w:t>9</w:t>
        </w:r>
      </w:ins>
      <w:commentRangeEnd w:id="97"/>
      <w:r w:rsidR="00697AF1">
        <w:rPr>
          <w:rStyle w:val="CommentReference"/>
          <w:vanish/>
        </w:rPr>
        <w:commentReference w:id="97"/>
      </w:r>
      <w:ins w:id="103" w:author="Christopher Summerfield" w:date="2014-04-23T15:06:00Z">
        <w:r w:rsidR="00DB106E">
          <w:rPr>
            <w:rFonts w:asciiTheme="majorHAnsi" w:hAnsiTheme="majorHAnsi"/>
          </w:rPr>
          <w:t>.</w:t>
        </w:r>
      </w:ins>
      <w:ins w:id="104" w:author="Christopher Summerfield" w:date="2014-04-23T15:07:00Z">
        <w:r w:rsidR="00DB106E">
          <w:rPr>
            <w:rFonts w:asciiTheme="majorHAnsi" w:hAnsiTheme="majorHAnsi"/>
          </w:rPr>
          <w:t xml:space="preserve"> We denote these associative values </w:t>
        </w:r>
        <w:proofErr w:type="spellStart"/>
        <w:r w:rsidR="00DB106E">
          <w:rPr>
            <w:rFonts w:asciiTheme="majorHAnsi" w:hAnsiTheme="majorHAnsi"/>
          </w:rPr>
          <w:t>H</w:t>
        </w:r>
        <w:r w:rsidR="00DB106E" w:rsidRPr="00766304">
          <w:rPr>
            <w:rFonts w:asciiTheme="majorHAnsi" w:hAnsiTheme="majorHAnsi"/>
            <w:vertAlign w:val="subscript"/>
          </w:rPr>
          <w:t>i</w:t>
        </w:r>
        <w:proofErr w:type="gramStart"/>
        <w:r w:rsidR="00DB106E" w:rsidRPr="00766304">
          <w:rPr>
            <w:rFonts w:asciiTheme="majorHAnsi" w:hAnsiTheme="majorHAnsi"/>
            <w:vertAlign w:val="subscript"/>
          </w:rPr>
          <w:t>,</w:t>
        </w:r>
        <w:r w:rsidR="00DB106E">
          <w:rPr>
            <w:rFonts w:asciiTheme="majorHAnsi" w:hAnsiTheme="majorHAnsi"/>
            <w:vertAlign w:val="subscript"/>
          </w:rPr>
          <w:t>j</w:t>
        </w:r>
        <w:proofErr w:type="spellEnd"/>
        <w:proofErr w:type="gramEnd"/>
        <w:r w:rsidR="00DB106E">
          <w:rPr>
            <w:rFonts w:asciiTheme="majorHAnsi" w:hAnsiTheme="majorHAnsi"/>
          </w:rPr>
          <w:t xml:space="preserve"> where </w:t>
        </w:r>
        <w:proofErr w:type="spellStart"/>
        <w:r w:rsidR="00DB106E">
          <w:rPr>
            <w:rFonts w:asciiTheme="majorHAnsi" w:hAnsiTheme="majorHAnsi"/>
          </w:rPr>
          <w:t>i</w:t>
        </w:r>
        <w:proofErr w:type="spellEnd"/>
        <w:r w:rsidR="00DB106E">
          <w:rPr>
            <w:rFonts w:asciiTheme="majorHAnsi" w:hAnsiTheme="majorHAnsi"/>
          </w:rPr>
          <w:t xml:space="preserve"> and j are the indices over all the possible side-dimensions and features respectively.</w:t>
        </w:r>
      </w:ins>
      <w:ins w:id="105" w:author="Christopher Summerfield" w:date="2014-04-23T14:38:00Z">
        <w:r w:rsidR="003837D4">
          <w:rPr>
            <w:rFonts w:asciiTheme="majorHAnsi" w:hAnsiTheme="majorHAnsi"/>
          </w:rPr>
          <w:t xml:space="preserve"> Model </w:t>
        </w:r>
      </w:ins>
      <w:ins w:id="106" w:author="Christopher Summerfield" w:date="2014-04-23T14:43:00Z">
        <w:r w:rsidR="003837D4">
          <w:rPr>
            <w:rFonts w:asciiTheme="majorHAnsi" w:hAnsiTheme="majorHAnsi"/>
          </w:rPr>
          <w:t>c</w:t>
        </w:r>
      </w:ins>
      <w:ins w:id="107" w:author="Christopher Summerfield" w:date="2014-04-23T14:38:00Z">
        <w:r w:rsidR="003837D4">
          <w:rPr>
            <w:rFonts w:asciiTheme="majorHAnsi" w:hAnsiTheme="majorHAnsi"/>
          </w:rPr>
          <w:t>hoices were made</w:t>
        </w:r>
        <w:r w:rsidR="007A03C9">
          <w:rPr>
            <w:rFonts w:asciiTheme="majorHAnsi" w:hAnsiTheme="majorHAnsi"/>
          </w:rPr>
          <w:t xml:space="preserve"> </w:t>
        </w:r>
      </w:ins>
      <w:ins w:id="108" w:author="Christopher Summerfield" w:date="2014-04-23T14:39:00Z">
        <w:r w:rsidR="007A03C9">
          <w:rPr>
            <w:rFonts w:asciiTheme="majorHAnsi" w:hAnsiTheme="majorHAnsi"/>
          </w:rPr>
          <w:t xml:space="preserve">according to whether there was </w:t>
        </w:r>
        <w:proofErr w:type="spellStart"/>
        <w:r w:rsidR="007A03C9">
          <w:rPr>
            <w:rFonts w:asciiTheme="majorHAnsi" w:hAnsiTheme="majorHAnsi"/>
          </w:rPr>
          <w:t>criterial</w:t>
        </w:r>
        <w:proofErr w:type="spellEnd"/>
        <w:r w:rsidR="007A03C9">
          <w:rPr>
            <w:rFonts w:asciiTheme="majorHAnsi" w:hAnsiTheme="majorHAnsi"/>
          </w:rPr>
          <w:t xml:space="preserve"> evidence that either the left or right stimulus was a target</w:t>
        </w:r>
        <w:r w:rsidR="00551ED9">
          <w:rPr>
            <w:rFonts w:asciiTheme="majorHAnsi" w:hAnsiTheme="majorHAnsi"/>
          </w:rPr>
          <w:fldChar w:fldCharType="begin"/>
        </w:r>
      </w:ins>
      <w:ins w:id="109" w:author="Christopher Summerfield" w:date="2014-04-29T10:20:00Z">
        <w:r w:rsidR="001261CC">
          <w:rPr>
            <w:rFonts w:asciiTheme="majorHAnsi" w:hAnsiTheme="majorHAnsi"/>
          </w:rPr>
          <w: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instrText>
        </w:r>
      </w:ins>
      <w:ins w:id="110" w:author="Christopher Summerfield" w:date="2014-04-23T14:39:00Z">
        <w:r w:rsidR="00551ED9">
          <w:rPr>
            <w:rFonts w:asciiTheme="majorHAnsi" w:hAnsiTheme="majorHAnsi"/>
          </w:rPr>
          <w:fldChar w:fldCharType="separate"/>
        </w:r>
        <w:r w:rsidR="007A03C9" w:rsidRPr="00156C4F">
          <w:rPr>
            <w:rFonts w:asciiTheme="majorHAnsi" w:hAnsiTheme="majorHAnsi"/>
            <w:noProof/>
            <w:vertAlign w:val="superscript"/>
          </w:rPr>
          <w:t>21</w:t>
        </w:r>
        <w:r w:rsidR="00551ED9">
          <w:rPr>
            <w:rFonts w:asciiTheme="majorHAnsi" w:hAnsiTheme="majorHAnsi"/>
          </w:rPr>
          <w:fldChar w:fldCharType="end"/>
        </w:r>
        <w:r w:rsidR="007A03C9">
          <w:rPr>
            <w:rFonts w:asciiTheme="majorHAnsi" w:hAnsiTheme="majorHAnsi"/>
          </w:rPr>
          <w:t>.</w:t>
        </w:r>
      </w:ins>
    </w:p>
    <w:p w:rsidR="003837D4" w:rsidRDefault="003837D4" w:rsidP="00EE5EF3">
      <w:pPr>
        <w:numPr>
          <w:ins w:id="111" w:author="Christopher Summerfield" w:date="2014-04-23T14:41:00Z"/>
        </w:numPr>
        <w:jc w:val="both"/>
        <w:rPr>
          <w:ins w:id="112" w:author="Christopher Summerfield" w:date="2014-04-23T14:41:00Z"/>
          <w:rFonts w:asciiTheme="majorHAnsi" w:hAnsiTheme="majorHAnsi"/>
        </w:rPr>
      </w:pPr>
    </w:p>
    <w:p w:rsidR="003837D4" w:rsidRDefault="003837D4" w:rsidP="00EE5EF3">
      <w:pPr>
        <w:numPr>
          <w:ins w:id="113" w:author="Christopher Summerfield" w:date="2014-04-23T14:41:00Z"/>
        </w:numPr>
        <w:jc w:val="both"/>
        <w:rPr>
          <w:ins w:id="114" w:author="Christopher Summerfield" w:date="2014-04-23T14:37:00Z"/>
          <w:rFonts w:asciiTheme="majorHAnsi" w:hAnsiTheme="majorHAnsi"/>
        </w:rPr>
      </w:pPr>
      <w:ins w:id="115" w:author="Christopher Summerfield" w:date="2014-04-23T14:42:00Z">
        <w:r>
          <w:rPr>
            <w:rFonts w:asciiTheme="majorHAnsi" w:hAnsiTheme="majorHAnsi"/>
          </w:rPr>
          <w:t>In standard reinforcement learning models,</w:t>
        </w:r>
      </w:ins>
      <w:ins w:id="116" w:author="Christopher Summerfield" w:date="2014-04-23T14:44:00Z">
        <w:r>
          <w:rPr>
            <w:rFonts w:asciiTheme="majorHAnsi" w:hAnsiTheme="majorHAnsi"/>
          </w:rPr>
          <w:t xml:space="preserve"> data are fit with</w:t>
        </w:r>
      </w:ins>
      <w:ins w:id="117" w:author="Christopher Summerfield" w:date="2014-04-23T14:42:00Z">
        <w:r w:rsidR="00705ED5">
          <w:rPr>
            <w:rFonts w:asciiTheme="majorHAnsi" w:hAnsiTheme="majorHAnsi"/>
          </w:rPr>
          <w:t xml:space="preserve"> a single learning rate </w:t>
        </w:r>
      </w:ins>
      <w:ins w:id="118" w:author="Christopher Summerfield" w:date="2014-04-23T15:13:00Z">
        <w:r w:rsidR="00705ED5">
          <w:rPr>
            <w:rFonts w:asciiTheme="majorHAnsi" w:hAnsiTheme="majorHAnsi"/>
          </w:rPr>
          <w:sym w:font="Symbol" w:char="F061"/>
        </w:r>
      </w:ins>
      <w:ins w:id="119" w:author="Christopher Summerfield" w:date="2014-04-23T14:42:00Z">
        <w:r>
          <w:rPr>
            <w:rFonts w:asciiTheme="majorHAnsi" w:hAnsiTheme="majorHAnsi"/>
          </w:rPr>
          <w:t xml:space="preserve"> </w:t>
        </w:r>
      </w:ins>
      <w:ins w:id="120" w:author="Christopher Summerfield" w:date="2014-04-23T14:45:00Z">
        <w:r>
          <w:rPr>
            <w:rFonts w:asciiTheme="majorHAnsi" w:hAnsiTheme="majorHAnsi"/>
          </w:rPr>
          <w:t xml:space="preserve">that </w:t>
        </w:r>
      </w:ins>
      <w:ins w:id="121" w:author="Christopher Summerfield" w:date="2014-04-23T14:42:00Z">
        <w:r>
          <w:rPr>
            <w:rFonts w:asciiTheme="majorHAnsi" w:hAnsiTheme="majorHAnsi"/>
          </w:rPr>
          <w:t>controls the r</w:t>
        </w:r>
        <w:r w:rsidR="001E0028">
          <w:rPr>
            <w:rFonts w:asciiTheme="majorHAnsi" w:hAnsiTheme="majorHAnsi"/>
          </w:rPr>
          <w:t xml:space="preserve">ate at which beliefs change </w:t>
        </w:r>
        <w:r>
          <w:rPr>
            <w:rFonts w:asciiTheme="majorHAnsi" w:hAnsiTheme="majorHAnsi"/>
          </w:rPr>
          <w:t>on the basis of new information.</w:t>
        </w:r>
      </w:ins>
      <w:ins w:id="122" w:author="Christopher Summerfield" w:date="2014-04-23T14:43:00Z">
        <w:r>
          <w:rPr>
            <w:rFonts w:asciiTheme="majorHAnsi" w:hAnsiTheme="majorHAnsi"/>
          </w:rPr>
          <w:t xml:space="preserve">  Here, we employed </w:t>
        </w:r>
      </w:ins>
      <w:ins w:id="123" w:author="Christopher Summerfield" w:date="2014-04-23T14:44:00Z">
        <w:r>
          <w:rPr>
            <w:rFonts w:asciiTheme="majorHAnsi" w:hAnsiTheme="majorHAnsi"/>
          </w:rPr>
          <w:t>two free parameters</w:t>
        </w:r>
      </w:ins>
      <w:ins w:id="124" w:author="Christopher Summerfield" w:date="2014-04-23T14:43:00Z">
        <w:r>
          <w:rPr>
            <w:rFonts w:asciiTheme="majorHAnsi" w:hAnsiTheme="majorHAnsi"/>
          </w:rPr>
          <w:t xml:space="preserve">: </w:t>
        </w:r>
      </w:ins>
      <w:ins w:id="125" w:author="Christopher Summerfield" w:date="2014-04-23T14:49:00Z">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controlled the </w:t>
        </w:r>
        <w:r w:rsidRPr="003837D4">
          <w:rPr>
            <w:rFonts w:asciiTheme="majorHAnsi" w:hAnsiTheme="majorHAnsi"/>
            <w:i/>
          </w:rPr>
          <w:t>absolute</w:t>
        </w:r>
        <w:r>
          <w:rPr>
            <w:rFonts w:asciiTheme="majorHAnsi" w:hAnsiTheme="majorHAnsi"/>
          </w:rPr>
          <w:t xml:space="preserve"> rate </w:t>
        </w:r>
      </w:ins>
      <w:ins w:id="126" w:author="Christopher Summerfield" w:date="2014-04-29T09:26:00Z">
        <w:r w:rsidR="008632DD">
          <w:rPr>
            <w:rFonts w:asciiTheme="majorHAnsi" w:hAnsiTheme="majorHAnsi"/>
          </w:rPr>
          <w:t xml:space="preserve">at which beliefs changed following a target or a </w:t>
        </w:r>
        <w:proofErr w:type="spellStart"/>
        <w:r w:rsidR="008632DD">
          <w:rPr>
            <w:rFonts w:asciiTheme="majorHAnsi" w:hAnsiTheme="majorHAnsi"/>
          </w:rPr>
          <w:t>nontarget</w:t>
        </w:r>
      </w:ins>
      <w:proofErr w:type="spellEnd"/>
      <w:ins w:id="127" w:author="Christopher Summerfield" w:date="2014-04-23T14:49:00Z">
        <w:r>
          <w:rPr>
            <w:rFonts w:asciiTheme="majorHAnsi" w:hAnsiTheme="majorHAnsi"/>
          </w:rPr>
          <w:t xml:space="preserve">, whereas </w:t>
        </w:r>
        <w:r>
          <w:rPr>
            <w:rFonts w:asciiTheme="majorHAnsi" w:hAnsiTheme="majorHAnsi"/>
          </w:rPr>
          <w:sym w:font="Symbol" w:char="F061"/>
        </w:r>
        <w:r>
          <w:rPr>
            <w:rFonts w:asciiTheme="majorHAnsi" w:hAnsiTheme="majorHAnsi"/>
            <w:vertAlign w:val="subscript"/>
          </w:rPr>
          <w:t>R</w:t>
        </w:r>
        <w:r w:rsidRPr="007954B0">
          <w:rPr>
            <w:rFonts w:asciiTheme="majorHAnsi" w:hAnsiTheme="majorHAnsi"/>
          </w:rPr>
          <w:t xml:space="preserve"> </w:t>
        </w:r>
        <w:r>
          <w:rPr>
            <w:rFonts w:asciiTheme="majorHAnsi" w:hAnsiTheme="majorHAnsi"/>
          </w:rPr>
          <w:t xml:space="preserve">controlled the </w:t>
        </w:r>
        <w:r w:rsidRPr="003837D4">
          <w:rPr>
            <w:rFonts w:asciiTheme="majorHAnsi" w:hAnsiTheme="majorHAnsi"/>
            <w:i/>
          </w:rPr>
          <w:t>relative</w:t>
        </w:r>
        <w:r>
          <w:rPr>
            <w:rFonts w:asciiTheme="majorHAnsi" w:hAnsiTheme="majorHAnsi"/>
          </w:rPr>
          <w:t xml:space="preserve"> rate</w:t>
        </w:r>
      </w:ins>
      <w:ins w:id="128" w:author="Christopher Summerfield" w:date="2014-04-29T09:26:00Z">
        <w:r w:rsidR="008632DD" w:rsidRPr="008632DD">
          <w:rPr>
            <w:rFonts w:asciiTheme="majorHAnsi" w:hAnsiTheme="majorHAnsi"/>
          </w:rPr>
          <w:t xml:space="preserve"> </w:t>
        </w:r>
        <w:r w:rsidR="008632DD">
          <w:rPr>
            <w:rFonts w:asciiTheme="majorHAnsi" w:hAnsiTheme="majorHAnsi"/>
          </w:rPr>
          <w:t>of belief updating</w:t>
        </w:r>
      </w:ins>
      <w:ins w:id="129" w:author="Jan Balaguer" w:date="2014-04-28T18:14:00Z">
        <w:r w:rsidR="008E2E54">
          <w:rPr>
            <w:rFonts w:asciiTheme="majorHAnsi" w:hAnsiTheme="majorHAnsi"/>
          </w:rPr>
          <w:t xml:space="preserve">. </w:t>
        </w:r>
      </w:ins>
      <w:ins w:id="130" w:author="Christopher Summerfield" w:date="2014-04-29T09:27:00Z">
        <w:r w:rsidR="008632DD">
          <w:rPr>
            <w:rFonts w:asciiTheme="majorHAnsi" w:hAnsiTheme="majorHAnsi"/>
          </w:rPr>
          <w:t>Following each trial, o</w:t>
        </w:r>
      </w:ins>
      <w:ins w:id="131" w:author="Jan Balaguer" w:date="2014-04-28T18:14:00Z">
        <w:r w:rsidR="008E2E54">
          <w:rPr>
            <w:rFonts w:asciiTheme="majorHAnsi" w:hAnsiTheme="majorHAnsi"/>
          </w:rPr>
          <w:t xml:space="preserve">ur model updated the </w:t>
        </w:r>
      </w:ins>
      <w:ins w:id="132" w:author="Jan Balaguer" w:date="2014-04-28T18:15:00Z">
        <w:r w:rsidR="008E2E54">
          <w:rPr>
            <w:rFonts w:asciiTheme="majorHAnsi" w:hAnsiTheme="majorHAnsi"/>
          </w:rPr>
          <w:t>associat</w:t>
        </w:r>
      </w:ins>
      <w:ins w:id="133" w:author="Christopher Summerfield" w:date="2014-04-29T09:26:00Z">
        <w:r w:rsidR="008632DD">
          <w:rPr>
            <w:rFonts w:asciiTheme="majorHAnsi" w:hAnsiTheme="majorHAnsi"/>
          </w:rPr>
          <w:t>ive</w:t>
        </w:r>
      </w:ins>
      <w:ins w:id="134" w:author="Jan Balaguer" w:date="2014-04-28T18:15:00Z">
        <w:r w:rsidR="008E2E54">
          <w:rPr>
            <w:rFonts w:asciiTheme="majorHAnsi" w:hAnsiTheme="majorHAnsi"/>
          </w:rPr>
          <w:t xml:space="preserve"> </w:t>
        </w:r>
      </w:ins>
      <w:ins w:id="135" w:author="Jan Balaguer" w:date="2014-04-28T18:14:00Z">
        <w:r w:rsidR="008E2E54">
          <w:rPr>
            <w:rFonts w:asciiTheme="majorHAnsi" w:hAnsiTheme="majorHAnsi"/>
          </w:rPr>
          <w:t>value</w:t>
        </w:r>
      </w:ins>
      <w:ins w:id="136" w:author="Jan Balaguer" w:date="2014-04-28T18:15:00Z">
        <w:r w:rsidR="008E2E54">
          <w:rPr>
            <w:rFonts w:asciiTheme="majorHAnsi" w:hAnsiTheme="majorHAnsi"/>
          </w:rPr>
          <w:t xml:space="preserve">s H </w:t>
        </w:r>
      </w:ins>
      <w:ins w:id="137" w:author="Christopher Summerfield" w:date="2014-04-29T09:26:00Z">
        <w:r w:rsidR="008632DD">
          <w:rPr>
            <w:rFonts w:asciiTheme="majorHAnsi" w:hAnsiTheme="majorHAnsi"/>
          </w:rPr>
          <w:t>for</w:t>
        </w:r>
      </w:ins>
      <w:ins w:id="138" w:author="Jan Balaguer" w:date="2014-04-28T18:15:00Z">
        <w:r w:rsidR="008E2E54">
          <w:rPr>
            <w:rFonts w:asciiTheme="majorHAnsi" w:hAnsiTheme="majorHAnsi"/>
          </w:rPr>
          <w:t xml:space="preserve"> each feature present in </w:t>
        </w:r>
      </w:ins>
      <w:ins w:id="139" w:author="Christopher Summerfield" w:date="2014-04-29T09:27:00Z">
        <w:r w:rsidR="008632DD">
          <w:rPr>
            <w:rFonts w:asciiTheme="majorHAnsi" w:hAnsiTheme="majorHAnsi"/>
          </w:rPr>
          <w:t>the stimulus pair</w:t>
        </w:r>
      </w:ins>
      <w:ins w:id="140" w:author="Christopher Summerfield" w:date="2014-04-23T14:50:00Z">
        <w:r w:rsidR="001E0028">
          <w:rPr>
            <w:rFonts w:asciiTheme="majorHAnsi" w:hAnsiTheme="majorHAnsi"/>
          </w:rPr>
          <w:t>:</w:t>
        </w:r>
      </w:ins>
    </w:p>
    <w:p w:rsidR="007A03C9" w:rsidRDefault="007A03C9" w:rsidP="00EE5EF3">
      <w:pPr>
        <w:numPr>
          <w:ins w:id="141" w:author="Christopher Summerfield" w:date="2014-04-23T14:37:00Z"/>
        </w:numPr>
        <w:jc w:val="both"/>
        <w:rPr>
          <w:ins w:id="142" w:author="Christopher Summerfield" w:date="2014-04-23T14:37:00Z"/>
          <w:rFonts w:asciiTheme="majorHAnsi" w:hAnsiTheme="majorHAnsi"/>
        </w:rPr>
      </w:pPr>
    </w:p>
    <w:p w:rsidR="0024548F" w:rsidRDefault="001E0028">
      <w:pPr>
        <w:numPr>
          <w:ins w:id="143" w:author="Christopher Summerfield" w:date="2014-04-23T14:51:00Z"/>
        </w:numPr>
        <w:tabs>
          <w:tab w:val="left" w:pos="1134"/>
          <w:tab w:val="left" w:pos="2552"/>
          <w:tab w:val="left" w:pos="2977"/>
          <w:tab w:val="left" w:pos="3544"/>
          <w:tab w:val="left" w:pos="4253"/>
          <w:tab w:val="left" w:pos="7230"/>
        </w:tabs>
        <w:ind w:firstLine="720"/>
        <w:jc w:val="both"/>
        <w:rPr>
          <w:ins w:id="144" w:author="Christopher Summerfield" w:date="2014-04-23T14:51:00Z"/>
          <w:rFonts w:asciiTheme="majorHAnsi" w:hAnsiTheme="majorHAnsi"/>
        </w:rPr>
      </w:pPr>
      <w:proofErr w:type="spellStart"/>
      <w:proofErr w:type="gramStart"/>
      <w:ins w:id="145" w:author="Christopher Summerfield" w:date="2014-04-23T14:51:00Z">
        <w:r>
          <w:rPr>
            <w:rFonts w:asciiTheme="majorHAnsi" w:hAnsiTheme="majorHAnsi"/>
          </w:rPr>
          <w:t>dH</w:t>
        </w:r>
      </w:ins>
      <w:proofErr w:type="spellEnd"/>
      <w:proofErr w:type="gramEnd"/>
      <w:ins w:id="146" w:author="Jan Balaguer" w:date="2014-04-28T18:52:00Z">
        <w:r w:rsidR="00FB4BB8">
          <w:rPr>
            <w:rFonts w:asciiTheme="majorHAnsi" w:hAnsiTheme="majorHAnsi"/>
          </w:rPr>
          <w:tab/>
        </w:r>
      </w:ins>
      <w:ins w:id="147" w:author="Christopher Summerfield" w:date="2014-04-23T14:51:00Z">
        <w:r>
          <w:rPr>
            <w:rFonts w:asciiTheme="majorHAnsi" w:hAnsiTheme="majorHAnsi"/>
          </w:rPr>
          <w:t xml:space="preserve">=  </w:t>
        </w:r>
      </w:ins>
      <w:ins w:id="148" w:author="Jan Balaguer" w:date="2014-04-30T12:42:00Z">
        <w:r w:rsidR="002947BB">
          <w:rPr>
            <w:rFonts w:asciiTheme="majorHAnsi" w:hAnsiTheme="majorHAnsi"/>
          </w:rPr>
          <w:t>2</w:t>
        </w:r>
        <w:r w:rsidR="002947BB">
          <w:t xml:space="preserve"> </w:t>
        </w:r>
        <w:r w:rsidR="002947BB">
          <w:rPr>
            <w:rFonts w:ascii="Calibri" w:hAnsi="Calibri"/>
          </w:rPr>
          <w:t xml:space="preserve">· </w:t>
        </w:r>
      </w:ins>
      <w:ins w:id="149"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ins>
      <w:ins w:id="150" w:author="Jan Balaguer" w:date="2014-04-28T18:51:00Z">
        <w:r w:rsidR="00FB4BB8">
          <w:rPr>
            <w:rFonts w:asciiTheme="majorHAnsi" w:hAnsiTheme="majorHAnsi"/>
          </w:rPr>
          <w:tab/>
        </w:r>
      </w:ins>
      <w:ins w:id="151" w:author="Christopher Summerfield" w:date="2014-04-23T14:51:00Z">
        <w:r>
          <w:rPr>
            <w:rFonts w:asciiTheme="majorHAnsi" w:hAnsiTheme="majorHAnsi"/>
          </w:rPr>
          <w:t>- H</w:t>
        </w:r>
        <w:r w:rsidR="00766304">
          <w:rPr>
            <w:rFonts w:asciiTheme="majorHAnsi" w:hAnsiTheme="majorHAnsi"/>
          </w:rPr>
          <w:t>)</w:t>
        </w:r>
        <w:r w:rsidR="00766304">
          <w:rPr>
            <w:rFonts w:asciiTheme="majorHAnsi" w:hAnsiTheme="majorHAnsi"/>
          </w:rPr>
          <w:tab/>
          <w:t>if target</w:t>
        </w:r>
        <w:r w:rsidR="00766304">
          <w:rPr>
            <w:rFonts w:asciiTheme="majorHAnsi" w:hAnsiTheme="majorHAnsi"/>
          </w:rPr>
          <w:tab/>
          <w:t>(1</w:t>
        </w:r>
        <w:r>
          <w:rPr>
            <w:rFonts w:asciiTheme="majorHAnsi" w:hAnsiTheme="majorHAnsi"/>
          </w:rPr>
          <w:t>.1)</w:t>
        </w:r>
      </w:ins>
    </w:p>
    <w:p w:rsidR="0024548F" w:rsidRDefault="001E0028">
      <w:pPr>
        <w:tabs>
          <w:tab w:val="left" w:pos="1134"/>
          <w:tab w:val="left" w:pos="2552"/>
          <w:tab w:val="left" w:pos="2977"/>
          <w:tab w:val="left" w:pos="3544"/>
          <w:tab w:val="left" w:pos="4253"/>
          <w:tab w:val="left" w:pos="7230"/>
        </w:tabs>
        <w:ind w:firstLine="720"/>
        <w:jc w:val="both"/>
        <w:rPr>
          <w:ins w:id="152" w:author="Christopher Summerfield" w:date="2014-04-23T14:59:00Z"/>
          <w:rFonts w:asciiTheme="majorHAnsi" w:hAnsiTheme="majorHAnsi"/>
        </w:rPr>
      </w:pPr>
      <w:proofErr w:type="spellStart"/>
      <w:proofErr w:type="gramStart"/>
      <w:ins w:id="153" w:author="Christopher Summerfield" w:date="2014-04-23T14:51:00Z">
        <w:r>
          <w:rPr>
            <w:rFonts w:asciiTheme="majorHAnsi" w:hAnsiTheme="majorHAnsi"/>
          </w:rPr>
          <w:t>dH</w:t>
        </w:r>
      </w:ins>
      <w:proofErr w:type="spellEnd"/>
      <w:proofErr w:type="gramEnd"/>
      <w:ins w:id="154" w:author="Jan Balaguer" w:date="2014-04-28T18:52:00Z">
        <w:r w:rsidR="00FB4BB8">
          <w:rPr>
            <w:rFonts w:asciiTheme="majorHAnsi" w:hAnsiTheme="majorHAnsi"/>
          </w:rPr>
          <w:tab/>
        </w:r>
      </w:ins>
      <w:ins w:id="155" w:author="Christopher Summerfield" w:date="2014-04-23T14:51:00Z">
        <w:r>
          <w:rPr>
            <w:rFonts w:asciiTheme="majorHAnsi" w:hAnsiTheme="majorHAnsi"/>
          </w:rPr>
          <w:t xml:space="preserve">=  </w:t>
        </w:r>
      </w:ins>
      <w:ins w:id="156" w:author="Jan Balaguer" w:date="2014-04-30T12:42:00Z">
        <w:r w:rsidR="002947BB">
          <w:rPr>
            <w:rFonts w:asciiTheme="majorHAnsi" w:hAnsiTheme="majorHAnsi"/>
          </w:rPr>
          <w:t>2</w:t>
        </w:r>
        <w:r w:rsidR="002947BB">
          <w:t xml:space="preserve"> </w:t>
        </w:r>
        <w:r w:rsidR="002947BB">
          <w:rPr>
            <w:rFonts w:ascii="Calibri" w:hAnsi="Calibri"/>
          </w:rPr>
          <w:t xml:space="preserve">· </w:t>
        </w:r>
      </w:ins>
      <w:ins w:id="157" w:author="Christopher Summerfield" w:date="2014-04-23T14:51:00Z">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ins>
      <w:ins w:id="158" w:author="Jan Balaguer" w:date="2014-04-28T18:51:00Z">
        <w:r w:rsidR="00FB4BB8">
          <w:rPr>
            <w:rFonts w:asciiTheme="majorHAnsi" w:hAnsiTheme="majorHAnsi"/>
          </w:rPr>
          <w:tab/>
        </w:r>
      </w:ins>
      <w:ins w:id="159" w:author="Christopher Summerfield" w:date="2014-04-23T14:51:00Z">
        <w:r>
          <w:rPr>
            <w:rFonts w:asciiTheme="majorHAnsi" w:hAnsiTheme="majorHAnsi"/>
          </w:rPr>
          <w:t>- H</w:t>
        </w:r>
        <w:r w:rsidR="00766304">
          <w:rPr>
            <w:rFonts w:asciiTheme="majorHAnsi" w:hAnsiTheme="majorHAnsi"/>
          </w:rPr>
          <w:t>)</w:t>
        </w:r>
        <w:r w:rsidR="00766304">
          <w:rPr>
            <w:rFonts w:asciiTheme="majorHAnsi" w:hAnsiTheme="majorHAnsi"/>
          </w:rPr>
          <w:tab/>
          <w:t xml:space="preserve">if </w:t>
        </w:r>
        <w:proofErr w:type="spellStart"/>
        <w:r w:rsidR="00766304">
          <w:rPr>
            <w:rFonts w:asciiTheme="majorHAnsi" w:hAnsiTheme="majorHAnsi"/>
          </w:rPr>
          <w:t>nontarget</w:t>
        </w:r>
        <w:proofErr w:type="spellEnd"/>
        <w:r w:rsidR="00766304">
          <w:rPr>
            <w:rFonts w:asciiTheme="majorHAnsi" w:hAnsiTheme="majorHAnsi"/>
          </w:rPr>
          <w:tab/>
          <w:t>(1</w:t>
        </w:r>
        <w:r>
          <w:rPr>
            <w:rFonts w:asciiTheme="majorHAnsi" w:hAnsiTheme="majorHAnsi"/>
          </w:rPr>
          <w:t>.2)</w:t>
        </w:r>
      </w:ins>
    </w:p>
    <w:p w:rsidR="0024548F" w:rsidRDefault="001E0028">
      <w:pPr>
        <w:numPr>
          <w:ins w:id="160" w:author="Christopher Summerfield" w:date="2014-04-23T14:51:00Z"/>
        </w:numPr>
        <w:tabs>
          <w:tab w:val="left" w:pos="1134"/>
          <w:tab w:val="left" w:pos="7230"/>
        </w:tabs>
        <w:ind w:firstLine="720"/>
        <w:jc w:val="both"/>
        <w:rPr>
          <w:ins w:id="161" w:author="Christopher Summerfield" w:date="2014-04-23T14:51:00Z"/>
          <w:rFonts w:asciiTheme="majorHAnsi" w:hAnsiTheme="majorHAnsi"/>
        </w:rPr>
      </w:pPr>
      <w:ins w:id="162" w:author="Christopher Summerfield" w:date="2014-04-23T14:51:00Z">
        <w:r>
          <w:rPr>
            <w:rFonts w:asciiTheme="majorHAnsi" w:hAnsiTheme="majorHAnsi"/>
          </w:rPr>
          <w:t>H</w:t>
        </w:r>
      </w:ins>
      <w:ins w:id="163" w:author="Jan Balaguer" w:date="2014-04-28T18:52:00Z">
        <w:r w:rsidR="00FB4BB8">
          <w:rPr>
            <w:rFonts w:asciiTheme="majorHAnsi" w:hAnsiTheme="majorHAnsi"/>
          </w:rPr>
          <w:tab/>
        </w:r>
      </w:ins>
      <w:ins w:id="164" w:author="Christopher Summerfield" w:date="2014-04-23T14:51:00Z">
        <w:r>
          <w:rPr>
            <w:rFonts w:asciiTheme="majorHAnsi" w:hAnsiTheme="majorHAnsi"/>
          </w:rPr>
          <w:t>= H</w:t>
        </w:r>
        <w:r>
          <w:t xml:space="preserve"> + </w:t>
        </w:r>
        <w:proofErr w:type="spellStart"/>
        <w:proofErr w:type="gramStart"/>
        <w:r>
          <w:rPr>
            <w:rFonts w:asciiTheme="majorHAnsi" w:hAnsiTheme="majorHAnsi"/>
          </w:rPr>
          <w:t>dH</w:t>
        </w:r>
        <w:proofErr w:type="spellEnd"/>
        <w:proofErr w:type="gramEnd"/>
        <w:r w:rsidR="00766304">
          <w:rPr>
            <w:rFonts w:asciiTheme="majorHAnsi" w:hAnsiTheme="majorHAnsi"/>
          </w:rPr>
          <w:tab/>
          <w:t>(</w:t>
        </w:r>
        <w:commentRangeStart w:id="165"/>
        <w:r w:rsidR="00766304">
          <w:rPr>
            <w:rFonts w:asciiTheme="majorHAnsi" w:hAnsiTheme="majorHAnsi"/>
          </w:rPr>
          <w:t>2</w:t>
        </w:r>
      </w:ins>
      <w:commentRangeEnd w:id="165"/>
      <w:ins w:id="166" w:author="Christopher Summerfield" w:date="2014-05-01T07:55:00Z">
        <w:r w:rsidR="00DD0FC3">
          <w:rPr>
            <w:rStyle w:val="CommentReference"/>
            <w:vanish/>
          </w:rPr>
          <w:commentReference w:id="165"/>
        </w:r>
      </w:ins>
      <w:ins w:id="167" w:author="Christopher Summerfield" w:date="2014-04-23T14:51:00Z">
        <w:r>
          <w:rPr>
            <w:rFonts w:asciiTheme="majorHAnsi" w:hAnsiTheme="majorHAnsi"/>
          </w:rPr>
          <w:t>)</w:t>
        </w:r>
      </w:ins>
    </w:p>
    <w:p w:rsidR="001E0028" w:rsidRDefault="001E0028" w:rsidP="001E0028">
      <w:pPr>
        <w:numPr>
          <w:ins w:id="168" w:author="Christopher Summerfield" w:date="2014-04-23T14:51:00Z"/>
        </w:numPr>
        <w:jc w:val="both"/>
        <w:rPr>
          <w:ins w:id="169" w:author="Christopher Summerfield" w:date="2014-04-23T14:51:00Z"/>
          <w:rFonts w:asciiTheme="majorHAnsi" w:hAnsiTheme="majorHAnsi"/>
        </w:rPr>
      </w:pPr>
    </w:p>
    <w:p w:rsidR="007A03C9" w:rsidRDefault="00766304" w:rsidP="00EE5EF3">
      <w:pPr>
        <w:numPr>
          <w:ins w:id="170" w:author="Christopher Summerfield" w:date="2014-04-23T14:37:00Z"/>
        </w:numPr>
        <w:jc w:val="both"/>
        <w:rPr>
          <w:ins w:id="171" w:author="Jan Balaguer" w:date="2014-04-29T13:36:00Z"/>
          <w:rFonts w:asciiTheme="majorHAnsi" w:hAnsiTheme="majorHAnsi"/>
        </w:rPr>
      </w:pPr>
      <w:ins w:id="172" w:author="Christopher Summerfield" w:date="2014-04-23T14:54:00Z">
        <w:r>
          <w:rPr>
            <w:rFonts w:asciiTheme="majorHAnsi" w:hAnsiTheme="majorHAnsi"/>
          </w:rPr>
          <w:t xml:space="preserve">Thus, </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controlled whether </w:t>
        </w:r>
      </w:ins>
      <w:ins w:id="173" w:author="Christopher Summerfield" w:date="2014-04-23T15:19:00Z">
        <w:r w:rsidR="00D4210B">
          <w:rPr>
            <w:rFonts w:asciiTheme="majorHAnsi" w:hAnsiTheme="majorHAnsi"/>
          </w:rPr>
          <w:t>the model</w:t>
        </w:r>
      </w:ins>
      <w:ins w:id="174" w:author="Christopher Summerfield" w:date="2014-04-23T14:54:00Z">
        <w:r>
          <w:rPr>
            <w:rFonts w:asciiTheme="majorHAnsi" w:hAnsiTheme="majorHAnsi"/>
          </w:rPr>
          <w:t xml:space="preserve"> learned from verification (</w:t>
        </w:r>
        <w:r>
          <w:rPr>
            <w:rFonts w:asciiTheme="majorHAnsi" w:hAnsiTheme="majorHAnsi"/>
          </w:rPr>
          <w:sym w:font="Symbol" w:char="F061"/>
        </w:r>
        <w:r>
          <w:rPr>
            <w:rFonts w:asciiTheme="majorHAnsi" w:hAnsiTheme="majorHAnsi"/>
            <w:vertAlign w:val="subscript"/>
          </w:rPr>
          <w:t>R</w:t>
        </w:r>
      </w:ins>
      <w:ins w:id="175" w:author="Christopher Summerfield" w:date="2014-04-23T14:55:00Z">
        <w:r>
          <w:rPr>
            <w:rFonts w:asciiTheme="majorHAnsi" w:hAnsiTheme="majorHAnsi"/>
            <w:vertAlign w:val="subscript"/>
          </w:rPr>
          <w:t xml:space="preserve"> </w:t>
        </w:r>
        <w:r w:rsidR="00705ED5">
          <w:rPr>
            <w:rFonts w:asciiTheme="majorHAnsi" w:hAnsiTheme="majorHAnsi"/>
          </w:rPr>
          <w:t xml:space="preserve">= 1), falsification </w:t>
        </w:r>
        <w:r>
          <w:rPr>
            <w:rFonts w:asciiTheme="majorHAnsi" w:hAnsiTheme="majorHAnsi"/>
          </w:rPr>
          <w:t>(</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 0) or a mixture of the two strategies (1 &gt;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&gt;</w:t>
        </w:r>
      </w:ins>
      <w:ins w:id="176" w:author="Christopher Summerfield" w:date="2014-04-23T14:56:00Z">
        <w:r>
          <w:rPr>
            <w:rFonts w:asciiTheme="majorHAnsi" w:hAnsiTheme="majorHAnsi"/>
          </w:rPr>
          <w:t xml:space="preserve"> </w:t>
        </w:r>
      </w:ins>
      <w:ins w:id="177" w:author="Christopher Summerfield" w:date="2014-04-23T14:55:00Z">
        <w:r>
          <w:rPr>
            <w:rFonts w:asciiTheme="majorHAnsi" w:hAnsiTheme="majorHAnsi"/>
          </w:rPr>
          <w:t>0)</w:t>
        </w:r>
      </w:ins>
      <w:ins w:id="178" w:author="Christopher Summerfield" w:date="2014-04-23T14:56:00Z">
        <w:r>
          <w:rPr>
            <w:rFonts w:asciiTheme="majorHAnsi" w:hAnsiTheme="majorHAnsi"/>
          </w:rPr>
          <w:t xml:space="preserve">.  </w:t>
        </w:r>
      </w:ins>
      <w:ins w:id="179" w:author="Christopher Summerfield" w:date="2014-04-23T15:19:00Z">
        <w:r w:rsidR="007F60AD">
          <w:rPr>
            <w:rFonts w:asciiTheme="majorHAnsi" w:hAnsiTheme="majorHAnsi"/>
          </w:rPr>
          <w:t>Model choices</w:t>
        </w:r>
      </w:ins>
      <w:ins w:id="180" w:author="Christopher Summerfield" w:date="2014-04-23T14:56:00Z">
        <w:r>
          <w:rPr>
            <w:rFonts w:asciiTheme="majorHAnsi" w:hAnsiTheme="majorHAnsi"/>
          </w:rPr>
          <w:t xml:space="preserve"> were made </w:t>
        </w:r>
      </w:ins>
      <w:ins w:id="181" w:author="Christopher Summerfield" w:date="2014-04-23T15:11:00Z">
        <w:r w:rsidR="00705ED5">
          <w:rPr>
            <w:rFonts w:asciiTheme="majorHAnsi" w:hAnsiTheme="majorHAnsi"/>
          </w:rPr>
          <w:t xml:space="preserve">according to whether these values </w:t>
        </w:r>
        <w:proofErr w:type="spellStart"/>
        <w:r w:rsidR="00705ED5">
          <w:rPr>
            <w:rFonts w:asciiTheme="majorHAnsi" w:hAnsiTheme="majorHAnsi"/>
          </w:rPr>
          <w:t>favoured</w:t>
        </w:r>
        <w:proofErr w:type="spellEnd"/>
        <w:r w:rsidR="00705ED5">
          <w:rPr>
            <w:rFonts w:asciiTheme="majorHAnsi" w:hAnsiTheme="majorHAnsi"/>
          </w:rPr>
          <w:t xml:space="preserve"> </w:t>
        </w:r>
      </w:ins>
      <w:ins w:id="182" w:author="Christopher Summerfield" w:date="2014-04-23T15:12:00Z">
        <w:r w:rsidR="00705ED5">
          <w:rPr>
            <w:rFonts w:asciiTheme="majorHAnsi" w:hAnsiTheme="majorHAnsi"/>
          </w:rPr>
          <w:t xml:space="preserve">a </w:t>
        </w:r>
      </w:ins>
      <w:ins w:id="183" w:author="Christopher Summerfield" w:date="2014-04-23T15:11:00Z">
        <w:r w:rsidR="00705ED5">
          <w:rPr>
            <w:rFonts w:asciiTheme="majorHAnsi" w:hAnsiTheme="majorHAnsi"/>
          </w:rPr>
          <w:t xml:space="preserve">target or non-target </w:t>
        </w:r>
      </w:ins>
      <w:ins w:id="184" w:author="Christopher Summerfield" w:date="2014-04-23T15:12:00Z">
        <w:r w:rsidR="00705ED5">
          <w:rPr>
            <w:rFonts w:asciiTheme="majorHAnsi" w:hAnsiTheme="majorHAnsi"/>
          </w:rPr>
          <w:t xml:space="preserve">response </w:t>
        </w:r>
      </w:ins>
      <w:ins w:id="185" w:author="Christopher Summerfield" w:date="2014-04-23T15:11:00Z">
        <w:r w:rsidR="00705ED5">
          <w:rPr>
            <w:rFonts w:asciiTheme="majorHAnsi" w:hAnsiTheme="majorHAnsi"/>
          </w:rPr>
          <w:t xml:space="preserve">(see </w:t>
        </w:r>
        <w:commentRangeStart w:id="186"/>
        <w:r w:rsidR="00705ED5">
          <w:rPr>
            <w:rFonts w:asciiTheme="majorHAnsi" w:hAnsiTheme="majorHAnsi"/>
          </w:rPr>
          <w:t>methods</w:t>
        </w:r>
      </w:ins>
      <w:commentRangeEnd w:id="186"/>
      <w:ins w:id="187" w:author="Christopher Summerfield" w:date="2014-05-01T08:02:00Z">
        <w:r w:rsidR="007443F1">
          <w:rPr>
            <w:rStyle w:val="CommentReference"/>
            <w:vanish/>
          </w:rPr>
          <w:commentReference w:id="186"/>
        </w:r>
      </w:ins>
      <w:ins w:id="188" w:author="Christopher Summerfield" w:date="2014-04-23T15:11:00Z">
        <w:r w:rsidR="00705ED5">
          <w:rPr>
            <w:rFonts w:asciiTheme="majorHAnsi" w:hAnsiTheme="majorHAnsi"/>
          </w:rPr>
          <w:t>).</w:t>
        </w:r>
      </w:ins>
    </w:p>
    <w:p w:rsidR="00284E58" w:rsidRDefault="00284E58" w:rsidP="00B37D7B">
      <w:pPr>
        <w:jc w:val="both"/>
        <w:rPr>
          <w:rFonts w:asciiTheme="majorHAnsi" w:hAnsiTheme="majorHAnsi"/>
        </w:rPr>
      </w:pPr>
    </w:p>
    <w:p w:rsidR="00EE42F0" w:rsidRDefault="00947CAA" w:rsidP="00B37D7B">
      <w:pPr>
        <w:jc w:val="both"/>
        <w:rPr>
          <w:rFonts w:asciiTheme="majorHAnsi" w:hAnsiTheme="majorHAnsi"/>
        </w:rPr>
      </w:pPr>
      <w:r w:rsidRPr="00E378AB">
        <w:rPr>
          <w:rFonts w:asciiTheme="majorHAnsi" w:hAnsiTheme="majorHAnsi"/>
          <w:b/>
        </w:rPr>
        <w:t xml:space="preserve">Model </w:t>
      </w:r>
      <w:r w:rsidR="001D4EFC">
        <w:rPr>
          <w:rFonts w:asciiTheme="majorHAnsi" w:hAnsiTheme="majorHAnsi"/>
          <w:b/>
        </w:rPr>
        <w:t>performance</w:t>
      </w:r>
      <w:r w:rsidRPr="00E378AB">
        <w:rPr>
          <w:rFonts w:asciiTheme="majorHAnsi" w:hAnsiTheme="majorHAnsi"/>
          <w:b/>
        </w:rPr>
        <w:t>.</w:t>
      </w:r>
      <w:r>
        <w:rPr>
          <w:rFonts w:asciiTheme="majorHAnsi" w:hAnsiTheme="majorHAnsi"/>
        </w:rPr>
        <w:t xml:space="preserve"> </w:t>
      </w:r>
      <w:r w:rsidR="00FB7D07">
        <w:rPr>
          <w:rFonts w:asciiTheme="majorHAnsi" w:hAnsiTheme="majorHAnsi"/>
        </w:rPr>
        <w:t xml:space="preserve">We </w:t>
      </w:r>
      <w:r w:rsidR="00E378AB">
        <w:rPr>
          <w:rFonts w:asciiTheme="majorHAnsi" w:hAnsiTheme="majorHAnsi"/>
        </w:rPr>
        <w:t xml:space="preserve">began by calculating </w:t>
      </w:r>
      <w:r w:rsidR="00276BBA">
        <w:rPr>
          <w:rFonts w:asciiTheme="majorHAnsi" w:hAnsiTheme="majorHAnsi"/>
        </w:rPr>
        <w:t xml:space="preserve">how the </w:t>
      </w:r>
      <w:r w:rsidR="00247DAA">
        <w:rPr>
          <w:rFonts w:asciiTheme="majorHAnsi" w:hAnsiTheme="majorHAnsi"/>
        </w:rPr>
        <w:t xml:space="preserve">model </w:t>
      </w:r>
      <w:r w:rsidR="00E378AB">
        <w:rPr>
          <w:rFonts w:asciiTheme="majorHAnsi" w:hAnsiTheme="majorHAnsi"/>
        </w:rPr>
        <w:t>perform</w:t>
      </w:r>
      <w:r w:rsidR="00276BBA">
        <w:rPr>
          <w:rFonts w:asciiTheme="majorHAnsi" w:hAnsiTheme="majorHAnsi"/>
        </w:rPr>
        <w:t>ed</w:t>
      </w:r>
      <w:r w:rsidR="00E378AB">
        <w:rPr>
          <w:rFonts w:asciiTheme="majorHAnsi" w:hAnsiTheme="majorHAnsi"/>
        </w:rPr>
        <w:t xml:space="preserve"> under</w:t>
      </w:r>
      <w:r w:rsidR="00172D4C">
        <w:rPr>
          <w:rFonts w:asciiTheme="majorHAnsi" w:hAnsiTheme="majorHAnsi"/>
        </w:rPr>
        <w:t xml:space="preserve"> different </w:t>
      </w:r>
      <w:proofErr w:type="spellStart"/>
      <w:r w:rsidR="00172D4C">
        <w:rPr>
          <w:rFonts w:asciiTheme="majorHAnsi" w:hAnsiTheme="majorHAnsi"/>
        </w:rPr>
        <w:t>parameterisations</w:t>
      </w:r>
      <w:proofErr w:type="spellEnd"/>
      <w:r w:rsidR="00172D4C">
        <w:rPr>
          <w:rFonts w:asciiTheme="majorHAnsi" w:hAnsiTheme="majorHAnsi"/>
        </w:rPr>
        <w:t xml:space="preserve"> of</w:t>
      </w:r>
      <w:r w:rsidR="00E378AB">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M</w:t>
      </w:r>
      <w:r w:rsidR="00564750">
        <w:rPr>
          <w:rFonts w:asciiTheme="majorHAnsi" w:hAnsiTheme="majorHAnsi"/>
        </w:rPr>
        <w:t xml:space="preserve"> and</w:t>
      </w:r>
      <w:r w:rsidR="00785FF6">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R</w:t>
      </w:r>
      <w:ins w:id="189" w:author="Christopher Summerfield" w:date="2014-04-29T09:29:00Z">
        <w:r w:rsidR="008632DD">
          <w:rPr>
            <w:rFonts w:asciiTheme="majorHAnsi" w:hAnsiTheme="majorHAnsi"/>
          </w:rPr>
          <w:t xml:space="preserve">, using </w:t>
        </w:r>
      </w:ins>
      <w:r w:rsidR="00FB7D07">
        <w:rPr>
          <w:rFonts w:asciiTheme="majorHAnsi" w:hAnsiTheme="majorHAnsi"/>
        </w:rPr>
        <w:t xml:space="preserve">the sequences of stimulation and feedback viewed by human participants as </w:t>
      </w:r>
      <w:ins w:id="190" w:author="Christopher Summerfield" w:date="2014-04-29T09:31:00Z">
        <w:r w:rsidR="008632DD">
          <w:rPr>
            <w:rFonts w:asciiTheme="majorHAnsi" w:hAnsiTheme="majorHAnsi"/>
          </w:rPr>
          <w:t xml:space="preserve">its </w:t>
        </w:r>
      </w:ins>
      <w:r w:rsidR="00FB7D07">
        <w:rPr>
          <w:rFonts w:asciiTheme="majorHAnsi" w:hAnsiTheme="majorHAnsi"/>
        </w:rPr>
        <w:t xml:space="preserve">input </w:t>
      </w:r>
      <w:r w:rsidR="0014154F">
        <w:rPr>
          <w:rFonts w:asciiTheme="majorHAnsi" w:hAnsiTheme="majorHAnsi"/>
        </w:rPr>
        <w:t>(Fig. 2</w:t>
      </w:r>
      <w:r w:rsidR="00172D4C">
        <w:rPr>
          <w:rFonts w:asciiTheme="majorHAnsi" w:hAnsiTheme="majorHAnsi"/>
        </w:rPr>
        <w:t>a).</w:t>
      </w:r>
      <w:r w:rsidR="00E378AB">
        <w:rPr>
          <w:rFonts w:asciiTheme="majorHAnsi" w:hAnsiTheme="majorHAnsi"/>
        </w:rPr>
        <w:t xml:space="preserve"> </w:t>
      </w:r>
      <w:ins w:id="191" w:author="Christopher Summerfield" w:date="2014-04-23T16:34:00Z">
        <w:r w:rsidR="008F7C76">
          <w:rPr>
            <w:rFonts w:asciiTheme="majorHAnsi" w:hAnsiTheme="majorHAnsi"/>
          </w:rPr>
          <w:t>Simulated m</w:t>
        </w:r>
      </w:ins>
      <w:r w:rsidR="006E3A1F">
        <w:rPr>
          <w:rFonts w:asciiTheme="majorHAnsi" w:hAnsiTheme="majorHAnsi"/>
        </w:rPr>
        <w:t>odel p</w:t>
      </w:r>
      <w:r w:rsidR="00E378AB">
        <w:rPr>
          <w:rFonts w:asciiTheme="majorHAnsi" w:hAnsiTheme="majorHAnsi"/>
        </w:rPr>
        <w:t xml:space="preserve">erformance peaked </w:t>
      </w:r>
      <w:r w:rsidR="009724FE">
        <w:rPr>
          <w:rFonts w:asciiTheme="majorHAnsi" w:hAnsiTheme="majorHAnsi"/>
        </w:rPr>
        <w:t>close to</w:t>
      </w:r>
      <w:r w:rsidR="00E378AB">
        <w:rPr>
          <w:rFonts w:asciiTheme="majorHAnsi" w:hAnsiTheme="majorHAnsi"/>
        </w:rPr>
        <w:t xml:space="preserve"> </w:t>
      </w:r>
      <w:r w:rsidR="00756169">
        <w:rPr>
          <w:rFonts w:asciiTheme="majorHAnsi" w:hAnsiTheme="majorHAnsi"/>
        </w:rPr>
        <w:sym w:font="Symbol" w:char="F061"/>
      </w:r>
      <w:r w:rsidR="00756169">
        <w:rPr>
          <w:rFonts w:asciiTheme="majorHAnsi" w:hAnsiTheme="majorHAnsi"/>
          <w:vertAlign w:val="subscript"/>
        </w:rPr>
        <w:t>R</w:t>
      </w:r>
      <w:r w:rsidR="0032299F">
        <w:rPr>
          <w:rFonts w:asciiTheme="majorHAnsi" w:hAnsiTheme="majorHAnsi"/>
        </w:rPr>
        <w:t xml:space="preserve"> = </w:t>
      </w:r>
      <w:r w:rsidR="005F583C">
        <w:rPr>
          <w:rFonts w:asciiTheme="majorHAnsi" w:hAnsiTheme="majorHAnsi"/>
        </w:rPr>
        <w:t xml:space="preserve">0 </w:t>
      </w:r>
      <w:r w:rsidR="00E378AB">
        <w:rPr>
          <w:rFonts w:asciiTheme="majorHAnsi" w:hAnsiTheme="majorHAnsi"/>
        </w:rPr>
        <w:t>(</w:t>
      </w:r>
      <w:r w:rsidR="00172D4C">
        <w:rPr>
          <w:rFonts w:asciiTheme="majorHAnsi" w:hAnsiTheme="majorHAnsi"/>
        </w:rPr>
        <w:t xml:space="preserve">maximal </w:t>
      </w:r>
      <w:r w:rsidR="00E378AB">
        <w:rPr>
          <w:rFonts w:asciiTheme="majorHAnsi" w:hAnsiTheme="majorHAnsi"/>
        </w:rPr>
        <w:t>learn</w:t>
      </w:r>
      <w:r w:rsidR="0014154F">
        <w:rPr>
          <w:rFonts w:asciiTheme="majorHAnsi" w:hAnsiTheme="majorHAnsi"/>
        </w:rPr>
        <w:t>ing</w:t>
      </w:r>
      <w:r w:rsidR="00E378AB">
        <w:rPr>
          <w:rFonts w:asciiTheme="majorHAnsi" w:hAnsiTheme="majorHAnsi"/>
        </w:rPr>
        <w:t xml:space="preserve"> from </w:t>
      </w:r>
      <w:ins w:id="192" w:author="Christopher Summerfield" w:date="2014-04-23T15:18:00Z">
        <w:r w:rsidR="00705ED5">
          <w:rPr>
            <w:rFonts w:asciiTheme="majorHAnsi" w:hAnsiTheme="majorHAnsi"/>
          </w:rPr>
          <w:t>falsification</w:t>
        </w:r>
      </w:ins>
      <w:r w:rsidR="00E378AB">
        <w:rPr>
          <w:rFonts w:asciiTheme="majorHAnsi" w:hAnsiTheme="majorHAnsi"/>
        </w:rPr>
        <w:t>)</w:t>
      </w:r>
      <w:r w:rsidR="0014154F">
        <w:rPr>
          <w:rFonts w:asciiTheme="majorHAnsi" w:hAnsiTheme="majorHAnsi"/>
        </w:rPr>
        <w:t>, for blocks with both novel and familiar cues</w:t>
      </w:r>
      <w:r w:rsidR="008E6BE5">
        <w:rPr>
          <w:rFonts w:asciiTheme="majorHAnsi" w:hAnsiTheme="majorHAnsi"/>
        </w:rPr>
        <w:t xml:space="preserve"> (F</w:t>
      </w:r>
      <w:r w:rsidR="00AF7EC4">
        <w:rPr>
          <w:rFonts w:asciiTheme="majorHAnsi" w:hAnsiTheme="majorHAnsi"/>
        </w:rPr>
        <w:t>ig. 2a)</w:t>
      </w:r>
      <w:r w:rsidR="0014154F">
        <w:rPr>
          <w:rFonts w:asciiTheme="majorHAnsi" w:hAnsiTheme="majorHAnsi"/>
        </w:rPr>
        <w:t>.</w:t>
      </w:r>
      <w:r w:rsidR="00172D4C">
        <w:rPr>
          <w:rFonts w:asciiTheme="majorHAnsi" w:hAnsiTheme="majorHAnsi"/>
        </w:rPr>
        <w:t xml:space="preserve">  </w:t>
      </w:r>
      <w:r w:rsidR="009724FE">
        <w:rPr>
          <w:rFonts w:asciiTheme="majorHAnsi" w:hAnsiTheme="majorHAnsi"/>
        </w:rPr>
        <w:t>Intuitively, this follows from the disjunctive rule,</w:t>
      </w:r>
      <w:r w:rsidR="00EE42F0">
        <w:rPr>
          <w:rFonts w:asciiTheme="majorHAnsi" w:hAnsiTheme="majorHAnsi"/>
        </w:rPr>
        <w:t xml:space="preserve"> </w:t>
      </w:r>
      <w:r w:rsidR="00927EFD">
        <w:rPr>
          <w:rFonts w:asciiTheme="majorHAnsi" w:hAnsiTheme="majorHAnsi"/>
        </w:rPr>
        <w:t xml:space="preserve">which </w:t>
      </w:r>
      <w:r w:rsidR="00F653A3">
        <w:rPr>
          <w:rFonts w:asciiTheme="majorHAnsi" w:hAnsiTheme="majorHAnsi"/>
        </w:rPr>
        <w:t xml:space="preserve">ensures that </w:t>
      </w:r>
      <w:proofErr w:type="spellStart"/>
      <w:ins w:id="193" w:author="Christopher Summerfield" w:date="2014-04-23T15:19:00Z">
        <w:r w:rsidR="00705ED5">
          <w:rPr>
            <w:rFonts w:asciiTheme="majorHAnsi" w:hAnsiTheme="majorHAnsi"/>
          </w:rPr>
          <w:t>falsificatory</w:t>
        </w:r>
        <w:proofErr w:type="spellEnd"/>
        <w:r w:rsidR="00705ED5">
          <w:rPr>
            <w:rFonts w:asciiTheme="majorHAnsi" w:hAnsiTheme="majorHAnsi"/>
          </w:rPr>
          <w:t xml:space="preserve"> </w:t>
        </w:r>
      </w:ins>
      <w:r w:rsidR="00F653A3">
        <w:rPr>
          <w:rFonts w:asciiTheme="majorHAnsi" w:hAnsiTheme="majorHAnsi"/>
        </w:rPr>
        <w:t>evidence</w:t>
      </w:r>
      <w:r w:rsidR="00927EFD">
        <w:rPr>
          <w:rFonts w:asciiTheme="majorHAnsi" w:hAnsiTheme="majorHAnsi"/>
        </w:rPr>
        <w:t xml:space="preserve"> is more informative</w:t>
      </w:r>
      <w:r w:rsidR="00EE42F0">
        <w:rPr>
          <w:rFonts w:asciiTheme="majorHAnsi" w:hAnsiTheme="majorHAnsi"/>
        </w:rPr>
        <w:t xml:space="preserve">.  Consider a stimulus composed of a red element on the left and a blue element on the </w:t>
      </w:r>
      <w:ins w:id="194" w:author="Jan Balaguer" w:date="2014-04-30T12:48:00Z">
        <w:r w:rsidR="002947BB">
          <w:rPr>
            <w:rFonts w:asciiTheme="majorHAnsi" w:hAnsiTheme="majorHAnsi"/>
          </w:rPr>
          <w:t>right</w:t>
        </w:r>
      </w:ins>
      <w:r w:rsidR="00EE42F0">
        <w:rPr>
          <w:rFonts w:asciiTheme="majorHAnsi" w:hAnsiTheme="majorHAnsi"/>
        </w:rPr>
        <w:t>.  Feedback that the stimulus is a ‘</w:t>
      </w:r>
      <w:proofErr w:type="spellStart"/>
      <w:r w:rsidR="00EE42F0">
        <w:rPr>
          <w:rFonts w:asciiTheme="majorHAnsi" w:hAnsiTheme="majorHAnsi"/>
        </w:rPr>
        <w:t>nontarget</w:t>
      </w:r>
      <w:proofErr w:type="spellEnd"/>
      <w:r w:rsidR="00EE42F0">
        <w:rPr>
          <w:rFonts w:asciiTheme="majorHAnsi" w:hAnsiTheme="majorHAnsi"/>
        </w:rPr>
        <w:t xml:space="preserve">’ allows the candidate rules {red-left} and {blue-right} to </w:t>
      </w:r>
      <w:r w:rsidR="00927EFD">
        <w:rPr>
          <w:rFonts w:asciiTheme="majorHAnsi" w:hAnsiTheme="majorHAnsi"/>
        </w:rPr>
        <w:t xml:space="preserve">both </w:t>
      </w:r>
      <w:r w:rsidR="00EE42F0">
        <w:rPr>
          <w:rFonts w:asciiTheme="majorHAnsi" w:hAnsiTheme="majorHAnsi"/>
        </w:rPr>
        <w:t xml:space="preserve">be eliminated. </w:t>
      </w:r>
      <w:r w:rsidR="00927EFD">
        <w:rPr>
          <w:rFonts w:asciiTheme="majorHAnsi" w:hAnsiTheme="majorHAnsi"/>
        </w:rPr>
        <w:t xml:space="preserve"> Feedback that the stimulus is a ‘target’ implies that one component of the rule is either {red-left} or {blue-right}, but does not indicate which is correct. </w:t>
      </w:r>
      <w:r w:rsidR="00F653A3">
        <w:rPr>
          <w:rFonts w:asciiTheme="majorHAnsi" w:hAnsiTheme="majorHAnsi"/>
        </w:rPr>
        <w:t xml:space="preserve"> The best learning strategy is thus to weight </w:t>
      </w:r>
      <w:proofErr w:type="spellStart"/>
      <w:ins w:id="195" w:author="Christopher Summerfield" w:date="2014-04-28T14:08:00Z">
        <w:r w:rsidR="008E6565">
          <w:rPr>
            <w:rFonts w:asciiTheme="majorHAnsi" w:hAnsiTheme="majorHAnsi"/>
          </w:rPr>
          <w:t>falsificatory</w:t>
        </w:r>
        <w:proofErr w:type="spellEnd"/>
        <w:r w:rsidR="008E6565">
          <w:rPr>
            <w:rFonts w:asciiTheme="majorHAnsi" w:hAnsiTheme="majorHAnsi"/>
          </w:rPr>
          <w:t xml:space="preserve"> </w:t>
        </w:r>
      </w:ins>
      <w:r w:rsidR="00F653A3">
        <w:rPr>
          <w:rFonts w:asciiTheme="majorHAnsi" w:hAnsiTheme="majorHAnsi"/>
        </w:rPr>
        <w:t xml:space="preserve">more than </w:t>
      </w:r>
      <w:proofErr w:type="spellStart"/>
      <w:ins w:id="196" w:author="Christopher Summerfield" w:date="2014-04-28T14:08:00Z">
        <w:r w:rsidR="008E6565">
          <w:rPr>
            <w:rFonts w:asciiTheme="majorHAnsi" w:hAnsiTheme="majorHAnsi"/>
          </w:rPr>
          <w:t>verificatory</w:t>
        </w:r>
        <w:proofErr w:type="spellEnd"/>
        <w:r w:rsidR="008E6565">
          <w:rPr>
            <w:rFonts w:asciiTheme="majorHAnsi" w:hAnsiTheme="majorHAnsi"/>
          </w:rPr>
          <w:t xml:space="preserve"> </w:t>
        </w:r>
      </w:ins>
      <w:r w:rsidR="00F653A3">
        <w:rPr>
          <w:rFonts w:asciiTheme="majorHAnsi" w:hAnsiTheme="majorHAnsi"/>
        </w:rPr>
        <w:t>evidence (</w:t>
      </w:r>
      <w:ins w:id="197" w:author="Jan Balaguer" w:date="2014-04-02T09:44:00Z">
        <w:r w:rsidR="005F583C">
          <w:rPr>
            <w:rFonts w:asciiTheme="majorHAnsi" w:hAnsiTheme="majorHAnsi"/>
          </w:rPr>
          <w:sym w:font="Symbol" w:char="F061"/>
        </w:r>
        <w:r w:rsidR="005F583C">
          <w:rPr>
            <w:rFonts w:asciiTheme="majorHAnsi" w:hAnsiTheme="majorHAnsi"/>
            <w:vertAlign w:val="subscript"/>
          </w:rPr>
          <w:t>R</w:t>
        </w:r>
      </w:ins>
      <w:r w:rsidR="00F653A3">
        <w:rPr>
          <w:rFonts w:asciiTheme="majorHAnsi" w:hAnsiTheme="majorHAnsi"/>
        </w:rPr>
        <w:t xml:space="preserve"> </w:t>
      </w:r>
      <w:ins w:id="198" w:author="Christopher Summerfield" w:date="2014-04-23T15:20:00Z">
        <w:r w:rsidR="006E07E1">
          <w:rPr>
            <w:rFonts w:asciiTheme="majorHAnsi" w:hAnsiTheme="majorHAnsi"/>
          </w:rPr>
          <w:sym w:font="Symbol" w:char="F0BB"/>
        </w:r>
        <w:proofErr w:type="gramStart"/>
        <w:r w:rsidR="006E07E1">
          <w:rPr>
            <w:rFonts w:asciiTheme="majorHAnsi" w:hAnsiTheme="majorHAnsi"/>
          </w:rPr>
          <w:t xml:space="preserve"> </w:t>
        </w:r>
      </w:ins>
      <w:r w:rsidR="00F653A3">
        <w:rPr>
          <w:rFonts w:asciiTheme="majorHAnsi" w:hAnsiTheme="majorHAnsi"/>
        </w:rPr>
        <w:t xml:space="preserve"> </w:t>
      </w:r>
      <w:ins w:id="199" w:author="Jan Balaguer" w:date="2014-04-02T09:44:00Z">
        <w:r w:rsidR="005F583C">
          <w:rPr>
            <w:rFonts w:asciiTheme="majorHAnsi" w:hAnsiTheme="majorHAnsi"/>
          </w:rPr>
          <w:t>0</w:t>
        </w:r>
      </w:ins>
      <w:proofErr w:type="gramEnd"/>
      <w:r w:rsidR="00F653A3">
        <w:rPr>
          <w:rFonts w:asciiTheme="majorHAnsi" w:hAnsiTheme="majorHAnsi"/>
        </w:rPr>
        <w:t>).</w:t>
      </w:r>
      <w:r w:rsidR="00927EFD">
        <w:rPr>
          <w:rFonts w:asciiTheme="majorHAnsi" w:hAnsiTheme="majorHAnsi"/>
        </w:rPr>
        <w:t xml:space="preserve"> </w:t>
      </w:r>
      <w:ins w:id="200" w:author="Christopher Summerfield" w:date="2014-04-29T09:38:00Z">
        <w:r w:rsidR="008632DD">
          <w:rPr>
            <w:rFonts w:asciiTheme="majorHAnsi" w:hAnsiTheme="majorHAnsi"/>
          </w:rPr>
          <w:t xml:space="preserve">Model performance was relatively stable with absolute learning rate </w:t>
        </w:r>
        <w:r w:rsidR="008632DD">
          <w:rPr>
            <w:rFonts w:asciiTheme="majorHAnsi" w:hAnsiTheme="majorHAnsi"/>
          </w:rPr>
          <w:sym w:font="Symbol" w:char="F061"/>
        </w:r>
      </w:ins>
      <w:ins w:id="201" w:author="Jan Balaguer" w:date="2014-04-30T12:50:00Z">
        <w:r w:rsidR="002947BB">
          <w:rPr>
            <w:rFonts w:asciiTheme="majorHAnsi" w:hAnsiTheme="majorHAnsi"/>
            <w:vertAlign w:val="subscript"/>
          </w:rPr>
          <w:t>M</w:t>
        </w:r>
      </w:ins>
      <w:ins w:id="202" w:author="Christopher Summerfield" w:date="2014-04-29T09:38:00Z">
        <w:r w:rsidR="008632DD">
          <w:rPr>
            <w:rFonts w:asciiTheme="majorHAnsi" w:hAnsiTheme="majorHAnsi"/>
          </w:rPr>
          <w:t xml:space="preserve"> &gt; 0.2.</w:t>
        </w:r>
      </w:ins>
    </w:p>
    <w:p w:rsidR="00927EFD" w:rsidRDefault="00927EFD" w:rsidP="00B37D7B">
      <w:pPr>
        <w:jc w:val="both"/>
        <w:rPr>
          <w:rFonts w:asciiTheme="majorHAnsi" w:hAnsiTheme="majorHAnsi"/>
        </w:rPr>
      </w:pPr>
    </w:p>
    <w:p w:rsidR="0036322B" w:rsidRDefault="001D4EFC" w:rsidP="00B37D7B">
      <w:pPr>
        <w:jc w:val="both"/>
        <w:rPr>
          <w:rFonts w:asciiTheme="majorHAnsi" w:hAnsiTheme="majorHAnsi"/>
        </w:rPr>
      </w:pPr>
      <w:r w:rsidRPr="001D4EFC">
        <w:rPr>
          <w:rFonts w:asciiTheme="majorHAnsi" w:hAnsiTheme="majorHAnsi"/>
          <w:b/>
        </w:rPr>
        <w:t>Model fitting to human</w:t>
      </w:r>
      <w:r w:rsidR="00D04BFD">
        <w:rPr>
          <w:rFonts w:asciiTheme="majorHAnsi" w:hAnsiTheme="majorHAnsi"/>
          <w:b/>
        </w:rPr>
        <w:t xml:space="preserve"> choice and accuracy</w:t>
      </w:r>
      <w:r w:rsidRPr="001D4EFC">
        <w:rPr>
          <w:rFonts w:asciiTheme="majorHAnsi" w:hAnsiTheme="majorHAnsi"/>
          <w:b/>
        </w:rPr>
        <w:t xml:space="preserve"> </w:t>
      </w:r>
      <w:r w:rsidR="00AA1AA2">
        <w:rPr>
          <w:rFonts w:asciiTheme="majorHAnsi" w:hAnsiTheme="majorHAnsi"/>
          <w:b/>
        </w:rPr>
        <w:t>data</w:t>
      </w:r>
      <w:r w:rsidRPr="001D4EFC">
        <w:rPr>
          <w:rFonts w:asciiTheme="majorHAnsi" w:hAnsiTheme="majorHAnsi"/>
          <w:b/>
        </w:rPr>
        <w:t>.</w:t>
      </w:r>
      <w:ins w:id="203" w:author="Christopher Summerfield" w:date="2014-04-23T15:25:00Z">
        <w:r w:rsidR="00E86722">
          <w:rPr>
            <w:rFonts w:asciiTheme="majorHAnsi" w:hAnsiTheme="majorHAnsi"/>
          </w:rPr>
          <w:t xml:space="preserve">  </w:t>
        </w:r>
      </w:ins>
      <w:r w:rsidR="00A47C5E" w:rsidRPr="00B36B78">
        <w:rPr>
          <w:rFonts w:asciiTheme="majorHAnsi" w:hAnsiTheme="majorHAnsi"/>
        </w:rPr>
        <w:t>Average hum</w:t>
      </w:r>
      <w:r w:rsidR="00A47C5E">
        <w:rPr>
          <w:rFonts w:asciiTheme="majorHAnsi" w:hAnsiTheme="majorHAnsi"/>
        </w:rPr>
        <w:t>an accuracy (% correct responses) and choices (% target responses) across the 16 trials that cons</w:t>
      </w:r>
      <w:r w:rsidR="00A21558">
        <w:rPr>
          <w:rFonts w:asciiTheme="majorHAnsi" w:hAnsiTheme="majorHAnsi"/>
        </w:rPr>
        <w:t>t</w:t>
      </w:r>
      <w:r w:rsidR="00A47C5E">
        <w:rPr>
          <w:rFonts w:asciiTheme="majorHAnsi" w:hAnsiTheme="majorHAnsi"/>
        </w:rPr>
        <w:t xml:space="preserve">ituted each block are shown in </w:t>
      </w:r>
      <w:r w:rsidR="00C74F33">
        <w:rPr>
          <w:rFonts w:asciiTheme="majorHAnsi" w:hAnsiTheme="majorHAnsi"/>
        </w:rPr>
        <w:t>F</w:t>
      </w:r>
      <w:r w:rsidR="00B86C18">
        <w:rPr>
          <w:rFonts w:asciiTheme="majorHAnsi" w:hAnsiTheme="majorHAnsi"/>
        </w:rPr>
        <w:t>ig. 1b</w:t>
      </w:r>
      <w:ins w:id="204" w:author="Christopher Summerfield" w:date="2014-04-29T09:39:00Z">
        <w:r w:rsidR="009A1AD0">
          <w:rPr>
            <w:rFonts w:asciiTheme="majorHAnsi" w:hAnsiTheme="majorHAnsi"/>
          </w:rPr>
          <w:t xml:space="preserve"> (dots)</w:t>
        </w:r>
      </w:ins>
      <w:r w:rsidR="00A47C5E">
        <w:rPr>
          <w:rFonts w:asciiTheme="majorHAnsi" w:hAnsiTheme="majorHAnsi"/>
        </w:rPr>
        <w:t>.  Accuracy increased across the block overall (</w:t>
      </w:r>
      <w:proofErr w:type="gramStart"/>
      <w:r w:rsidR="00A47C5E">
        <w:rPr>
          <w:rFonts w:asciiTheme="majorHAnsi" w:hAnsiTheme="majorHAnsi"/>
        </w:rPr>
        <w:t>F</w:t>
      </w:r>
      <w:ins w:id="205" w:author="Jan Balaguer" w:date="2014-04-22T18:08:00Z">
        <w:r w:rsidR="009C0A55" w:rsidRPr="009C0A55">
          <w:rPr>
            <w:rFonts w:asciiTheme="majorHAnsi" w:hAnsiTheme="majorHAnsi"/>
            <w:vertAlign w:val="subscript"/>
          </w:rPr>
          <w:t>(</w:t>
        </w:r>
      </w:ins>
      <w:proofErr w:type="gramEnd"/>
      <w:ins w:id="206" w:author="Christopher Summerfield" w:date="2014-04-23T21:33:00Z">
        <w:r w:rsidR="00947E71">
          <w:rPr>
            <w:rFonts w:asciiTheme="majorHAnsi" w:hAnsiTheme="majorHAnsi"/>
            <w:vertAlign w:val="subscript"/>
          </w:rPr>
          <w:t>7</w:t>
        </w:r>
      </w:ins>
      <w:ins w:id="207" w:author="Jan Balaguer" w:date="2014-04-22T18:08:00Z">
        <w:r w:rsidR="009C0A55" w:rsidRPr="009C0A55">
          <w:rPr>
            <w:rFonts w:asciiTheme="majorHAnsi" w:hAnsiTheme="majorHAnsi"/>
            <w:vertAlign w:val="subscript"/>
          </w:rPr>
          <w:t>,11</w:t>
        </w:r>
      </w:ins>
      <w:ins w:id="208" w:author="Christopher Summerfield" w:date="2014-04-23T21:33:00Z">
        <w:r w:rsidR="00947E71">
          <w:rPr>
            <w:rFonts w:asciiTheme="majorHAnsi" w:hAnsiTheme="majorHAnsi"/>
            <w:vertAlign w:val="subscript"/>
          </w:rPr>
          <w:t>7</w:t>
        </w:r>
      </w:ins>
      <w:ins w:id="209" w:author="Jan Balaguer" w:date="2014-04-22T18:08:00Z">
        <w:r w:rsidR="009C0A55" w:rsidRPr="009C0A55">
          <w:rPr>
            <w:rFonts w:asciiTheme="majorHAnsi" w:hAnsiTheme="majorHAnsi"/>
            <w:vertAlign w:val="subscript"/>
          </w:rPr>
          <w:t>)</w:t>
        </w:r>
      </w:ins>
      <w:r w:rsidR="00A47C5E" w:rsidRPr="009C0A55">
        <w:rPr>
          <w:rFonts w:asciiTheme="majorHAnsi" w:hAnsiTheme="majorHAnsi"/>
          <w:vertAlign w:val="subscript"/>
        </w:rPr>
        <w:t xml:space="preserve"> </w:t>
      </w:r>
      <w:r w:rsidR="00A47C5E">
        <w:rPr>
          <w:rFonts w:asciiTheme="majorHAnsi" w:hAnsiTheme="majorHAnsi"/>
        </w:rPr>
        <w:t xml:space="preserve">= 29.9, p &lt; </w:t>
      </w:r>
      <w:ins w:id="210" w:author="Jan Balaguer" w:date="2014-04-22T18:09:00Z">
        <w:r w:rsidR="009C0A55">
          <w:rPr>
            <w:rFonts w:asciiTheme="majorHAnsi" w:hAnsiTheme="majorHAnsi"/>
          </w:rPr>
          <w:t>0.001</w:t>
        </w:r>
      </w:ins>
      <w:r w:rsidR="00A47C5E">
        <w:rPr>
          <w:rFonts w:asciiTheme="majorHAnsi" w:hAnsiTheme="majorHAnsi"/>
        </w:rPr>
        <w:t xml:space="preserve">), but did so faster in blocks with familiar cues (trial x cue interaction, </w:t>
      </w:r>
      <w:ins w:id="211" w:author="Jan Balaguer" w:date="2014-04-22T18:08:00Z">
        <w:r w:rsidR="009C0A55" w:rsidRPr="009C0A55">
          <w:rPr>
            <w:rFonts w:asciiTheme="majorHAnsi" w:hAnsiTheme="majorHAnsi"/>
          </w:rPr>
          <w:t>F</w:t>
        </w:r>
        <w:r w:rsidR="009C0A55" w:rsidRPr="009C0A55">
          <w:rPr>
            <w:rFonts w:asciiTheme="majorHAnsi" w:hAnsiTheme="majorHAnsi"/>
            <w:vertAlign w:val="subscript"/>
          </w:rPr>
          <w:t>(</w:t>
        </w:r>
      </w:ins>
      <w:ins w:id="212" w:author="Christopher Summerfield" w:date="2014-04-23T21:33:00Z">
        <w:r w:rsidR="00947E71">
          <w:rPr>
            <w:rFonts w:asciiTheme="majorHAnsi" w:hAnsiTheme="majorHAnsi"/>
            <w:vertAlign w:val="subscript"/>
          </w:rPr>
          <w:t>7</w:t>
        </w:r>
      </w:ins>
      <w:ins w:id="213" w:author="Jan Balaguer" w:date="2014-04-22T18:08:00Z">
        <w:r w:rsidR="009C0A55" w:rsidRPr="009C0A55">
          <w:rPr>
            <w:rFonts w:asciiTheme="majorHAnsi" w:hAnsiTheme="majorHAnsi"/>
            <w:vertAlign w:val="subscript"/>
          </w:rPr>
          <w:t>,11</w:t>
        </w:r>
      </w:ins>
      <w:ins w:id="214" w:author="Christopher Summerfield" w:date="2014-04-23T21:33:00Z">
        <w:r w:rsidR="00947E71">
          <w:rPr>
            <w:rFonts w:asciiTheme="majorHAnsi" w:hAnsiTheme="majorHAnsi"/>
            <w:vertAlign w:val="subscript"/>
          </w:rPr>
          <w:t>8</w:t>
        </w:r>
      </w:ins>
      <w:ins w:id="215" w:author="Jan Balaguer" w:date="2014-04-22T18:08:00Z">
        <w:r w:rsidR="009C0A55" w:rsidRPr="009C0A55">
          <w:rPr>
            <w:rFonts w:asciiTheme="majorHAnsi" w:hAnsiTheme="majorHAnsi"/>
            <w:vertAlign w:val="subscript"/>
          </w:rPr>
          <w:t>)</w:t>
        </w:r>
        <w:r w:rsidR="009C0A55">
          <w:rPr>
            <w:rFonts w:asciiTheme="majorHAnsi" w:hAnsiTheme="majorHAnsi"/>
            <w:vertAlign w:val="subscript"/>
          </w:rPr>
          <w:t xml:space="preserve"> </w:t>
        </w:r>
        <w:r w:rsidR="009C0A55" w:rsidRPr="009C0A55">
          <w:rPr>
            <w:rFonts w:asciiTheme="majorHAnsi" w:hAnsiTheme="majorHAnsi"/>
          </w:rPr>
          <w:t>=</w:t>
        </w:r>
        <w:r w:rsidR="009C0A55">
          <w:rPr>
            <w:rFonts w:asciiTheme="majorHAnsi" w:hAnsiTheme="majorHAnsi"/>
          </w:rPr>
          <w:t xml:space="preserve"> </w:t>
        </w:r>
        <w:r w:rsidR="009C0A55" w:rsidRPr="009C0A55">
          <w:rPr>
            <w:rFonts w:asciiTheme="majorHAnsi" w:hAnsiTheme="majorHAnsi"/>
          </w:rPr>
          <w:t>2.</w:t>
        </w:r>
      </w:ins>
      <w:ins w:id="216" w:author="Jan Balaguer" w:date="2014-04-22T18:10:00Z">
        <w:r w:rsidR="009C0A55">
          <w:rPr>
            <w:rFonts w:asciiTheme="majorHAnsi" w:hAnsiTheme="majorHAnsi"/>
          </w:rPr>
          <w:t>90</w:t>
        </w:r>
      </w:ins>
      <w:r w:rsidR="00A47C5E">
        <w:rPr>
          <w:rFonts w:asciiTheme="majorHAnsi" w:hAnsiTheme="majorHAnsi"/>
        </w:rPr>
        <w:t>, p &lt; 0.008).  Participants began with a bias to respond ‘target’ that abated across the block (</w:t>
      </w:r>
      <w:proofErr w:type="gramStart"/>
      <w:ins w:id="217" w:author="Jan Balaguer" w:date="2014-04-22T18:09:00Z">
        <w:r w:rsidR="009C0A55" w:rsidRPr="009C0A55">
          <w:rPr>
            <w:rFonts w:asciiTheme="majorHAnsi" w:hAnsiTheme="majorHAnsi"/>
          </w:rPr>
          <w:t>F</w:t>
        </w:r>
        <w:r w:rsidR="009C0A55" w:rsidRPr="009C0A55">
          <w:rPr>
            <w:rFonts w:asciiTheme="majorHAnsi" w:hAnsiTheme="majorHAnsi"/>
            <w:vertAlign w:val="subscript"/>
          </w:rPr>
          <w:t>(</w:t>
        </w:r>
        <w:proofErr w:type="gramEnd"/>
        <w:r w:rsidR="009C0A55" w:rsidRPr="009C0A55">
          <w:rPr>
            <w:rFonts w:asciiTheme="majorHAnsi" w:hAnsiTheme="majorHAnsi"/>
            <w:vertAlign w:val="subscript"/>
          </w:rPr>
          <w:t>7,12</w:t>
        </w:r>
      </w:ins>
      <w:ins w:id="218" w:author="Christopher Summerfield" w:date="2014-04-23T21:33:00Z">
        <w:r w:rsidR="00947E71">
          <w:rPr>
            <w:rFonts w:asciiTheme="majorHAnsi" w:hAnsiTheme="majorHAnsi"/>
            <w:vertAlign w:val="subscript"/>
          </w:rPr>
          <w:t>5</w:t>
        </w:r>
      </w:ins>
      <w:ins w:id="219" w:author="Jan Balaguer" w:date="2014-04-22T18:09:00Z">
        <w:r w:rsidR="009C0A55" w:rsidRPr="009C0A55">
          <w:rPr>
            <w:rFonts w:asciiTheme="majorHAnsi" w:hAnsiTheme="majorHAnsi"/>
            <w:vertAlign w:val="subscript"/>
          </w:rPr>
          <w:t>)</w:t>
        </w:r>
      </w:ins>
      <w:ins w:id="220" w:author="Jan Balaguer" w:date="2014-04-22T18:10:00Z">
        <w:r w:rsidR="009C0A55">
          <w:rPr>
            <w:rFonts w:asciiTheme="majorHAnsi" w:hAnsiTheme="majorHAnsi"/>
          </w:rPr>
          <w:t xml:space="preserve"> </w:t>
        </w:r>
      </w:ins>
      <w:ins w:id="221" w:author="Jan Balaguer" w:date="2014-04-22T18:09:00Z">
        <w:r w:rsidR="009C0A55" w:rsidRPr="009C0A55">
          <w:rPr>
            <w:rFonts w:asciiTheme="majorHAnsi" w:hAnsiTheme="majorHAnsi"/>
          </w:rPr>
          <w:t>=</w:t>
        </w:r>
        <w:r w:rsidR="009C0A55">
          <w:rPr>
            <w:rFonts w:asciiTheme="majorHAnsi" w:hAnsiTheme="majorHAnsi"/>
          </w:rPr>
          <w:t xml:space="preserve"> 46</w:t>
        </w:r>
      </w:ins>
      <w:ins w:id="222" w:author="Jan Balaguer" w:date="2014-04-22T18:10:00Z">
        <w:r w:rsidR="009C0A55">
          <w:rPr>
            <w:rFonts w:asciiTheme="majorHAnsi" w:hAnsiTheme="majorHAnsi"/>
          </w:rPr>
          <w:t>.0</w:t>
        </w:r>
      </w:ins>
      <w:r w:rsidR="00A47C5E">
        <w:rPr>
          <w:rFonts w:asciiTheme="majorHAnsi" w:hAnsiTheme="majorHAnsi"/>
        </w:rPr>
        <w:t xml:space="preserve">, p &lt; </w:t>
      </w:r>
      <w:ins w:id="223" w:author="Jan Balaguer" w:date="2014-04-22T18:10:00Z">
        <w:r w:rsidR="009C0A55">
          <w:rPr>
            <w:rFonts w:asciiTheme="majorHAnsi" w:hAnsiTheme="majorHAnsi"/>
          </w:rPr>
          <w:t>0.001</w:t>
        </w:r>
      </w:ins>
      <w:r w:rsidR="00A47C5E">
        <w:rPr>
          <w:rFonts w:asciiTheme="majorHAnsi" w:hAnsiTheme="majorHAnsi"/>
        </w:rPr>
        <w:t xml:space="preserve">) in roughly equal measure for the two conditions (F &lt; 1). </w:t>
      </w:r>
      <w:ins w:id="224" w:author="Christopher Summerfield" w:date="2014-04-23T15:24:00Z">
        <w:r w:rsidR="00E47518">
          <w:rPr>
            <w:rFonts w:asciiTheme="majorHAnsi" w:hAnsiTheme="majorHAnsi"/>
          </w:rPr>
          <w:t>Next, we adjusted the model parameters to fit one half of the human choice data (even blocks), using the resulting parameters to predict performance for the remaining half (odd bloc</w:t>
        </w:r>
        <w:r w:rsidR="00DD0FC3">
          <w:rPr>
            <w:rFonts w:asciiTheme="majorHAnsi" w:hAnsiTheme="majorHAnsi"/>
          </w:rPr>
          <w:t xml:space="preserve">ks), separately </w:t>
        </w:r>
      </w:ins>
      <w:ins w:id="225" w:author="Jan Balaguer" w:date="2014-04-29T13:45:00Z">
        <w:r w:rsidR="0071785E">
          <w:rPr>
            <w:rFonts w:asciiTheme="majorHAnsi" w:hAnsiTheme="majorHAnsi"/>
          </w:rPr>
          <w:t xml:space="preserve">for familiar and novel </w:t>
        </w:r>
      </w:ins>
      <w:ins w:id="226" w:author="Christopher Summerfield" w:date="2014-05-01T07:58:00Z">
        <w:r w:rsidR="00DD0FC3">
          <w:rPr>
            <w:rFonts w:asciiTheme="majorHAnsi" w:hAnsiTheme="majorHAnsi"/>
          </w:rPr>
          <w:t>conditions</w:t>
        </w:r>
      </w:ins>
      <w:ins w:id="227" w:author="Jan Balaguer" w:date="2014-04-29T13:45:00Z">
        <w:r w:rsidR="0071785E">
          <w:rPr>
            <w:rFonts w:asciiTheme="majorHAnsi" w:hAnsiTheme="majorHAnsi"/>
          </w:rPr>
          <w:t xml:space="preserve">. </w:t>
        </w:r>
      </w:ins>
      <w:r w:rsidR="00A47C5E">
        <w:rPr>
          <w:rFonts w:asciiTheme="majorHAnsi" w:hAnsiTheme="majorHAnsi"/>
        </w:rPr>
        <w:t>T</w:t>
      </w:r>
      <w:r w:rsidR="00E71BDE">
        <w:rPr>
          <w:rFonts w:asciiTheme="majorHAnsi" w:hAnsiTheme="majorHAnsi"/>
        </w:rPr>
        <w:t>he choice and accuracy of</w:t>
      </w:r>
      <w:r w:rsidR="0032299F">
        <w:rPr>
          <w:rFonts w:asciiTheme="majorHAnsi" w:hAnsiTheme="majorHAnsi"/>
        </w:rPr>
        <w:t xml:space="preserve"> the best-fitting </w:t>
      </w:r>
      <w:r w:rsidR="00A47C5E">
        <w:rPr>
          <w:rFonts w:asciiTheme="majorHAnsi" w:hAnsiTheme="majorHAnsi"/>
        </w:rPr>
        <w:t xml:space="preserve">model </w:t>
      </w:r>
      <w:proofErr w:type="spellStart"/>
      <w:r w:rsidR="0032299F">
        <w:rPr>
          <w:rFonts w:asciiTheme="majorHAnsi" w:hAnsiTheme="majorHAnsi"/>
        </w:rPr>
        <w:t>parameterisati</w:t>
      </w:r>
      <w:r w:rsidR="00E71BDE">
        <w:rPr>
          <w:rFonts w:asciiTheme="majorHAnsi" w:hAnsiTheme="majorHAnsi"/>
        </w:rPr>
        <w:t>on</w:t>
      </w:r>
      <w:proofErr w:type="spellEnd"/>
      <w:r w:rsidR="00E71BDE">
        <w:rPr>
          <w:rFonts w:asciiTheme="majorHAnsi" w:hAnsiTheme="majorHAnsi"/>
        </w:rPr>
        <w:t xml:space="preserve"> </w:t>
      </w:r>
      <w:r w:rsidR="00C32B0C">
        <w:rPr>
          <w:rFonts w:asciiTheme="majorHAnsi" w:hAnsiTheme="majorHAnsi"/>
        </w:rPr>
        <w:t>(lines) is rendered on</w:t>
      </w:r>
      <w:r w:rsidR="00E71BDE">
        <w:rPr>
          <w:rFonts w:asciiTheme="majorHAnsi" w:hAnsiTheme="majorHAnsi"/>
        </w:rPr>
        <w:t xml:space="preserve">to equivalent human data </w:t>
      </w:r>
      <w:r w:rsidR="00AA4701">
        <w:rPr>
          <w:rFonts w:asciiTheme="majorHAnsi" w:hAnsiTheme="majorHAnsi"/>
        </w:rPr>
        <w:t>in Fig. 1b</w:t>
      </w:r>
      <w:ins w:id="228" w:author="Christopher Summerfield" w:date="2014-04-23T16:48:00Z">
        <w:r w:rsidR="00EE19F2">
          <w:rPr>
            <w:rFonts w:asciiTheme="majorHAnsi" w:hAnsiTheme="majorHAnsi"/>
          </w:rPr>
          <w:t xml:space="preserve">, </w:t>
        </w:r>
      </w:ins>
      <w:ins w:id="229" w:author="Christopher Summerfield" w:date="2014-04-23T16:49:00Z">
        <w:r w:rsidR="00EE19F2">
          <w:rPr>
            <w:rFonts w:asciiTheme="majorHAnsi" w:hAnsiTheme="majorHAnsi"/>
          </w:rPr>
          <w:t>revealing</w:t>
        </w:r>
      </w:ins>
      <w:ins w:id="230" w:author="Christopher Summerfield" w:date="2014-04-23T16:48:00Z">
        <w:r w:rsidR="00EE19F2">
          <w:rPr>
            <w:rFonts w:asciiTheme="majorHAnsi" w:hAnsiTheme="majorHAnsi"/>
          </w:rPr>
          <w:t xml:space="preserve"> good </w:t>
        </w:r>
      </w:ins>
      <w:ins w:id="231" w:author="Christopher Summerfield" w:date="2014-04-23T16:49:00Z">
        <w:r w:rsidR="00EE19F2">
          <w:rPr>
            <w:rFonts w:asciiTheme="majorHAnsi" w:hAnsiTheme="majorHAnsi"/>
          </w:rPr>
          <w:t>fits</w:t>
        </w:r>
      </w:ins>
      <w:r w:rsidR="002E4871">
        <w:rPr>
          <w:rFonts w:asciiTheme="majorHAnsi" w:hAnsiTheme="majorHAnsi"/>
        </w:rPr>
        <w:t xml:space="preserve"> </w:t>
      </w:r>
      <w:r w:rsidR="0036322B">
        <w:rPr>
          <w:rFonts w:asciiTheme="majorHAnsi" w:hAnsiTheme="majorHAnsi"/>
        </w:rPr>
        <w:t xml:space="preserve">across the block in each condition. </w:t>
      </w:r>
    </w:p>
    <w:p w:rsidR="0036322B" w:rsidRDefault="0036322B" w:rsidP="00B37D7B">
      <w:pPr>
        <w:jc w:val="both"/>
        <w:rPr>
          <w:rFonts w:asciiTheme="majorHAnsi" w:hAnsiTheme="majorHAnsi"/>
        </w:rPr>
      </w:pPr>
    </w:p>
    <w:p w:rsidR="00655D42" w:rsidRDefault="00947E71" w:rsidP="00B37D7B">
      <w:pPr>
        <w:jc w:val="both"/>
        <w:rPr>
          <w:ins w:id="232" w:author="Christopher Summerfield" w:date="2014-04-23T16:38:00Z"/>
          <w:rFonts w:asciiTheme="majorHAnsi" w:hAnsiTheme="majorHAnsi"/>
        </w:rPr>
      </w:pPr>
      <w:ins w:id="233" w:author="Christopher Summerfield" w:date="2014-04-23T21:34:00Z">
        <w:r>
          <w:rPr>
            <w:rFonts w:asciiTheme="majorHAnsi" w:hAnsiTheme="majorHAnsi"/>
          </w:rPr>
          <w:t>Critically</w:t>
        </w:r>
      </w:ins>
      <w:r w:rsidR="002E4871">
        <w:rPr>
          <w:rFonts w:asciiTheme="majorHAnsi" w:hAnsiTheme="majorHAnsi"/>
        </w:rPr>
        <w:t>,</w:t>
      </w:r>
      <w:r w:rsidR="00E71BDE">
        <w:rPr>
          <w:rFonts w:asciiTheme="majorHAnsi" w:hAnsiTheme="majorHAnsi"/>
        </w:rPr>
        <w:t xml:space="preserve"> however, </w:t>
      </w:r>
      <w:r w:rsidR="00172D4C">
        <w:rPr>
          <w:rFonts w:asciiTheme="majorHAnsi" w:hAnsiTheme="majorHAnsi"/>
        </w:rPr>
        <w:t>the parameters</w:t>
      </w:r>
      <w:r w:rsidR="00CB1D06">
        <w:rPr>
          <w:rFonts w:asciiTheme="majorHAnsi" w:hAnsiTheme="majorHAnsi"/>
        </w:rPr>
        <w:t xml:space="preserve"> </w:t>
      </w:r>
      <w:r w:rsidR="00210BCD">
        <w:rPr>
          <w:rFonts w:asciiTheme="majorHAnsi" w:hAnsiTheme="majorHAnsi"/>
        </w:rPr>
        <w:t>that allowed these fits to</w:t>
      </w:r>
      <w:r w:rsidR="00CB1D06">
        <w:rPr>
          <w:rFonts w:asciiTheme="majorHAnsi" w:hAnsiTheme="majorHAnsi"/>
        </w:rPr>
        <w:t xml:space="preserve"> human performance</w:t>
      </w:r>
      <w:r w:rsidR="00210BCD">
        <w:rPr>
          <w:rFonts w:asciiTheme="majorHAnsi" w:hAnsiTheme="majorHAnsi"/>
        </w:rPr>
        <w:t xml:space="preserve"> to be obtained t</w:t>
      </w:r>
      <w:r w:rsidR="00172D4C">
        <w:rPr>
          <w:rFonts w:asciiTheme="majorHAnsi" w:hAnsiTheme="majorHAnsi"/>
        </w:rPr>
        <w:t>ook on values</w:t>
      </w:r>
      <w:r w:rsidR="00E71BDE">
        <w:rPr>
          <w:rFonts w:asciiTheme="majorHAnsi" w:hAnsiTheme="majorHAnsi"/>
        </w:rPr>
        <w:t xml:space="preserve"> that diverged </w:t>
      </w:r>
      <w:ins w:id="234" w:author="Christopher Summerfield" w:date="2014-04-23T21:51:00Z">
        <w:r w:rsidR="00454EB9">
          <w:rPr>
            <w:rFonts w:asciiTheme="majorHAnsi" w:hAnsiTheme="majorHAnsi"/>
          </w:rPr>
          <w:t xml:space="preserve">significantly </w:t>
        </w:r>
      </w:ins>
      <w:r w:rsidR="00E71BDE">
        <w:rPr>
          <w:rFonts w:asciiTheme="majorHAnsi" w:hAnsiTheme="majorHAnsi"/>
        </w:rPr>
        <w:t xml:space="preserve">from those predicting maximal </w:t>
      </w:r>
      <w:r w:rsidR="00B41874">
        <w:rPr>
          <w:rFonts w:asciiTheme="majorHAnsi" w:hAnsiTheme="majorHAnsi"/>
        </w:rPr>
        <w:t xml:space="preserve">model </w:t>
      </w:r>
      <w:r w:rsidR="00A21558">
        <w:rPr>
          <w:rFonts w:asciiTheme="majorHAnsi" w:hAnsiTheme="majorHAnsi"/>
        </w:rPr>
        <w:t>performance</w:t>
      </w:r>
      <w:r w:rsidR="008E6BE5">
        <w:rPr>
          <w:rFonts w:asciiTheme="majorHAnsi" w:hAnsiTheme="majorHAnsi"/>
        </w:rPr>
        <w:t xml:space="preserve"> (F</w:t>
      </w:r>
      <w:r w:rsidR="00AF7EC4">
        <w:rPr>
          <w:rFonts w:asciiTheme="majorHAnsi" w:hAnsiTheme="majorHAnsi"/>
        </w:rPr>
        <w:t xml:space="preserve">ig. 2b). </w:t>
      </w:r>
      <w:r w:rsidR="00172D4C">
        <w:rPr>
          <w:rFonts w:asciiTheme="majorHAnsi" w:hAnsiTheme="majorHAnsi"/>
        </w:rPr>
        <w:t xml:space="preserve">Specifically, mean values of </w:t>
      </w:r>
      <w:r w:rsidR="00172D4C">
        <w:rPr>
          <w:rFonts w:asciiTheme="majorHAnsi" w:hAnsiTheme="majorHAnsi"/>
        </w:rPr>
        <w:sym w:font="Symbol" w:char="F061"/>
      </w:r>
      <w:ins w:id="235" w:author="Jan Balaguer" w:date="2014-04-22T18:18:00Z">
        <w:r w:rsidR="00622060">
          <w:rPr>
            <w:rFonts w:asciiTheme="majorHAnsi" w:hAnsiTheme="majorHAnsi"/>
            <w:vertAlign w:val="subscript"/>
          </w:rPr>
          <w:t>R</w:t>
        </w:r>
      </w:ins>
      <w:r w:rsidR="00AF7EC4">
        <w:rPr>
          <w:rFonts w:asciiTheme="majorHAnsi" w:hAnsiTheme="majorHAnsi"/>
        </w:rPr>
        <w:t xml:space="preserve"> were </w:t>
      </w:r>
      <w:ins w:id="236" w:author="Jan Balaguer" w:date="2014-06-03T13:31:00Z">
        <w:r w:rsidR="00BD511A">
          <w:rPr>
            <w:rFonts w:asciiTheme="majorHAnsi" w:hAnsiTheme="majorHAnsi"/>
          </w:rPr>
          <w:t>0.30</w:t>
        </w:r>
      </w:ins>
      <w:r w:rsidR="00172D4C">
        <w:rPr>
          <w:rFonts w:asciiTheme="majorHAnsi" w:hAnsiTheme="majorHAnsi"/>
        </w:rPr>
        <w:sym w:font="Symbol" w:char="F0B1"/>
      </w:r>
      <w:ins w:id="237" w:author="Jan Balaguer" w:date="2014-06-03T13:31:00Z">
        <w:r w:rsidR="00BD511A">
          <w:rPr>
            <w:rFonts w:asciiTheme="majorHAnsi" w:hAnsiTheme="majorHAnsi"/>
          </w:rPr>
          <w:t>0.22</w:t>
        </w:r>
      </w:ins>
      <w:r w:rsidR="00AF7EC4">
        <w:rPr>
          <w:rFonts w:asciiTheme="majorHAnsi" w:hAnsiTheme="majorHAnsi"/>
        </w:rPr>
        <w:t xml:space="preserve"> and </w:t>
      </w:r>
      <w:ins w:id="238" w:author="Jan Balaguer" w:date="2014-06-03T13:32:00Z">
        <w:r w:rsidR="00BD511A">
          <w:rPr>
            <w:rFonts w:asciiTheme="majorHAnsi" w:hAnsiTheme="majorHAnsi"/>
          </w:rPr>
          <w:t>0.45</w:t>
        </w:r>
      </w:ins>
      <w:r w:rsidR="00172D4C">
        <w:rPr>
          <w:rFonts w:asciiTheme="majorHAnsi" w:hAnsiTheme="majorHAnsi"/>
        </w:rPr>
        <w:sym w:font="Symbol" w:char="F0B1"/>
      </w:r>
      <w:ins w:id="239" w:author="Jan Balaguer" w:date="2014-06-03T13:32:00Z">
        <w:r w:rsidR="00BD511A">
          <w:rPr>
            <w:rFonts w:asciiTheme="majorHAnsi" w:hAnsiTheme="majorHAnsi"/>
          </w:rPr>
          <w:t>0.25</w:t>
        </w:r>
      </w:ins>
      <w:r w:rsidR="00172D4C">
        <w:rPr>
          <w:rFonts w:asciiTheme="majorHAnsi" w:hAnsiTheme="majorHAnsi"/>
        </w:rPr>
        <w:t xml:space="preserve"> for blocks with familiar and novel cues respect</w:t>
      </w:r>
      <w:r w:rsidR="00AF7EC4">
        <w:rPr>
          <w:rFonts w:asciiTheme="majorHAnsi" w:hAnsiTheme="majorHAnsi"/>
        </w:rPr>
        <w:t xml:space="preserve">ively, diverging reliably from the </w:t>
      </w:r>
      <w:r w:rsidR="00C32B0C">
        <w:rPr>
          <w:rFonts w:asciiTheme="majorHAnsi" w:hAnsiTheme="majorHAnsi"/>
        </w:rPr>
        <w:t xml:space="preserve">respective </w:t>
      </w:r>
      <w:r w:rsidR="00AF7EC4">
        <w:rPr>
          <w:rFonts w:asciiTheme="majorHAnsi" w:hAnsiTheme="majorHAnsi"/>
        </w:rPr>
        <w:t>parameters</w:t>
      </w:r>
      <w:r w:rsidR="009724FE">
        <w:rPr>
          <w:rFonts w:asciiTheme="majorHAnsi" w:hAnsiTheme="majorHAnsi"/>
        </w:rPr>
        <w:t xml:space="preserve"> (</w:t>
      </w:r>
      <w:r w:rsidR="00CB1D06">
        <w:rPr>
          <w:rFonts w:asciiTheme="majorHAnsi" w:hAnsiTheme="majorHAnsi"/>
        </w:rPr>
        <w:sym w:font="Symbol" w:char="F061"/>
      </w:r>
      <w:ins w:id="240" w:author="Jan Balaguer" w:date="2014-04-22T18:19:00Z">
        <w:r w:rsidR="00622060">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241" w:author="Jan Balaguer" w:date="2014-04-22T18:20:00Z">
        <w:r w:rsidR="00622060">
          <w:rPr>
            <w:rFonts w:asciiTheme="majorHAnsi" w:hAnsiTheme="majorHAnsi"/>
          </w:rPr>
          <w:t xml:space="preserve">08 </w:t>
        </w:r>
      </w:ins>
      <w:r w:rsidR="00C32B0C">
        <w:rPr>
          <w:rFonts w:asciiTheme="majorHAnsi" w:hAnsiTheme="majorHAnsi"/>
        </w:rPr>
        <w:t xml:space="preserve">[familiar cues] </w:t>
      </w:r>
      <w:r w:rsidR="009724FE">
        <w:rPr>
          <w:rFonts w:asciiTheme="majorHAnsi" w:hAnsiTheme="majorHAnsi"/>
        </w:rPr>
        <w:t xml:space="preserve">and </w:t>
      </w:r>
      <w:r w:rsidR="00CB1D06">
        <w:rPr>
          <w:rFonts w:asciiTheme="majorHAnsi" w:hAnsiTheme="majorHAnsi"/>
        </w:rPr>
        <w:sym w:font="Symbol" w:char="F061"/>
      </w:r>
      <w:ins w:id="242" w:author="Jan Balaguer" w:date="2014-04-22T19:03:00Z">
        <w:r w:rsidR="00785FF6">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243" w:author="Jan Balaguer" w:date="2014-04-22T18:20:00Z">
        <w:r w:rsidR="00622060">
          <w:rPr>
            <w:rFonts w:asciiTheme="majorHAnsi" w:hAnsiTheme="majorHAnsi"/>
          </w:rPr>
          <w:t xml:space="preserve">11 </w:t>
        </w:r>
      </w:ins>
      <w:r w:rsidR="00C32B0C">
        <w:rPr>
          <w:rFonts w:asciiTheme="majorHAnsi" w:hAnsiTheme="majorHAnsi"/>
        </w:rPr>
        <w:t>[novel cues]</w:t>
      </w:r>
      <w:r w:rsidR="009724FE">
        <w:rPr>
          <w:rFonts w:asciiTheme="majorHAnsi" w:hAnsiTheme="majorHAnsi"/>
        </w:rPr>
        <w:t>)</w:t>
      </w:r>
      <w:r w:rsidR="00AF7EC4">
        <w:rPr>
          <w:rFonts w:asciiTheme="majorHAnsi" w:hAnsiTheme="majorHAnsi"/>
        </w:rPr>
        <w:t xml:space="preserve"> that yielded </w:t>
      </w:r>
      <w:r w:rsidR="001C0601">
        <w:rPr>
          <w:rFonts w:asciiTheme="majorHAnsi" w:hAnsiTheme="majorHAnsi"/>
        </w:rPr>
        <w:t>maximal</w:t>
      </w:r>
      <w:r w:rsidR="00AF7EC4">
        <w:rPr>
          <w:rFonts w:asciiTheme="majorHAnsi" w:hAnsiTheme="majorHAnsi"/>
        </w:rPr>
        <w:t xml:space="preserve"> performance under this model</w:t>
      </w:r>
      <w:r w:rsidR="009724FE">
        <w:rPr>
          <w:rFonts w:asciiTheme="majorHAnsi" w:hAnsiTheme="majorHAnsi"/>
        </w:rPr>
        <w:t xml:space="preserve"> in both cases </w:t>
      </w:r>
      <w:r w:rsidR="00172D4C">
        <w:rPr>
          <w:rFonts w:asciiTheme="majorHAnsi" w:hAnsiTheme="majorHAnsi"/>
        </w:rPr>
        <w:t>(</w:t>
      </w:r>
      <w:r w:rsidR="009724FE">
        <w:rPr>
          <w:rFonts w:asciiTheme="majorHAnsi" w:hAnsiTheme="majorHAnsi"/>
        </w:rPr>
        <w:t xml:space="preserve">both </w:t>
      </w:r>
      <w:proofErr w:type="gramStart"/>
      <w:r w:rsidR="009724FE">
        <w:rPr>
          <w:rFonts w:asciiTheme="majorHAnsi" w:hAnsiTheme="majorHAnsi"/>
        </w:rPr>
        <w:t>t</w:t>
      </w:r>
      <w:r w:rsidR="00282CB1" w:rsidRPr="00282CB1">
        <w:rPr>
          <w:rFonts w:asciiTheme="majorHAnsi" w:hAnsiTheme="majorHAnsi"/>
          <w:vertAlign w:val="subscript"/>
        </w:rPr>
        <w:t>(</w:t>
      </w:r>
      <w:proofErr w:type="gramEnd"/>
      <w:r w:rsidR="00282CB1" w:rsidRPr="00282CB1">
        <w:rPr>
          <w:rFonts w:asciiTheme="majorHAnsi" w:hAnsiTheme="majorHAnsi"/>
          <w:vertAlign w:val="subscript"/>
        </w:rPr>
        <w:t>17)</w:t>
      </w:r>
      <w:r w:rsidR="009724FE">
        <w:rPr>
          <w:rFonts w:asciiTheme="majorHAnsi" w:hAnsiTheme="majorHAnsi"/>
        </w:rPr>
        <w:t xml:space="preserve"> &gt; </w:t>
      </w:r>
      <w:ins w:id="244" w:author="Jan Balaguer" w:date="2014-06-03T13:32:00Z">
        <w:r w:rsidR="00BD511A">
          <w:rPr>
            <w:rFonts w:asciiTheme="majorHAnsi" w:hAnsiTheme="majorHAnsi"/>
          </w:rPr>
          <w:t>4.2</w:t>
        </w:r>
      </w:ins>
      <w:r w:rsidR="009724FE">
        <w:rPr>
          <w:rFonts w:asciiTheme="majorHAnsi" w:hAnsiTheme="majorHAnsi"/>
        </w:rPr>
        <w:t xml:space="preserve">, p &lt; </w:t>
      </w:r>
      <w:ins w:id="245" w:author="Jan Balaguer" w:date="2014-06-03T13:32:00Z">
        <w:r w:rsidR="00BD511A">
          <w:rPr>
            <w:rFonts w:asciiTheme="majorHAnsi" w:hAnsiTheme="majorHAnsi"/>
          </w:rPr>
          <w:t>0.001</w:t>
        </w:r>
      </w:ins>
      <w:r w:rsidR="00C32B0C">
        <w:rPr>
          <w:rFonts w:asciiTheme="majorHAnsi" w:hAnsiTheme="majorHAnsi"/>
        </w:rPr>
        <w:t>).</w:t>
      </w:r>
      <w:r w:rsidR="00AF7EC4">
        <w:rPr>
          <w:rFonts w:asciiTheme="majorHAnsi" w:hAnsiTheme="majorHAnsi"/>
        </w:rPr>
        <w:t xml:space="preserve"> </w:t>
      </w:r>
      <w:r w:rsidR="00C32B0C">
        <w:rPr>
          <w:rFonts w:asciiTheme="majorHAnsi" w:hAnsiTheme="majorHAnsi"/>
        </w:rPr>
        <w:t xml:space="preserve"> </w:t>
      </w:r>
      <w:del w:id="246" w:author="Jan Balaguer" w:date="2014-04-22T18:20:00Z">
        <w:r w:rsidR="00BC1C59" w:rsidDel="00622060">
          <w:rPr>
            <w:rFonts w:asciiTheme="majorHAnsi" w:hAnsiTheme="majorHAnsi"/>
          </w:rPr>
          <w:delText>Similarly</w:delText>
        </w:r>
        <w:r w:rsidR="00AF7EC4" w:rsidDel="00622060">
          <w:rPr>
            <w:rFonts w:asciiTheme="majorHAnsi" w:hAnsiTheme="majorHAnsi"/>
          </w:rPr>
          <w:delText>,</w:delText>
        </w:r>
        <w:r w:rsidR="00172D4C" w:rsidDel="00622060">
          <w:rPr>
            <w:rFonts w:asciiTheme="majorHAnsi" w:hAnsiTheme="majorHAnsi"/>
          </w:rPr>
          <w:delText xml:space="preserve"> mean values for </w:delText>
        </w:r>
        <w:r w:rsidR="00172D4C" w:rsidRPr="006E49A6" w:rsidDel="00622060">
          <w:rPr>
            <w:rFonts w:asciiTheme="majorHAnsi" w:hAnsiTheme="majorHAnsi"/>
          </w:rPr>
          <w:sym w:font="Symbol" w:char="F074"/>
        </w:r>
        <w:r w:rsidR="00172D4C" w:rsidDel="00622060">
          <w:rPr>
            <w:rFonts w:asciiTheme="majorHAnsi" w:hAnsiTheme="majorHAnsi"/>
          </w:rPr>
          <w:delText xml:space="preserve"> wer</w:delText>
        </w:r>
        <w:r w:rsidR="009724FE" w:rsidDel="00622060">
          <w:rPr>
            <w:rFonts w:asciiTheme="majorHAnsi" w:hAnsiTheme="majorHAnsi"/>
          </w:rPr>
          <w:delText>e 0.4</w:delText>
        </w:r>
        <w:r w:rsidR="00172D4C" w:rsidDel="00622060">
          <w:rPr>
            <w:rFonts w:asciiTheme="majorHAnsi" w:hAnsiTheme="majorHAnsi"/>
          </w:rPr>
          <w:sym w:font="Symbol" w:char="F0B1"/>
        </w:r>
        <w:r w:rsidR="009724FE" w:rsidDel="00622060">
          <w:rPr>
            <w:rFonts w:asciiTheme="majorHAnsi" w:hAnsiTheme="majorHAnsi"/>
          </w:rPr>
          <w:delText>0.31</w:delText>
        </w:r>
        <w:r w:rsidR="00172D4C" w:rsidDel="00622060">
          <w:rPr>
            <w:rFonts w:asciiTheme="majorHAnsi" w:hAnsiTheme="majorHAnsi"/>
          </w:rPr>
          <w:delText xml:space="preserve"> (familiar cues) and </w:delText>
        </w:r>
        <w:r w:rsidR="009724FE" w:rsidDel="00622060">
          <w:rPr>
            <w:rFonts w:asciiTheme="majorHAnsi" w:hAnsiTheme="majorHAnsi"/>
          </w:rPr>
          <w:delText>0.64</w:delText>
        </w:r>
        <w:r w:rsidR="00172D4C" w:rsidDel="00622060">
          <w:rPr>
            <w:rFonts w:asciiTheme="majorHAnsi" w:hAnsiTheme="majorHAnsi"/>
          </w:rPr>
          <w:sym w:font="Symbol" w:char="F0B1"/>
        </w:r>
        <w:r w:rsidR="009724FE" w:rsidDel="00622060">
          <w:rPr>
            <w:rFonts w:asciiTheme="majorHAnsi" w:hAnsiTheme="majorHAnsi"/>
          </w:rPr>
          <w:delText>0.21</w:delText>
        </w:r>
        <w:r w:rsidR="00172D4C" w:rsidDel="00622060">
          <w:rPr>
            <w:rFonts w:asciiTheme="majorHAnsi" w:hAnsiTheme="majorHAnsi"/>
          </w:rPr>
          <w:delText xml:space="preserve"> (novel cues)</w:delText>
        </w:r>
        <w:r w:rsidR="002C1EA0" w:rsidDel="00622060">
          <w:rPr>
            <w:rFonts w:asciiTheme="majorHAnsi" w:hAnsiTheme="majorHAnsi"/>
          </w:rPr>
          <w:delText>, both sh</w:delText>
        </w:r>
        <w:r w:rsidR="009724FE" w:rsidDel="00622060">
          <w:rPr>
            <w:rFonts w:asciiTheme="majorHAnsi" w:hAnsiTheme="majorHAnsi"/>
          </w:rPr>
          <w:delText xml:space="preserve">owing a divergence from the </w:delText>
        </w:r>
        <w:r w:rsidR="00085A17" w:rsidDel="00622060">
          <w:rPr>
            <w:rFonts w:asciiTheme="majorHAnsi" w:hAnsiTheme="majorHAnsi"/>
          </w:rPr>
          <w:delText>performance</w:delText>
        </w:r>
        <w:r w:rsidR="009724FE" w:rsidDel="00622060">
          <w:rPr>
            <w:rFonts w:asciiTheme="majorHAnsi" w:hAnsiTheme="majorHAnsi"/>
          </w:rPr>
          <w:delText>-maximising parameters (</w:delText>
        </w:r>
        <w:r w:rsidR="00A70BFE" w:rsidRPr="006E49A6" w:rsidDel="00622060">
          <w:rPr>
            <w:rFonts w:asciiTheme="majorHAnsi" w:hAnsiTheme="majorHAnsi"/>
          </w:rPr>
          <w:sym w:font="Symbol" w:char="F074"/>
        </w:r>
        <w:r w:rsidR="00210BCD" w:rsidDel="00622060">
          <w:rPr>
            <w:rFonts w:asciiTheme="majorHAnsi" w:hAnsiTheme="majorHAnsi"/>
          </w:rPr>
          <w:delText xml:space="preserve"> </w:delText>
        </w:r>
        <w:r w:rsidR="00A70BFE" w:rsidDel="00622060">
          <w:rPr>
            <w:rFonts w:asciiTheme="majorHAnsi" w:hAnsiTheme="majorHAnsi"/>
          </w:rPr>
          <w:delText>=</w:delText>
        </w:r>
        <w:r w:rsidR="00210BCD" w:rsidDel="00622060">
          <w:rPr>
            <w:rFonts w:asciiTheme="majorHAnsi" w:hAnsiTheme="majorHAnsi"/>
          </w:rPr>
          <w:delText xml:space="preserve"> </w:delText>
        </w:r>
        <w:r w:rsidR="009724FE" w:rsidDel="00622060">
          <w:rPr>
            <w:rFonts w:asciiTheme="majorHAnsi" w:hAnsiTheme="majorHAnsi"/>
          </w:rPr>
          <w:delText>0.05 in both cases) that was statistically reliable (both t</w:delText>
        </w:r>
        <w:r w:rsidR="00282CB1" w:rsidRPr="00282CB1" w:rsidDel="00622060">
          <w:rPr>
            <w:rFonts w:asciiTheme="majorHAnsi" w:hAnsiTheme="majorHAnsi"/>
            <w:vertAlign w:val="subscript"/>
          </w:rPr>
          <w:delText>(17)</w:delText>
        </w:r>
        <w:r w:rsidR="009724FE" w:rsidDel="00622060">
          <w:rPr>
            <w:rFonts w:asciiTheme="majorHAnsi" w:hAnsiTheme="majorHAnsi"/>
          </w:rPr>
          <w:delText xml:space="preserve"> &gt; 4.3, p &lt; 0.001)</w:delText>
        </w:r>
        <w:r w:rsidR="002C1EA0" w:rsidDel="00622060">
          <w:rPr>
            <w:rFonts w:asciiTheme="majorHAnsi" w:hAnsiTheme="majorHAnsi"/>
          </w:rPr>
          <w:delText xml:space="preserve">.  </w:delText>
        </w:r>
      </w:del>
      <w:r w:rsidR="002C1EA0">
        <w:rPr>
          <w:rFonts w:asciiTheme="majorHAnsi" w:hAnsiTheme="majorHAnsi"/>
        </w:rPr>
        <w:t>In other words, participants es</w:t>
      </w:r>
      <w:r w:rsidR="00085A17">
        <w:rPr>
          <w:rFonts w:asciiTheme="majorHAnsi" w:hAnsiTheme="majorHAnsi"/>
        </w:rPr>
        <w:t>c</w:t>
      </w:r>
      <w:r w:rsidR="002C1EA0">
        <w:rPr>
          <w:rFonts w:asciiTheme="majorHAnsi" w:hAnsiTheme="majorHAnsi"/>
        </w:rPr>
        <w:t xml:space="preserve">hewed the </w:t>
      </w:r>
      <w:r w:rsidR="00B41874">
        <w:rPr>
          <w:rFonts w:asciiTheme="majorHAnsi" w:hAnsiTheme="majorHAnsi"/>
        </w:rPr>
        <w:t xml:space="preserve">normative </w:t>
      </w:r>
      <w:r w:rsidR="002C1EA0">
        <w:rPr>
          <w:rFonts w:asciiTheme="majorHAnsi" w:hAnsiTheme="majorHAnsi"/>
        </w:rPr>
        <w:t xml:space="preserve">strategy that would yield maximal performance, i.e. to eliminate </w:t>
      </w:r>
      <w:ins w:id="247" w:author="Christopher Summerfield" w:date="2014-04-28T14:08:00Z">
        <w:r w:rsidR="008E6565">
          <w:rPr>
            <w:rFonts w:asciiTheme="majorHAnsi" w:hAnsiTheme="majorHAnsi"/>
          </w:rPr>
          <w:t xml:space="preserve">falsified </w:t>
        </w:r>
      </w:ins>
      <w:r w:rsidR="002C1EA0">
        <w:rPr>
          <w:rFonts w:asciiTheme="majorHAnsi" w:hAnsiTheme="majorHAnsi"/>
        </w:rPr>
        <w:t>hypotheses</w:t>
      </w:r>
      <w:ins w:id="248" w:author="Christopher Summerfield" w:date="2014-04-23T21:41:00Z">
        <w:r w:rsidR="00E3785D">
          <w:rPr>
            <w:rFonts w:asciiTheme="majorHAnsi" w:hAnsiTheme="majorHAnsi"/>
          </w:rPr>
          <w:t>, instead learning more from verification</w:t>
        </w:r>
        <w:commentRangeStart w:id="249"/>
        <w:r w:rsidR="00E3785D">
          <w:rPr>
            <w:rFonts w:asciiTheme="majorHAnsi" w:hAnsiTheme="majorHAnsi"/>
          </w:rPr>
          <w:t>.</w:t>
        </w:r>
      </w:ins>
      <w:commentRangeEnd w:id="249"/>
      <w:r w:rsidR="001B5535">
        <w:rPr>
          <w:rStyle w:val="CommentReference"/>
          <w:vanish/>
        </w:rPr>
        <w:commentReference w:id="249"/>
      </w:r>
      <w:ins w:id="250" w:author="Christopher Summerfield" w:date="2014-04-23T21:41:00Z">
        <w:r w:rsidR="00051B34">
          <w:rPr>
            <w:rFonts w:asciiTheme="majorHAnsi" w:hAnsiTheme="majorHAnsi"/>
          </w:rPr>
          <w:t xml:space="preserve">  Moreover, we observed a negative correlation between </w:t>
        </w:r>
      </w:ins>
      <w:ins w:id="251" w:author="Christopher Summerfield" w:date="2014-04-23T21:42:00Z">
        <w:r w:rsidR="00051B34">
          <w:rPr>
            <w:rFonts w:asciiTheme="majorHAnsi" w:hAnsiTheme="majorHAnsi"/>
          </w:rPr>
          <w:t>participants</w:t>
        </w:r>
      </w:ins>
      <w:ins w:id="252" w:author="Christopher Summerfield" w:date="2014-04-23T21:43:00Z">
        <w:r w:rsidR="00051B34">
          <w:rPr>
            <w:rFonts w:asciiTheme="majorHAnsi" w:hAnsiTheme="majorHAnsi"/>
          </w:rPr>
          <w:t xml:space="preserve">’ accuracy and </w:t>
        </w:r>
        <w:proofErr w:type="gramStart"/>
        <w:r w:rsidR="00051B34">
          <w:rPr>
            <w:rFonts w:asciiTheme="majorHAnsi" w:hAnsiTheme="majorHAnsi"/>
          </w:rPr>
          <w:t>their</w:t>
        </w:r>
        <w:proofErr w:type="gramEnd"/>
        <w:r w:rsidR="00051B34">
          <w:rPr>
            <w:rFonts w:asciiTheme="majorHAnsi" w:hAnsiTheme="majorHAnsi"/>
          </w:rPr>
          <w:t xml:space="preserve"> </w:t>
        </w:r>
      </w:ins>
      <w:ins w:id="253" w:author="Christopher Summerfield" w:date="2014-04-23T21:41:00Z">
        <w:r w:rsidR="00051B34">
          <w:rPr>
            <w:rFonts w:asciiTheme="majorHAnsi" w:hAnsiTheme="majorHAnsi"/>
          </w:rPr>
          <w:t xml:space="preserve">best-fitting values of </w:t>
        </w:r>
      </w:ins>
      <w:ins w:id="254" w:author="Christopher Summerfield" w:date="2014-04-23T21:42:00Z">
        <w:r w:rsidR="00051B34">
          <w:rPr>
            <w:rFonts w:asciiTheme="majorHAnsi" w:hAnsiTheme="majorHAnsi"/>
          </w:rPr>
          <w:sym w:font="Symbol" w:char="F061"/>
        </w:r>
        <w:r w:rsidR="00051B34">
          <w:rPr>
            <w:rFonts w:asciiTheme="majorHAnsi" w:hAnsiTheme="majorHAnsi"/>
            <w:vertAlign w:val="subscript"/>
          </w:rPr>
          <w:t>R</w:t>
        </w:r>
      </w:ins>
      <w:ins w:id="255" w:author="Christopher Summerfield" w:date="2014-04-23T21:43:00Z">
        <w:r w:rsidR="00051B34">
          <w:rPr>
            <w:rFonts w:asciiTheme="majorHAnsi" w:hAnsiTheme="majorHAnsi"/>
            <w:vertAlign w:val="subscript"/>
          </w:rPr>
          <w:t xml:space="preserve"> </w:t>
        </w:r>
        <w:r w:rsidR="00051B34">
          <w:rPr>
            <w:rFonts w:asciiTheme="majorHAnsi" w:hAnsiTheme="majorHAnsi"/>
          </w:rPr>
          <w:t>(</w:t>
        </w:r>
      </w:ins>
      <w:ins w:id="256" w:author="Jan Balaguer" w:date="2014-04-28T18:19:00Z">
        <w:r w:rsidR="008E2E54">
          <w:rPr>
            <w:rFonts w:asciiTheme="majorHAnsi" w:hAnsiTheme="majorHAnsi"/>
          </w:rPr>
          <w:t>r = -</w:t>
        </w:r>
      </w:ins>
      <w:ins w:id="257" w:author="Jan Balaguer" w:date="2014-06-03T13:43:00Z">
        <w:r w:rsidR="00DC20FE">
          <w:rPr>
            <w:rFonts w:asciiTheme="majorHAnsi" w:hAnsiTheme="majorHAnsi"/>
          </w:rPr>
          <w:t>0.70</w:t>
        </w:r>
      </w:ins>
      <w:ins w:id="258" w:author="Jan Balaguer" w:date="2014-04-28T18:19:00Z">
        <w:r w:rsidR="008E2E54">
          <w:rPr>
            <w:rFonts w:asciiTheme="majorHAnsi" w:hAnsiTheme="majorHAnsi"/>
          </w:rPr>
          <w:t xml:space="preserve"> and p &lt; </w:t>
        </w:r>
      </w:ins>
      <w:ins w:id="259" w:author="Jan Balaguer" w:date="2014-06-03T13:47:00Z">
        <w:r w:rsidR="00173E20">
          <w:rPr>
            <w:rFonts w:asciiTheme="majorHAnsi" w:hAnsiTheme="majorHAnsi"/>
          </w:rPr>
          <w:t>0.002</w:t>
        </w:r>
      </w:ins>
      <w:ins w:id="260" w:author="Jan Balaguer" w:date="2014-04-28T18:19:00Z">
        <w:r w:rsidR="008E2E54">
          <w:rPr>
            <w:rFonts w:asciiTheme="majorHAnsi" w:hAnsiTheme="majorHAnsi"/>
          </w:rPr>
          <w:t xml:space="preserve"> in the familiar condition, </w:t>
        </w:r>
      </w:ins>
      <w:commentRangeStart w:id="261"/>
      <w:ins w:id="262" w:author="Christopher Summerfield" w:date="2014-04-23T21:43:00Z">
        <w:r w:rsidR="00051B34">
          <w:rPr>
            <w:rFonts w:asciiTheme="majorHAnsi" w:hAnsiTheme="majorHAnsi"/>
          </w:rPr>
          <w:t>r = -</w:t>
        </w:r>
      </w:ins>
      <w:ins w:id="263" w:author="Jan Balaguer" w:date="2014-06-03T13:48:00Z">
        <w:r w:rsidR="00173E20">
          <w:rPr>
            <w:rFonts w:asciiTheme="majorHAnsi" w:hAnsiTheme="majorHAnsi"/>
          </w:rPr>
          <w:t>0.31</w:t>
        </w:r>
      </w:ins>
      <w:ins w:id="264" w:author="Jan Balaguer" w:date="2014-04-28T18:19:00Z">
        <w:r w:rsidR="008E2E54">
          <w:rPr>
            <w:rFonts w:asciiTheme="majorHAnsi" w:hAnsiTheme="majorHAnsi"/>
          </w:rPr>
          <w:t xml:space="preserve"> and</w:t>
        </w:r>
      </w:ins>
      <w:ins w:id="265" w:author="Christopher Summerfield" w:date="2014-04-23T21:43:00Z">
        <w:r w:rsidR="00051B34">
          <w:rPr>
            <w:rFonts w:asciiTheme="majorHAnsi" w:hAnsiTheme="majorHAnsi"/>
          </w:rPr>
          <w:t xml:space="preserve"> p &lt; </w:t>
        </w:r>
      </w:ins>
      <w:ins w:id="266" w:author="Jan Balaguer" w:date="2014-06-03T13:49:00Z">
        <w:r w:rsidR="00173E20">
          <w:rPr>
            <w:rFonts w:asciiTheme="majorHAnsi" w:hAnsiTheme="majorHAnsi"/>
          </w:rPr>
          <w:t>0.21</w:t>
        </w:r>
      </w:ins>
      <w:ins w:id="267" w:author="Jan Balaguer" w:date="2014-04-28T18:19:00Z">
        <w:r w:rsidR="008E2E54">
          <w:rPr>
            <w:rFonts w:asciiTheme="majorHAnsi" w:hAnsiTheme="majorHAnsi"/>
          </w:rPr>
          <w:t xml:space="preserve"> in the novel condition</w:t>
        </w:r>
      </w:ins>
      <w:commentRangeEnd w:id="261"/>
      <w:r w:rsidR="00173E20">
        <w:rPr>
          <w:rStyle w:val="CommentReference"/>
          <w:vanish/>
        </w:rPr>
        <w:commentReference w:id="261"/>
      </w:r>
      <w:ins w:id="268" w:author="Christopher Summerfield" w:date="2014-04-23T21:43:00Z">
        <w:r w:rsidR="00051B34">
          <w:rPr>
            <w:rFonts w:asciiTheme="majorHAnsi" w:hAnsiTheme="majorHAnsi"/>
          </w:rPr>
          <w:t>), indicating that those participants who learned more from falsification performed better overall (Fig. 2c).</w:t>
        </w:r>
      </w:ins>
      <w:ins w:id="269" w:author="Jan Balaguer" w:date="2014-05-02T11:07:00Z">
        <w:r w:rsidR="001B5535">
          <w:rPr>
            <w:rFonts w:asciiTheme="majorHAnsi" w:hAnsiTheme="majorHAnsi"/>
          </w:rPr>
          <w:t xml:space="preserve"> </w:t>
        </w:r>
        <w:commentRangeStart w:id="270"/>
        <w:commentRangeStart w:id="271"/>
        <w:r w:rsidR="001B5535">
          <w:rPr>
            <w:rFonts w:asciiTheme="majorHAnsi" w:hAnsiTheme="majorHAnsi"/>
          </w:rPr>
          <w:t>Interestingly, this deviance</w:t>
        </w:r>
      </w:ins>
      <w:ins w:id="272" w:author="Jan Balaguer" w:date="2014-05-02T11:13:00Z">
        <w:r w:rsidR="001B5535">
          <w:rPr>
            <w:rFonts w:asciiTheme="majorHAnsi" w:hAnsiTheme="majorHAnsi"/>
          </w:rPr>
          <w:t xml:space="preserve"> from optimality</w:t>
        </w:r>
      </w:ins>
      <w:ins w:id="273" w:author="Jan Balaguer" w:date="2014-05-02T11:07:00Z">
        <w:r w:rsidR="001B5535">
          <w:rPr>
            <w:rFonts w:asciiTheme="majorHAnsi" w:hAnsiTheme="majorHAnsi"/>
          </w:rPr>
          <w:t xml:space="preserve"> was accentuated in novel </w:t>
        </w:r>
      </w:ins>
      <w:ins w:id="274" w:author="Jan Balaguer" w:date="2014-05-02T11:13:00Z">
        <w:r w:rsidR="001B5535">
          <w:rPr>
            <w:rFonts w:asciiTheme="majorHAnsi" w:hAnsiTheme="majorHAnsi"/>
          </w:rPr>
          <w:t>blocks where the</w:t>
        </w:r>
      </w:ins>
      <w:ins w:id="275" w:author="Jan Balaguer" w:date="2014-05-02T11:07:00Z">
        <w:r w:rsidR="001B5535">
          <w:rPr>
            <w:rFonts w:asciiTheme="majorHAnsi" w:hAnsiTheme="majorHAnsi"/>
          </w:rPr>
          <w:t xml:space="preserve"> space of hypothesis</w:t>
        </w:r>
      </w:ins>
      <w:ins w:id="276" w:author="Jan Balaguer" w:date="2014-05-02T11:13:00Z">
        <w:r w:rsidR="001B5535">
          <w:rPr>
            <w:rFonts w:asciiTheme="majorHAnsi" w:hAnsiTheme="majorHAnsi"/>
          </w:rPr>
          <w:t xml:space="preserve"> was bigger</w:t>
        </w:r>
      </w:ins>
      <w:ins w:id="277" w:author="Jan Balaguer" w:date="2014-05-02T11:07:00Z">
        <w:r w:rsidR="001B5535">
          <w:rPr>
            <w:rFonts w:asciiTheme="majorHAnsi" w:hAnsiTheme="majorHAnsi"/>
          </w:rPr>
          <w:t>.</w:t>
        </w:r>
      </w:ins>
      <w:ins w:id="278" w:author="Jan Balaguer" w:date="2014-05-02T11:13:00Z">
        <w:r w:rsidR="001B5535">
          <w:rPr>
            <w:rFonts w:asciiTheme="majorHAnsi" w:hAnsiTheme="majorHAnsi"/>
          </w:rPr>
          <w:t xml:space="preserve"> </w:t>
        </w:r>
      </w:ins>
      <w:ins w:id="279" w:author="Jan Balaguer" w:date="2014-05-02T11:14:00Z">
        <w:r w:rsidR="001B5535">
          <w:rPr>
            <w:rFonts w:asciiTheme="majorHAnsi" w:hAnsiTheme="majorHAnsi"/>
          </w:rPr>
          <w:t>This interaction was also significant (</w:t>
        </w:r>
        <w:proofErr w:type="gramStart"/>
        <w:r w:rsidR="001B5535">
          <w:rPr>
            <w:rFonts w:asciiTheme="majorHAnsi" w:hAnsiTheme="majorHAnsi"/>
          </w:rPr>
          <w:t>F</w:t>
        </w:r>
        <w:r w:rsidR="00F61FC9" w:rsidRPr="00F61FC9">
          <w:rPr>
            <w:rFonts w:asciiTheme="majorHAnsi" w:hAnsiTheme="majorHAnsi"/>
            <w:vertAlign w:val="subscript"/>
          </w:rPr>
          <w:t>(</w:t>
        </w:r>
        <w:proofErr w:type="gramEnd"/>
        <w:r w:rsidR="00F61FC9" w:rsidRPr="00F61FC9">
          <w:rPr>
            <w:rFonts w:asciiTheme="majorHAnsi" w:hAnsiTheme="majorHAnsi"/>
            <w:vertAlign w:val="subscript"/>
          </w:rPr>
          <w:t>1,17)</w:t>
        </w:r>
      </w:ins>
      <w:ins w:id="280" w:author="Jan Balaguer" w:date="2014-05-02T11:15:00Z">
        <w:r w:rsidR="001B5535">
          <w:rPr>
            <w:rFonts w:asciiTheme="majorHAnsi" w:hAnsiTheme="majorHAnsi"/>
          </w:rPr>
          <w:t xml:space="preserve"> = </w:t>
        </w:r>
      </w:ins>
      <w:ins w:id="281" w:author="Jan Balaguer" w:date="2014-06-03T14:01:00Z">
        <w:r w:rsidR="00F2024D">
          <w:rPr>
            <w:rFonts w:asciiTheme="majorHAnsi" w:hAnsiTheme="majorHAnsi"/>
          </w:rPr>
          <w:t>2.308</w:t>
        </w:r>
      </w:ins>
      <w:ins w:id="282" w:author="Jan Balaguer" w:date="2014-05-02T11:15:00Z">
        <w:r w:rsidR="0028187E">
          <w:rPr>
            <w:rFonts w:asciiTheme="majorHAnsi" w:hAnsiTheme="majorHAnsi"/>
          </w:rPr>
          <w:t xml:space="preserve">, p = </w:t>
        </w:r>
      </w:ins>
      <w:ins w:id="283" w:author="Jan Balaguer" w:date="2014-06-03T14:01:00Z">
        <w:r w:rsidR="00F2024D">
          <w:rPr>
            <w:rFonts w:asciiTheme="majorHAnsi" w:hAnsiTheme="majorHAnsi"/>
          </w:rPr>
          <w:t>0.147</w:t>
        </w:r>
      </w:ins>
      <w:ins w:id="284" w:author="Jan Balaguer" w:date="2014-05-02T11:14:00Z">
        <w:r w:rsidR="001B5535">
          <w:rPr>
            <w:rFonts w:asciiTheme="majorHAnsi" w:hAnsiTheme="majorHAnsi"/>
          </w:rPr>
          <w:t>)</w:t>
        </w:r>
      </w:ins>
      <w:commentRangeEnd w:id="271"/>
      <w:ins w:id="285" w:author="Jan Balaguer" w:date="2014-06-03T14:01:00Z">
        <w:r w:rsidR="00F2024D">
          <w:rPr>
            <w:rStyle w:val="CommentReference"/>
            <w:vanish/>
          </w:rPr>
          <w:commentReference w:id="271"/>
        </w:r>
      </w:ins>
      <w:ins w:id="286" w:author="Jan Balaguer" w:date="2014-05-02T11:15:00Z">
        <w:r w:rsidR="0028187E">
          <w:rPr>
            <w:rFonts w:asciiTheme="majorHAnsi" w:hAnsiTheme="majorHAnsi"/>
          </w:rPr>
          <w:t>.</w:t>
        </w:r>
      </w:ins>
      <w:commentRangeEnd w:id="270"/>
      <w:r w:rsidR="0028187E">
        <w:rPr>
          <w:rStyle w:val="CommentReference"/>
          <w:vanish/>
        </w:rPr>
        <w:commentReference w:id="270"/>
      </w:r>
    </w:p>
    <w:p w:rsidR="00454EB9" w:rsidRDefault="00454EB9" w:rsidP="00B37D7B">
      <w:pPr>
        <w:numPr>
          <w:ins w:id="287" w:author="Christopher Summerfield" w:date="2014-04-23T21:53:00Z"/>
        </w:numPr>
        <w:jc w:val="both"/>
        <w:rPr>
          <w:ins w:id="288" w:author="Christopher Summerfield" w:date="2014-04-23T21:53:00Z"/>
          <w:rFonts w:asciiTheme="majorHAnsi" w:hAnsiTheme="majorHAnsi"/>
        </w:rPr>
      </w:pPr>
    </w:p>
    <w:p w:rsidR="00683AB7" w:rsidRDefault="00F61FC9" w:rsidP="00B37D7B">
      <w:pPr>
        <w:numPr>
          <w:ins w:id="289" w:author="Unknown"/>
        </w:numPr>
        <w:jc w:val="both"/>
        <w:rPr>
          <w:ins w:id="290" w:author="Christopher Summerfield" w:date="2014-04-01T10:31:00Z"/>
          <w:rFonts w:asciiTheme="majorHAnsi" w:hAnsiTheme="majorHAnsi"/>
        </w:rPr>
      </w:pPr>
      <w:ins w:id="291" w:author="Christopher Summerfield" w:date="2014-04-23T16:40:00Z">
        <w:r w:rsidRPr="00F61FC9">
          <w:rPr>
            <w:rFonts w:asciiTheme="majorHAnsi" w:hAnsiTheme="majorHAnsi"/>
            <w:b/>
          </w:rPr>
          <w:t>Alternative models.</w:t>
        </w:r>
        <w:r w:rsidR="00683AB7">
          <w:rPr>
            <w:rFonts w:asciiTheme="majorHAnsi" w:hAnsiTheme="majorHAnsi"/>
          </w:rPr>
          <w:t xml:space="preserve"> For completeness, we also compared human performance to other </w:t>
        </w:r>
      </w:ins>
      <w:ins w:id="292" w:author="Christopher Summerfield" w:date="2014-04-23T21:55:00Z">
        <w:r w:rsidR="00EB51CE">
          <w:rPr>
            <w:rFonts w:asciiTheme="majorHAnsi" w:hAnsiTheme="majorHAnsi"/>
          </w:rPr>
          <w:t>candidate</w:t>
        </w:r>
      </w:ins>
      <w:ins w:id="293" w:author="Christopher Summerfield" w:date="2014-04-23T16:40:00Z">
        <w:r w:rsidR="00683AB7">
          <w:rPr>
            <w:rFonts w:asciiTheme="majorHAnsi" w:hAnsiTheme="majorHAnsi"/>
          </w:rPr>
          <w:t xml:space="preserve"> models.  </w:t>
        </w:r>
      </w:ins>
      <w:ins w:id="294" w:author="Christopher Summerfield" w:date="2014-04-29T09:40:00Z">
        <w:r w:rsidR="009A1AD0">
          <w:rPr>
            <w:rFonts w:asciiTheme="majorHAnsi" w:hAnsiTheme="majorHAnsi"/>
          </w:rPr>
          <w:t xml:space="preserve">We </w:t>
        </w:r>
      </w:ins>
      <w:ins w:id="295" w:author="Christopher Summerfield" w:date="2014-04-29T09:39:00Z">
        <w:r w:rsidR="009A1AD0">
          <w:rPr>
            <w:rFonts w:asciiTheme="majorHAnsi" w:hAnsiTheme="majorHAnsi"/>
          </w:rPr>
          <w:t xml:space="preserve">found that </w:t>
        </w:r>
      </w:ins>
      <w:ins w:id="296" w:author="Christopher Summerfield" w:date="2014-04-23T16:40:00Z">
        <w:r w:rsidR="00683AB7">
          <w:rPr>
            <w:rFonts w:asciiTheme="majorHAnsi" w:hAnsiTheme="majorHAnsi"/>
          </w:rPr>
          <w:t>a</w:t>
        </w:r>
      </w:ins>
      <w:ins w:id="297" w:author="Christopher Summerfield" w:date="2014-04-23T22:07:00Z">
        <w:r w:rsidR="00AD6293">
          <w:rPr>
            <w:rFonts w:asciiTheme="majorHAnsi" w:hAnsiTheme="majorHAnsi"/>
          </w:rPr>
          <w:t xml:space="preserve">n </w:t>
        </w:r>
      </w:ins>
      <w:ins w:id="298" w:author="Christopher Summerfield" w:date="2014-04-29T09:40:00Z">
        <w:r w:rsidR="009A1AD0">
          <w:rPr>
            <w:rFonts w:asciiTheme="majorHAnsi" w:hAnsiTheme="majorHAnsi"/>
          </w:rPr>
          <w:t xml:space="preserve">otherwise </w:t>
        </w:r>
      </w:ins>
      <w:ins w:id="299" w:author="Christopher Summerfield" w:date="2014-04-23T22:07:00Z">
        <w:r w:rsidR="00AD6293">
          <w:rPr>
            <w:rFonts w:asciiTheme="majorHAnsi" w:hAnsiTheme="majorHAnsi"/>
          </w:rPr>
          <w:t>equivalent</w:t>
        </w:r>
      </w:ins>
      <w:ins w:id="300" w:author="Christopher Summerfield" w:date="2014-04-23T16:40:00Z">
        <w:r w:rsidR="00683AB7">
          <w:rPr>
            <w:rFonts w:asciiTheme="majorHAnsi" w:hAnsiTheme="majorHAnsi"/>
          </w:rPr>
          <w:t xml:space="preserve"> model with </w:t>
        </w:r>
      </w:ins>
      <w:ins w:id="301" w:author="Christopher Summerfield" w:date="2014-04-29T10:02:00Z">
        <w:r w:rsidR="005F054C">
          <w:rPr>
            <w:rFonts w:asciiTheme="majorHAnsi" w:hAnsiTheme="majorHAnsi"/>
          </w:rPr>
          <w:t>independent</w:t>
        </w:r>
      </w:ins>
      <w:ins w:id="302" w:author="Christopher Summerfield" w:date="2014-04-23T16:40:00Z">
        <w:r w:rsidR="00683AB7">
          <w:rPr>
            <w:rFonts w:asciiTheme="majorHAnsi" w:hAnsiTheme="majorHAnsi"/>
          </w:rPr>
          <w:t xml:space="preserve"> </w:t>
        </w:r>
      </w:ins>
      <w:ins w:id="303" w:author="Christopher Summerfield" w:date="2014-04-23T21:55:00Z">
        <w:r w:rsidR="00EB51CE">
          <w:rPr>
            <w:rFonts w:asciiTheme="majorHAnsi" w:hAnsiTheme="majorHAnsi"/>
          </w:rPr>
          <w:t>learning rates for</w:t>
        </w:r>
      </w:ins>
      <w:ins w:id="304" w:author="Christopher Summerfield" w:date="2014-04-23T16:40:00Z">
        <w:r w:rsidR="00683AB7">
          <w:rPr>
            <w:rFonts w:asciiTheme="majorHAnsi" w:hAnsiTheme="majorHAnsi"/>
          </w:rPr>
          <w:t xml:space="preserve"> correct and incorrect trials</w:t>
        </w:r>
      </w:ins>
      <w:ins w:id="305" w:author="Christopher Summerfield" w:date="2014-05-01T08:39:00Z">
        <w:r w:rsidR="00DB58EA">
          <w:rPr>
            <w:rFonts w:asciiTheme="majorHAnsi" w:hAnsiTheme="majorHAnsi"/>
          </w:rPr>
          <w:t xml:space="preserve"> (CI model)</w:t>
        </w:r>
      </w:ins>
      <w:ins w:id="306" w:author="Christopher Summerfield" w:date="2014-04-23T16:40:00Z">
        <w:r w:rsidR="00683AB7">
          <w:rPr>
            <w:rFonts w:asciiTheme="majorHAnsi" w:hAnsiTheme="majorHAnsi"/>
          </w:rPr>
          <w:t xml:space="preserve"> </w:t>
        </w:r>
      </w:ins>
      <w:ins w:id="307" w:author="Christopher Summerfield" w:date="2014-04-29T10:02:00Z">
        <w:r w:rsidR="005F054C">
          <w:rPr>
            <w:rFonts w:asciiTheme="majorHAnsi" w:hAnsiTheme="majorHAnsi"/>
          </w:rPr>
          <w:t xml:space="preserve">accounted less well for human </w:t>
        </w:r>
      </w:ins>
      <w:proofErr w:type="spellStart"/>
      <w:ins w:id="308" w:author="Christopher Summerfield" w:date="2014-05-01T07:59:00Z">
        <w:r w:rsidR="00DD0FC3">
          <w:rPr>
            <w:rFonts w:asciiTheme="majorHAnsi" w:hAnsiTheme="majorHAnsi"/>
          </w:rPr>
          <w:t>behavioural</w:t>
        </w:r>
        <w:proofErr w:type="spellEnd"/>
        <w:r w:rsidR="00DD0FC3">
          <w:rPr>
            <w:rFonts w:asciiTheme="majorHAnsi" w:hAnsiTheme="majorHAnsi"/>
          </w:rPr>
          <w:t xml:space="preserve"> </w:t>
        </w:r>
      </w:ins>
      <w:ins w:id="309" w:author="Christopher Summerfield" w:date="2014-05-01T08:00:00Z">
        <w:r w:rsidR="00DD0FC3">
          <w:rPr>
            <w:rFonts w:asciiTheme="majorHAnsi" w:hAnsiTheme="majorHAnsi"/>
          </w:rPr>
          <w:t>data.</w:t>
        </w:r>
      </w:ins>
      <w:ins w:id="310" w:author="Christopher Summerfield" w:date="2014-04-23T16:40:00Z">
        <w:r w:rsidR="00683AB7">
          <w:rPr>
            <w:rFonts w:asciiTheme="majorHAnsi" w:hAnsiTheme="majorHAnsi"/>
          </w:rPr>
          <w:t xml:space="preserve"> Secondly, we constructed </w:t>
        </w:r>
      </w:ins>
      <w:ins w:id="311" w:author="Christopher Summerfield" w:date="2014-04-23T21:56:00Z">
        <w:r w:rsidR="00EB51CE">
          <w:rPr>
            <w:rFonts w:asciiTheme="majorHAnsi" w:hAnsiTheme="majorHAnsi"/>
          </w:rPr>
          <w:t>a</w:t>
        </w:r>
      </w:ins>
      <w:ins w:id="312" w:author="Christopher Summerfield" w:date="2014-04-23T16:40:00Z">
        <w:r w:rsidR="00683AB7">
          <w:rPr>
            <w:rFonts w:asciiTheme="majorHAnsi" w:hAnsiTheme="majorHAnsi"/>
          </w:rPr>
          <w:t xml:space="preserve"> hierarchical Bayesian </w:t>
        </w:r>
      </w:ins>
      <w:ins w:id="313" w:author="Christopher Summerfield" w:date="2014-05-01T08:40:00Z">
        <w:r w:rsidR="00DB58EA">
          <w:rPr>
            <w:rFonts w:asciiTheme="majorHAnsi" w:hAnsiTheme="majorHAnsi"/>
          </w:rPr>
          <w:t xml:space="preserve">(HB) </w:t>
        </w:r>
      </w:ins>
      <w:ins w:id="314" w:author="Christopher Summerfield" w:date="2014-04-23T16:40:00Z">
        <w:r w:rsidR="00683AB7">
          <w:rPr>
            <w:rFonts w:asciiTheme="majorHAnsi" w:hAnsiTheme="majorHAnsi"/>
          </w:rPr>
          <w:t xml:space="preserve">model that estimated the conditional probability that each stimulus was a target.  This </w:t>
        </w:r>
      </w:ins>
      <w:ins w:id="315" w:author="Christopher Summerfield" w:date="2014-04-23T21:56:00Z">
        <w:r w:rsidR="00EB51CE">
          <w:rPr>
            <w:rFonts w:asciiTheme="majorHAnsi" w:hAnsiTheme="majorHAnsi"/>
          </w:rPr>
          <w:t xml:space="preserve">optimal </w:t>
        </w:r>
      </w:ins>
      <w:ins w:id="316" w:author="Christopher Summerfield" w:date="2014-04-23T16:40:00Z">
        <w:r w:rsidR="00683AB7">
          <w:rPr>
            <w:rFonts w:asciiTheme="majorHAnsi" w:hAnsiTheme="majorHAnsi"/>
          </w:rPr>
          <w:t>model outperformed participants by a wide margin, and provided poorer fits to human data even when the number of par</w:t>
        </w:r>
        <w:r w:rsidR="00DD0FC3">
          <w:rPr>
            <w:rFonts w:asciiTheme="majorHAnsi" w:hAnsiTheme="majorHAnsi"/>
          </w:rPr>
          <w:t xml:space="preserve">ameters was taken into account. Details of model comparison are provided in </w:t>
        </w:r>
      </w:ins>
      <w:ins w:id="317" w:author="Christopher Summerfield" w:date="2014-05-01T08:00:00Z">
        <w:r w:rsidR="00DD0FC3">
          <w:rPr>
            <w:rFonts w:asciiTheme="majorHAnsi" w:hAnsiTheme="majorHAnsi"/>
          </w:rPr>
          <w:t>Table S3</w:t>
        </w:r>
      </w:ins>
      <w:ins w:id="318" w:author="Christopher Summerfield" w:date="2014-04-23T16:40:00Z">
        <w:r w:rsidR="00DD0FC3">
          <w:rPr>
            <w:rFonts w:asciiTheme="majorHAnsi" w:hAnsiTheme="majorHAnsi"/>
          </w:rPr>
          <w:t>.</w:t>
        </w:r>
      </w:ins>
    </w:p>
    <w:p w:rsidR="000D21D3" w:rsidRDefault="000D21D3" w:rsidP="00B37D7B">
      <w:pPr>
        <w:jc w:val="both"/>
        <w:rPr>
          <w:rFonts w:asciiTheme="majorHAnsi" w:hAnsiTheme="majorHAnsi"/>
        </w:rPr>
      </w:pPr>
    </w:p>
    <w:p w:rsidR="002843E2" w:rsidRDefault="0009220A" w:rsidP="00B37D7B">
      <w:pPr>
        <w:jc w:val="both"/>
        <w:rPr>
          <w:rFonts w:asciiTheme="majorHAnsi" w:hAnsiTheme="majorHAnsi"/>
        </w:rPr>
      </w:pPr>
      <w:r w:rsidRPr="00E845F0">
        <w:rPr>
          <w:rFonts w:asciiTheme="majorHAnsi" w:hAnsiTheme="majorHAnsi"/>
          <w:b/>
        </w:rPr>
        <w:t xml:space="preserve">Functional </w:t>
      </w:r>
      <w:proofErr w:type="spellStart"/>
      <w:r w:rsidRPr="00E845F0">
        <w:rPr>
          <w:rFonts w:asciiTheme="majorHAnsi" w:hAnsiTheme="majorHAnsi"/>
          <w:b/>
        </w:rPr>
        <w:t>neuroimaging</w:t>
      </w:r>
      <w:proofErr w:type="spellEnd"/>
      <w:r w:rsidRPr="00E845F0">
        <w:rPr>
          <w:rFonts w:asciiTheme="majorHAnsi" w:hAnsiTheme="majorHAnsi"/>
          <w:b/>
        </w:rPr>
        <w:t>.</w:t>
      </w:r>
      <w:r>
        <w:rPr>
          <w:rFonts w:asciiTheme="majorHAnsi" w:hAnsiTheme="majorHAnsi"/>
        </w:rPr>
        <w:t xml:space="preserve"> </w:t>
      </w:r>
      <w:r w:rsidR="00247DAA">
        <w:rPr>
          <w:rFonts w:asciiTheme="majorHAnsi" w:hAnsiTheme="majorHAnsi"/>
        </w:rPr>
        <w:t xml:space="preserve"> </w:t>
      </w:r>
      <w:r w:rsidR="00B11516">
        <w:rPr>
          <w:rFonts w:asciiTheme="majorHAnsi" w:hAnsiTheme="majorHAnsi"/>
        </w:rPr>
        <w:t xml:space="preserve">Together, these </w:t>
      </w:r>
      <w:proofErr w:type="spellStart"/>
      <w:r w:rsidR="000F5C42">
        <w:rPr>
          <w:rFonts w:asciiTheme="majorHAnsi" w:hAnsiTheme="majorHAnsi"/>
        </w:rPr>
        <w:t>behav</w:t>
      </w:r>
      <w:r w:rsidR="00611718">
        <w:rPr>
          <w:rFonts w:asciiTheme="majorHAnsi" w:hAnsiTheme="majorHAnsi"/>
        </w:rPr>
        <w:t>i</w:t>
      </w:r>
      <w:r w:rsidR="000F5C42">
        <w:rPr>
          <w:rFonts w:asciiTheme="majorHAnsi" w:hAnsiTheme="majorHAnsi"/>
        </w:rPr>
        <w:t>o</w:t>
      </w:r>
      <w:r w:rsidR="00611718">
        <w:rPr>
          <w:rFonts w:asciiTheme="majorHAnsi" w:hAnsiTheme="majorHAnsi"/>
        </w:rPr>
        <w:t>ural</w:t>
      </w:r>
      <w:proofErr w:type="spellEnd"/>
      <w:r w:rsidR="00611718">
        <w:rPr>
          <w:rFonts w:asciiTheme="majorHAnsi" w:hAnsiTheme="majorHAnsi"/>
        </w:rPr>
        <w:t xml:space="preserve"> and </w:t>
      </w:r>
      <w:proofErr w:type="spellStart"/>
      <w:r w:rsidR="00B11516">
        <w:rPr>
          <w:rFonts w:asciiTheme="majorHAnsi" w:hAnsiTheme="majorHAnsi"/>
        </w:rPr>
        <w:t>modelling</w:t>
      </w:r>
      <w:proofErr w:type="spellEnd"/>
      <w:r w:rsidR="00B11516">
        <w:rPr>
          <w:rFonts w:asciiTheme="majorHAnsi" w:hAnsiTheme="majorHAnsi"/>
        </w:rPr>
        <w:t xml:space="preserve"> analyses </w:t>
      </w:r>
      <w:r w:rsidR="00F439FC">
        <w:rPr>
          <w:rFonts w:asciiTheme="majorHAnsi" w:hAnsiTheme="majorHAnsi"/>
        </w:rPr>
        <w:t>suggest</w:t>
      </w:r>
      <w:r w:rsidR="00B11516">
        <w:rPr>
          <w:rFonts w:asciiTheme="majorHAnsi" w:hAnsiTheme="majorHAnsi"/>
        </w:rPr>
        <w:t xml:space="preserve"> that </w:t>
      </w:r>
      <w:r w:rsidR="009C457B">
        <w:rPr>
          <w:rFonts w:asciiTheme="majorHAnsi" w:hAnsiTheme="majorHAnsi"/>
        </w:rPr>
        <w:t>during inductive reasoning</w:t>
      </w:r>
      <w:r w:rsidR="005E7F58">
        <w:rPr>
          <w:rFonts w:asciiTheme="majorHAnsi" w:hAnsiTheme="majorHAnsi"/>
        </w:rPr>
        <w:t>,</w:t>
      </w:r>
      <w:r w:rsidR="009C457B">
        <w:rPr>
          <w:rFonts w:asciiTheme="majorHAnsi" w:hAnsiTheme="majorHAnsi"/>
        </w:rPr>
        <w:t xml:space="preserve"> </w:t>
      </w:r>
      <w:r w:rsidR="00B11516">
        <w:rPr>
          <w:rFonts w:asciiTheme="majorHAnsi" w:hAnsiTheme="majorHAnsi"/>
        </w:rPr>
        <w:t>human</w:t>
      </w:r>
      <w:r w:rsidR="009C457B">
        <w:rPr>
          <w:rFonts w:asciiTheme="majorHAnsi" w:hAnsiTheme="majorHAnsi"/>
        </w:rPr>
        <w:t>s</w:t>
      </w:r>
      <w:r w:rsidR="00B11516">
        <w:rPr>
          <w:rFonts w:asciiTheme="majorHAnsi" w:hAnsiTheme="majorHAnsi"/>
        </w:rPr>
        <w:t xml:space="preserve"> pursue a suboptimal strategy </w:t>
      </w:r>
      <w:r w:rsidR="005F4C56">
        <w:rPr>
          <w:rFonts w:asciiTheme="majorHAnsi" w:hAnsiTheme="majorHAnsi"/>
        </w:rPr>
        <w:t>in which</w:t>
      </w:r>
      <w:r w:rsidR="00FD4600">
        <w:rPr>
          <w:rFonts w:asciiTheme="majorHAnsi" w:hAnsiTheme="majorHAnsi"/>
        </w:rPr>
        <w:t xml:space="preserve"> learning </w:t>
      </w:r>
      <w:r w:rsidR="005F4C56">
        <w:rPr>
          <w:rFonts w:asciiTheme="majorHAnsi" w:hAnsiTheme="majorHAnsi"/>
        </w:rPr>
        <w:t>is over</w:t>
      </w:r>
      <w:r w:rsidR="001C0601">
        <w:rPr>
          <w:rFonts w:asciiTheme="majorHAnsi" w:hAnsiTheme="majorHAnsi"/>
        </w:rPr>
        <w:t>-</w:t>
      </w:r>
      <w:r w:rsidR="005F4C56">
        <w:rPr>
          <w:rFonts w:asciiTheme="majorHAnsi" w:hAnsiTheme="majorHAnsi"/>
        </w:rPr>
        <w:t>reliant on</w:t>
      </w:r>
      <w:r w:rsidR="00FD4600">
        <w:rPr>
          <w:rFonts w:asciiTheme="majorHAnsi" w:hAnsiTheme="majorHAnsi"/>
        </w:rPr>
        <w:t xml:space="preserve"> </w:t>
      </w:r>
      <w:ins w:id="319" w:author="Christopher Summerfield" w:date="2014-04-23T21:59:00Z">
        <w:r w:rsidR="00A03ED4">
          <w:rPr>
            <w:rFonts w:asciiTheme="majorHAnsi" w:hAnsiTheme="majorHAnsi"/>
          </w:rPr>
          <w:t>verification rather than falsification</w:t>
        </w:r>
      </w:ins>
      <w:r w:rsidR="00B11516">
        <w:rPr>
          <w:rFonts w:asciiTheme="majorHAnsi" w:hAnsiTheme="majorHAnsi"/>
        </w:rPr>
        <w:t>, and that this tendency is particularly pronounced</w:t>
      </w:r>
      <w:r w:rsidR="00564C58">
        <w:rPr>
          <w:rFonts w:asciiTheme="majorHAnsi" w:hAnsiTheme="majorHAnsi"/>
        </w:rPr>
        <w:t xml:space="preserve"> in the novel cues condition,</w:t>
      </w:r>
      <w:r w:rsidR="00B11516">
        <w:rPr>
          <w:rFonts w:asciiTheme="majorHAnsi" w:hAnsiTheme="majorHAnsi"/>
        </w:rPr>
        <w:t xml:space="preserve"> when the </w:t>
      </w:r>
      <w:r w:rsidR="00BC1C59">
        <w:rPr>
          <w:rFonts w:asciiTheme="majorHAnsi" w:hAnsiTheme="majorHAnsi"/>
        </w:rPr>
        <w:t>number</w:t>
      </w:r>
      <w:r w:rsidR="00B11516">
        <w:rPr>
          <w:rFonts w:asciiTheme="majorHAnsi" w:hAnsiTheme="majorHAnsi"/>
        </w:rPr>
        <w:t xml:space="preserve"> of possible hypotheses </w:t>
      </w:r>
      <w:r w:rsidR="00BC1C59">
        <w:rPr>
          <w:rFonts w:asciiTheme="majorHAnsi" w:hAnsiTheme="majorHAnsi"/>
        </w:rPr>
        <w:t xml:space="preserve">about the rule </w:t>
      </w:r>
      <w:r w:rsidR="00564C58">
        <w:rPr>
          <w:rFonts w:asciiTheme="majorHAnsi" w:hAnsiTheme="majorHAnsi"/>
        </w:rPr>
        <w:t>exceeds</w:t>
      </w:r>
      <w:r w:rsidR="00B11516">
        <w:rPr>
          <w:rFonts w:asciiTheme="majorHAnsi" w:hAnsiTheme="majorHAnsi"/>
        </w:rPr>
        <w:t xml:space="preserve"> the li</w:t>
      </w:r>
      <w:r w:rsidR="00564C58">
        <w:rPr>
          <w:rFonts w:asciiTheme="majorHAnsi" w:hAnsiTheme="majorHAnsi"/>
        </w:rPr>
        <w:t>kely capacity of online maintena</w:t>
      </w:r>
      <w:r w:rsidR="001C0601">
        <w:rPr>
          <w:rFonts w:asciiTheme="majorHAnsi" w:hAnsiTheme="majorHAnsi"/>
        </w:rPr>
        <w:t>n</w:t>
      </w:r>
      <w:r w:rsidR="00B11516">
        <w:rPr>
          <w:rFonts w:asciiTheme="majorHAnsi" w:hAnsiTheme="majorHAnsi"/>
        </w:rPr>
        <w:t xml:space="preserve">ce processes.  Next, thus, we sought to </w:t>
      </w:r>
      <w:proofErr w:type="spellStart"/>
      <w:r w:rsidR="00B11516">
        <w:rPr>
          <w:rFonts w:asciiTheme="majorHAnsi" w:hAnsiTheme="majorHAnsi"/>
        </w:rPr>
        <w:t>characterise</w:t>
      </w:r>
      <w:proofErr w:type="spellEnd"/>
      <w:r w:rsidR="00B11516">
        <w:rPr>
          <w:rFonts w:asciiTheme="majorHAnsi" w:hAnsiTheme="majorHAnsi"/>
        </w:rPr>
        <w:t xml:space="preserve"> the neural </w:t>
      </w:r>
      <w:proofErr w:type="gramStart"/>
      <w:r w:rsidR="00B11516">
        <w:rPr>
          <w:rFonts w:asciiTheme="majorHAnsi" w:hAnsiTheme="majorHAnsi"/>
        </w:rPr>
        <w:t>mechanisms which</w:t>
      </w:r>
      <w:proofErr w:type="gramEnd"/>
      <w:r w:rsidR="00B11516">
        <w:rPr>
          <w:rFonts w:asciiTheme="majorHAnsi" w:hAnsiTheme="majorHAnsi"/>
        </w:rPr>
        <w:t xml:space="preserve"> might give rise to this bias, by examining </w:t>
      </w:r>
      <w:r w:rsidR="00317B48">
        <w:rPr>
          <w:rFonts w:asciiTheme="majorHAnsi" w:hAnsiTheme="majorHAnsi"/>
        </w:rPr>
        <w:t xml:space="preserve">blood-oxygen (BOLD) </w:t>
      </w:r>
      <w:r w:rsidR="00B11516">
        <w:rPr>
          <w:rFonts w:asciiTheme="majorHAnsi" w:hAnsiTheme="majorHAnsi"/>
        </w:rPr>
        <w:t xml:space="preserve">data from </w:t>
      </w:r>
      <w:r w:rsidR="00317B48">
        <w:rPr>
          <w:rFonts w:asciiTheme="majorHAnsi" w:hAnsiTheme="majorHAnsi"/>
        </w:rPr>
        <w:t>functional magnetic resonance imaging (</w:t>
      </w:r>
      <w:proofErr w:type="spellStart"/>
      <w:r w:rsidR="00317B48">
        <w:rPr>
          <w:rFonts w:asciiTheme="majorHAnsi" w:hAnsiTheme="majorHAnsi"/>
        </w:rPr>
        <w:t>fMRI</w:t>
      </w:r>
      <w:proofErr w:type="spellEnd"/>
      <w:r w:rsidR="00317B48">
        <w:rPr>
          <w:rFonts w:asciiTheme="majorHAnsi" w:hAnsiTheme="majorHAnsi"/>
        </w:rPr>
        <w:t>) whilst participants performed the task.</w:t>
      </w:r>
      <w:r w:rsidR="00CE78DA">
        <w:rPr>
          <w:rFonts w:asciiTheme="majorHAnsi" w:hAnsiTheme="majorHAnsi"/>
        </w:rPr>
        <w:t xml:space="preserve">  </w:t>
      </w:r>
    </w:p>
    <w:p w:rsidR="002843E2" w:rsidRDefault="002843E2" w:rsidP="00B37D7B">
      <w:pPr>
        <w:jc w:val="both"/>
        <w:rPr>
          <w:rFonts w:asciiTheme="majorHAnsi" w:hAnsiTheme="majorHAnsi"/>
        </w:rPr>
      </w:pPr>
    </w:p>
    <w:p w:rsidR="00784FE6" w:rsidRDefault="00626BF7" w:rsidP="00B37D7B">
      <w:pPr>
        <w:jc w:val="both"/>
        <w:rPr>
          <w:ins w:id="320" w:author="Christopher Summerfield" w:date="2014-04-23T22:03:00Z"/>
          <w:rFonts w:asciiTheme="majorHAnsi" w:hAnsiTheme="majorHAnsi"/>
        </w:rPr>
      </w:pPr>
      <w:r w:rsidRPr="00626BF7">
        <w:rPr>
          <w:rFonts w:asciiTheme="majorHAnsi" w:hAnsiTheme="majorHAnsi"/>
          <w:b/>
        </w:rPr>
        <w:t xml:space="preserve">Model-based </w:t>
      </w:r>
      <w:proofErr w:type="spellStart"/>
      <w:r w:rsidRPr="00626BF7">
        <w:rPr>
          <w:rFonts w:asciiTheme="majorHAnsi" w:hAnsiTheme="majorHAnsi"/>
          <w:b/>
        </w:rPr>
        <w:t>fMRI</w:t>
      </w:r>
      <w:proofErr w:type="spellEnd"/>
      <w:r w:rsidRPr="00626BF7">
        <w:rPr>
          <w:rFonts w:asciiTheme="majorHAnsi" w:hAnsiTheme="majorHAnsi"/>
          <w:b/>
        </w:rPr>
        <w:t xml:space="preserve"> analysis.</w:t>
      </w:r>
      <w:r>
        <w:rPr>
          <w:rFonts w:asciiTheme="majorHAnsi" w:hAnsiTheme="majorHAnsi"/>
        </w:rPr>
        <w:t xml:space="preserve"> </w:t>
      </w:r>
      <w:r w:rsidR="002843E2">
        <w:rPr>
          <w:rFonts w:asciiTheme="majorHAnsi" w:hAnsiTheme="majorHAnsi"/>
        </w:rPr>
        <w:t xml:space="preserve">We began by using the imaging data to validate our computational model.  </w:t>
      </w:r>
      <w:ins w:id="321" w:author="Christopher Summerfield" w:date="2014-04-23T22:01:00Z">
        <w:r w:rsidR="00CF4143">
          <w:rPr>
            <w:rFonts w:asciiTheme="majorHAnsi" w:hAnsiTheme="majorHAnsi"/>
          </w:rPr>
          <w:t>We estimated the</w:t>
        </w:r>
      </w:ins>
      <w:r w:rsidR="002843E2">
        <w:rPr>
          <w:rFonts w:asciiTheme="majorHAnsi" w:hAnsiTheme="majorHAnsi"/>
        </w:rPr>
        <w:t xml:space="preserve"> expected value (</w:t>
      </w:r>
      <w:r w:rsidR="00A54C4B">
        <w:rPr>
          <w:rFonts w:asciiTheme="majorHAnsi" w:hAnsiTheme="majorHAnsi"/>
        </w:rPr>
        <w:t>EV</w:t>
      </w:r>
      <w:r w:rsidR="002843E2">
        <w:rPr>
          <w:rFonts w:asciiTheme="majorHAnsi" w:hAnsiTheme="majorHAnsi"/>
        </w:rPr>
        <w:t>)</w:t>
      </w:r>
      <w:ins w:id="322" w:author="Christopher Summerfield" w:date="2014-04-23T22:01:00Z">
        <w:r w:rsidR="00CF4143">
          <w:rPr>
            <w:rFonts w:asciiTheme="majorHAnsi" w:hAnsiTheme="majorHAnsi"/>
          </w:rPr>
          <w:t xml:space="preserve"> for each trial,</w:t>
        </w:r>
      </w:ins>
      <w:r w:rsidR="002843E2">
        <w:rPr>
          <w:rFonts w:asciiTheme="majorHAnsi" w:hAnsiTheme="majorHAnsi"/>
        </w:rPr>
        <w:t xml:space="preserve"> which reflects the </w:t>
      </w:r>
      <w:ins w:id="323" w:author="Christopher Summerfield" w:date="2014-04-23T22:00:00Z">
        <w:r w:rsidR="00CF4143">
          <w:rPr>
            <w:rFonts w:asciiTheme="majorHAnsi" w:hAnsiTheme="majorHAnsi"/>
          </w:rPr>
          <w:t xml:space="preserve">probability of being correct (given the best-fitting </w:t>
        </w:r>
      </w:ins>
      <w:proofErr w:type="spellStart"/>
      <w:ins w:id="324" w:author="Christopher Summerfield" w:date="2014-04-29T10:07:00Z">
        <w:r w:rsidR="00646CB9">
          <w:rPr>
            <w:rFonts w:asciiTheme="majorHAnsi" w:hAnsiTheme="majorHAnsi"/>
          </w:rPr>
          <w:t>parameterisation</w:t>
        </w:r>
      </w:ins>
      <w:proofErr w:type="spellEnd"/>
      <w:ins w:id="325" w:author="Christopher Summerfield" w:date="2014-04-23T22:00:00Z">
        <w:r w:rsidR="00CF4143">
          <w:rPr>
            <w:rFonts w:asciiTheme="majorHAnsi" w:hAnsiTheme="majorHAnsi"/>
          </w:rPr>
          <w:t xml:space="preserve">) </w:t>
        </w:r>
      </w:ins>
      <w:r w:rsidR="00A54C4B">
        <w:rPr>
          <w:rFonts w:asciiTheme="majorHAnsi" w:hAnsiTheme="majorHAnsi"/>
        </w:rPr>
        <w:t xml:space="preserve">and regressed </w:t>
      </w:r>
      <w:ins w:id="326" w:author="Christopher Summerfield" w:date="2014-04-28T10:16:00Z">
        <w:r w:rsidR="009A330E">
          <w:rPr>
            <w:rFonts w:asciiTheme="majorHAnsi" w:hAnsiTheme="majorHAnsi"/>
          </w:rPr>
          <w:t xml:space="preserve">this quantity </w:t>
        </w:r>
      </w:ins>
      <w:r w:rsidR="00A54C4B">
        <w:rPr>
          <w:rFonts w:asciiTheme="majorHAnsi" w:hAnsiTheme="majorHAnsi"/>
        </w:rPr>
        <w:t xml:space="preserve">against the BOLD response at each </w:t>
      </w:r>
      <w:proofErr w:type="spellStart"/>
      <w:r w:rsidR="00A54C4B">
        <w:rPr>
          <w:rFonts w:asciiTheme="majorHAnsi" w:hAnsiTheme="majorHAnsi"/>
        </w:rPr>
        <w:t>voxel</w:t>
      </w:r>
      <w:proofErr w:type="spellEnd"/>
      <w:r w:rsidR="00A54C4B">
        <w:rPr>
          <w:rFonts w:asciiTheme="majorHAnsi" w:hAnsiTheme="majorHAnsi"/>
        </w:rPr>
        <w:t xml:space="preserve"> in the</w:t>
      </w:r>
      <w:r w:rsidR="00617A86">
        <w:rPr>
          <w:rFonts w:asciiTheme="majorHAnsi" w:hAnsiTheme="majorHAnsi"/>
        </w:rPr>
        <w:t xml:space="preserve"> brain (</w:t>
      </w:r>
      <w:ins w:id="327" w:author="Christopher Summerfield" w:date="2014-04-29T10:11:00Z">
        <w:r w:rsidR="009021AA">
          <w:rPr>
            <w:rFonts w:asciiTheme="majorHAnsi" w:hAnsiTheme="majorHAnsi"/>
          </w:rPr>
          <w:t xml:space="preserve">the </w:t>
        </w:r>
        <w:r w:rsidR="00F61FC9" w:rsidRPr="00F61FC9">
          <w:rPr>
            <w:rFonts w:asciiTheme="majorHAnsi" w:hAnsiTheme="majorHAnsi"/>
            <w:i/>
          </w:rPr>
          <w:t>FV model</w:t>
        </w:r>
        <w:r w:rsidR="003A54DD">
          <w:rPr>
            <w:rFonts w:asciiTheme="majorHAnsi" w:hAnsiTheme="majorHAnsi"/>
          </w:rPr>
          <w:t xml:space="preserve">; </w:t>
        </w:r>
      </w:ins>
      <w:r w:rsidR="00617A86">
        <w:rPr>
          <w:rFonts w:asciiTheme="majorHAnsi" w:hAnsiTheme="majorHAnsi"/>
        </w:rPr>
        <w:t>Fig. 3</w:t>
      </w:r>
      <w:r w:rsidR="00A54C4B">
        <w:rPr>
          <w:rFonts w:asciiTheme="majorHAnsi" w:hAnsiTheme="majorHAnsi"/>
        </w:rPr>
        <w:t>a</w:t>
      </w:r>
      <w:ins w:id="328" w:author="Christopher Summerfield" w:date="2014-04-29T10:07:00Z">
        <w:r w:rsidR="00646CB9">
          <w:rPr>
            <w:rFonts w:asciiTheme="majorHAnsi" w:hAnsiTheme="majorHAnsi"/>
          </w:rPr>
          <w:t xml:space="preserve"> and methods</w:t>
        </w:r>
      </w:ins>
      <w:r w:rsidR="00A54C4B">
        <w:rPr>
          <w:rFonts w:asciiTheme="majorHAnsi" w:hAnsiTheme="majorHAnsi"/>
        </w:rPr>
        <w:t xml:space="preserve">). </w:t>
      </w:r>
      <w:r w:rsidR="00D912C6">
        <w:rPr>
          <w:rFonts w:asciiTheme="majorHAnsi" w:hAnsiTheme="majorHAnsi"/>
        </w:rPr>
        <w:t xml:space="preserve"> </w:t>
      </w:r>
      <w:ins w:id="329" w:author="Christopher Summerfield" w:date="2014-04-23T22:02:00Z">
        <w:r w:rsidR="00CF4143">
          <w:rPr>
            <w:rFonts w:asciiTheme="majorHAnsi" w:hAnsiTheme="majorHAnsi"/>
          </w:rPr>
          <w:t>This</w:t>
        </w:r>
      </w:ins>
      <w:ins w:id="330" w:author="Christopher Summerfield" w:date="2014-04-28T10:16:00Z">
        <w:r w:rsidR="00B6330A">
          <w:rPr>
            <w:rFonts w:asciiTheme="majorHAnsi" w:hAnsiTheme="majorHAnsi"/>
          </w:rPr>
          <w:t xml:space="preserve"> analysis</w:t>
        </w:r>
      </w:ins>
      <w:ins w:id="331" w:author="Christopher Summerfield" w:date="2014-04-23T22:02:00Z">
        <w:r w:rsidR="00CF4143">
          <w:rPr>
            <w:rFonts w:asciiTheme="majorHAnsi" w:hAnsiTheme="majorHAnsi"/>
          </w:rPr>
          <w:t xml:space="preserve"> identified </w:t>
        </w:r>
        <w:proofErr w:type="spellStart"/>
        <w:r w:rsidR="00CF4143">
          <w:rPr>
            <w:rFonts w:asciiTheme="majorHAnsi" w:hAnsiTheme="majorHAnsi"/>
          </w:rPr>
          <w:t>voxels</w:t>
        </w:r>
        <w:proofErr w:type="spellEnd"/>
        <w:r w:rsidR="00CF4143">
          <w:rPr>
            <w:rFonts w:asciiTheme="majorHAnsi" w:hAnsiTheme="majorHAnsi"/>
          </w:rPr>
          <w:t xml:space="preserve"> in</w:t>
        </w:r>
      </w:ins>
      <w:r w:rsidR="00A54C4B">
        <w:rPr>
          <w:rFonts w:asciiTheme="majorHAnsi" w:hAnsiTheme="majorHAnsi"/>
        </w:rPr>
        <w:t xml:space="preserve"> the </w:t>
      </w:r>
      <w:r w:rsidR="00784FE6">
        <w:rPr>
          <w:rFonts w:asciiTheme="majorHAnsi" w:hAnsiTheme="majorHAnsi"/>
        </w:rPr>
        <w:t xml:space="preserve">medial </w:t>
      </w:r>
      <w:proofErr w:type="spellStart"/>
      <w:r w:rsidR="00784FE6">
        <w:rPr>
          <w:rFonts w:asciiTheme="majorHAnsi" w:hAnsiTheme="majorHAnsi"/>
        </w:rPr>
        <w:t>orbitofrontal</w:t>
      </w:r>
      <w:proofErr w:type="spellEnd"/>
      <w:r w:rsidR="00784FE6">
        <w:rPr>
          <w:rFonts w:asciiTheme="majorHAnsi" w:hAnsiTheme="majorHAnsi"/>
        </w:rPr>
        <w:t xml:space="preserve"> cortex, (or </w:t>
      </w:r>
      <w:proofErr w:type="spellStart"/>
      <w:r w:rsidR="00A54C4B">
        <w:rPr>
          <w:rFonts w:asciiTheme="majorHAnsi" w:hAnsiTheme="majorHAnsi"/>
        </w:rPr>
        <w:t>ventromedial</w:t>
      </w:r>
      <w:proofErr w:type="spellEnd"/>
      <w:r w:rsidR="00784FE6">
        <w:rPr>
          <w:rFonts w:asciiTheme="majorHAnsi" w:hAnsiTheme="majorHAnsi"/>
        </w:rPr>
        <w:t xml:space="preserve"> prefrontal cortex; </w:t>
      </w:r>
      <w:r w:rsidR="00A54C4B">
        <w:rPr>
          <w:rFonts w:asciiTheme="majorHAnsi" w:hAnsiTheme="majorHAnsi"/>
        </w:rPr>
        <w:t>VMPFC)</w:t>
      </w:r>
      <w:r w:rsidR="00D912C6">
        <w:rPr>
          <w:rFonts w:asciiTheme="majorHAnsi" w:hAnsiTheme="majorHAnsi"/>
        </w:rPr>
        <w:t xml:space="preserve"> (peak: </w:t>
      </w:r>
      <w:r w:rsidR="00D912C6" w:rsidRPr="00E86BBD">
        <w:rPr>
          <w:rFonts w:asciiTheme="majorHAnsi" w:hAnsiTheme="majorHAnsi"/>
        </w:rPr>
        <w:t>-6</w:t>
      </w:r>
      <w:proofErr w:type="gramStart"/>
      <w:r w:rsidR="00D912C6" w:rsidRPr="00E86BBD">
        <w:rPr>
          <w:rFonts w:asciiTheme="majorHAnsi" w:hAnsiTheme="majorHAnsi"/>
        </w:rPr>
        <w:t>,  52</w:t>
      </w:r>
      <w:proofErr w:type="gramEnd"/>
      <w:r w:rsidR="00D912C6" w:rsidRPr="00E86BBD">
        <w:rPr>
          <w:rFonts w:asciiTheme="majorHAnsi" w:hAnsiTheme="majorHAnsi"/>
        </w:rPr>
        <w:t>,  -2</w:t>
      </w:r>
      <w:r w:rsidR="00D912C6">
        <w:rPr>
          <w:rFonts w:asciiTheme="majorHAnsi" w:hAnsiTheme="majorHAnsi"/>
        </w:rPr>
        <w:t>, t</w:t>
      </w:r>
      <w:r w:rsidR="00D912C6" w:rsidRPr="00E86BBD">
        <w:rPr>
          <w:rFonts w:asciiTheme="majorHAnsi" w:hAnsiTheme="majorHAnsi"/>
          <w:vertAlign w:val="subscript"/>
        </w:rPr>
        <w:t>(17)</w:t>
      </w:r>
      <w:r w:rsidR="00D912C6">
        <w:rPr>
          <w:rFonts w:asciiTheme="majorHAnsi" w:hAnsiTheme="majorHAnsi"/>
        </w:rPr>
        <w:t xml:space="preserve"> = 6.19, p &lt; 1 x 10</w:t>
      </w:r>
      <w:r w:rsidR="00D912C6" w:rsidRPr="00E86BBD">
        <w:rPr>
          <w:rFonts w:asciiTheme="majorHAnsi" w:hAnsiTheme="majorHAnsi"/>
          <w:vertAlign w:val="superscript"/>
        </w:rPr>
        <w:t>-5</w:t>
      </w:r>
      <w:r w:rsidR="00D912C6">
        <w:rPr>
          <w:rFonts w:asciiTheme="majorHAnsi" w:hAnsiTheme="majorHAnsi"/>
        </w:rPr>
        <w:t>)</w:t>
      </w:r>
      <w:r w:rsidR="00A54C4B">
        <w:rPr>
          <w:rFonts w:asciiTheme="majorHAnsi" w:hAnsiTheme="majorHAnsi"/>
        </w:rPr>
        <w:t>, a brain region where BOLD signals</w:t>
      </w:r>
      <w:r w:rsidR="00551ED9">
        <w:rPr>
          <w:rFonts w:asciiTheme="majorHAnsi" w:hAnsiTheme="majorHAnsi"/>
        </w:rPr>
        <w:fldChar w:fldCharType="begin"/>
      </w:r>
      <w:r w:rsidR="001261CC">
        <w:rPr>
          <w:rFonts w:asciiTheme="majorHAnsi" w:hAnsiTheme="majorHAnsi"/>
        </w:rPr>
        <w: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instrText>
      </w:r>
      <w:r w:rsidR="00551ED9">
        <w:rPr>
          <w:rFonts w:asciiTheme="majorHAnsi" w:hAnsiTheme="majorHAnsi"/>
        </w:rPr>
        <w:fldChar w:fldCharType="separate"/>
      </w:r>
      <w:ins w:id="332" w:author="Christopher Summerfield" w:date="2014-04-23T15:13:00Z">
        <w:r w:rsidR="00705ED5" w:rsidRPr="00705ED5">
          <w:rPr>
            <w:rFonts w:asciiTheme="majorHAnsi" w:hAnsiTheme="majorHAnsi"/>
            <w:noProof/>
            <w:vertAlign w:val="superscript"/>
          </w:rPr>
          <w:t>22</w:t>
        </w:r>
      </w:ins>
      <w:r w:rsidR="00551ED9">
        <w:rPr>
          <w:rFonts w:asciiTheme="majorHAnsi" w:hAnsiTheme="majorHAnsi"/>
        </w:rPr>
        <w:fldChar w:fldCharType="end"/>
      </w:r>
      <w:r w:rsidR="00A54C4B">
        <w:rPr>
          <w:rFonts w:asciiTheme="majorHAnsi" w:hAnsiTheme="majorHAnsi"/>
        </w:rPr>
        <w:t xml:space="preserve"> and single-unit activity usually correlate with expected value</w:t>
      </w:r>
      <w:r w:rsidR="00551ED9">
        <w:rPr>
          <w:rFonts w:asciiTheme="majorHAnsi" w:hAnsiTheme="majorHAnsi"/>
        </w:rPr>
        <w:fldChar w:fldCharType="begin"/>
      </w:r>
      <w:r w:rsidR="001261CC">
        <w:rPr>
          <w:rFonts w:asciiTheme="majorHAnsi" w:hAnsiTheme="majorHAnsi"/>
        </w:rPr>
        <w: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instrText>
      </w:r>
      <w:r w:rsidR="00551ED9">
        <w:rPr>
          <w:rFonts w:asciiTheme="majorHAnsi" w:hAnsiTheme="majorHAnsi"/>
        </w:rPr>
        <w:fldChar w:fldCharType="separate"/>
      </w:r>
      <w:ins w:id="333" w:author="Christopher Summerfield" w:date="2014-04-23T15:13:00Z">
        <w:r w:rsidR="00705ED5" w:rsidRPr="00705ED5">
          <w:rPr>
            <w:rFonts w:asciiTheme="majorHAnsi" w:hAnsiTheme="majorHAnsi"/>
            <w:noProof/>
            <w:vertAlign w:val="superscript"/>
          </w:rPr>
          <w:t>23</w:t>
        </w:r>
      </w:ins>
      <w:r w:rsidR="00551ED9">
        <w:rPr>
          <w:rFonts w:asciiTheme="majorHAnsi" w:hAnsiTheme="majorHAnsi"/>
        </w:rPr>
        <w:fldChar w:fldCharType="end"/>
      </w:r>
      <w:r w:rsidR="00A54C4B">
        <w:rPr>
          <w:rFonts w:asciiTheme="majorHAnsi" w:hAnsiTheme="majorHAnsi"/>
        </w:rPr>
        <w:t xml:space="preserve">.  </w:t>
      </w:r>
      <w:ins w:id="334" w:author="Christopher Summerfield" w:date="2014-04-29T10:08:00Z">
        <w:r w:rsidR="00646CB9">
          <w:rPr>
            <w:rFonts w:asciiTheme="majorHAnsi" w:hAnsiTheme="majorHAnsi"/>
          </w:rPr>
          <w:t>By contrast</w:t>
        </w:r>
      </w:ins>
      <w:r w:rsidR="00A54C4B">
        <w:rPr>
          <w:rFonts w:asciiTheme="majorHAnsi" w:hAnsiTheme="majorHAnsi"/>
        </w:rPr>
        <w:t xml:space="preserve">, no reliable correlations with VMPFC BOLD were observed when the expected value was calculated under the </w:t>
      </w:r>
      <w:r w:rsidR="001C0601">
        <w:rPr>
          <w:rFonts w:asciiTheme="majorHAnsi" w:hAnsiTheme="majorHAnsi"/>
        </w:rPr>
        <w:t>performance</w:t>
      </w:r>
      <w:r w:rsidR="00A54C4B">
        <w:rPr>
          <w:rFonts w:asciiTheme="majorHAnsi" w:hAnsiTheme="majorHAnsi"/>
        </w:rPr>
        <w:t>-</w:t>
      </w:r>
      <w:proofErr w:type="spellStart"/>
      <w:r w:rsidR="00A54C4B">
        <w:rPr>
          <w:rFonts w:asciiTheme="majorHAnsi" w:hAnsiTheme="majorHAnsi"/>
        </w:rPr>
        <w:t>maximising</w:t>
      </w:r>
      <w:proofErr w:type="spellEnd"/>
      <w:r w:rsidR="00A54C4B">
        <w:rPr>
          <w:rFonts w:asciiTheme="majorHAnsi" w:hAnsiTheme="majorHAnsi"/>
        </w:rPr>
        <w:t xml:space="preserve"> </w:t>
      </w:r>
      <w:proofErr w:type="spellStart"/>
      <w:r w:rsidR="00A54C4B">
        <w:rPr>
          <w:rFonts w:asciiTheme="majorHAnsi" w:hAnsiTheme="majorHAnsi"/>
        </w:rPr>
        <w:t>parameterisation</w:t>
      </w:r>
      <w:proofErr w:type="spellEnd"/>
      <w:ins w:id="335" w:author="Christopher Summerfield" w:date="2014-04-23T22:02:00Z">
        <w:r w:rsidR="00791C00">
          <w:rPr>
            <w:rFonts w:asciiTheme="majorHAnsi" w:hAnsiTheme="majorHAnsi"/>
          </w:rPr>
          <w:t xml:space="preserve"> of the model</w:t>
        </w:r>
      </w:ins>
      <w:ins w:id="336" w:author="Christopher Summerfield" w:date="2014-04-29T10:08:00Z">
        <w:r w:rsidR="00646CB9">
          <w:rPr>
            <w:rFonts w:asciiTheme="majorHAnsi" w:hAnsiTheme="majorHAnsi"/>
          </w:rPr>
          <w:t xml:space="preserve"> (not shown)</w:t>
        </w:r>
      </w:ins>
      <w:ins w:id="337" w:author="Christopher Summerfield" w:date="2014-04-23T22:02:00Z">
        <w:r w:rsidR="00791C00">
          <w:rPr>
            <w:rFonts w:asciiTheme="majorHAnsi" w:hAnsiTheme="majorHAnsi"/>
          </w:rPr>
          <w:t>.  Furthermore,</w:t>
        </w:r>
        <w:r w:rsidR="00CF4143">
          <w:rPr>
            <w:rFonts w:asciiTheme="majorHAnsi" w:hAnsiTheme="majorHAnsi"/>
          </w:rPr>
          <w:t xml:space="preserve"> </w:t>
        </w:r>
      </w:ins>
      <w:ins w:id="338" w:author="Christopher Summerfield" w:date="2014-04-28T09:33:00Z">
        <w:r w:rsidR="00791C00">
          <w:rPr>
            <w:rFonts w:asciiTheme="majorHAnsi" w:hAnsiTheme="majorHAnsi"/>
          </w:rPr>
          <w:t>only</w:t>
        </w:r>
      </w:ins>
      <w:ins w:id="339" w:author="Christopher Summerfield" w:date="2014-04-28T09:28:00Z">
        <w:r w:rsidR="00791C00">
          <w:rPr>
            <w:rFonts w:asciiTheme="majorHAnsi" w:hAnsiTheme="majorHAnsi"/>
          </w:rPr>
          <w:t xml:space="preserve"> modes</w:t>
        </w:r>
        <w:r w:rsidR="007B459E">
          <w:rPr>
            <w:rFonts w:asciiTheme="majorHAnsi" w:hAnsiTheme="majorHAnsi"/>
          </w:rPr>
          <w:t xml:space="preserve">t </w:t>
        </w:r>
      </w:ins>
      <w:proofErr w:type="spellStart"/>
      <w:ins w:id="340" w:author="Christopher Summerfield" w:date="2014-04-29T10:08:00Z">
        <w:r w:rsidR="0066338B">
          <w:rPr>
            <w:rFonts w:asciiTheme="majorHAnsi" w:hAnsiTheme="majorHAnsi"/>
          </w:rPr>
          <w:t>ventromedial</w:t>
        </w:r>
        <w:proofErr w:type="spellEnd"/>
        <w:r w:rsidR="0066338B">
          <w:rPr>
            <w:rFonts w:asciiTheme="majorHAnsi" w:hAnsiTheme="majorHAnsi"/>
          </w:rPr>
          <w:t xml:space="preserve"> </w:t>
        </w:r>
      </w:ins>
      <w:ins w:id="341" w:author="Christopher Summerfield" w:date="2014-04-28T09:28:00Z">
        <w:r w:rsidR="007B459E">
          <w:rPr>
            <w:rFonts w:asciiTheme="majorHAnsi" w:hAnsiTheme="majorHAnsi"/>
          </w:rPr>
          <w:t>activations were observed</w:t>
        </w:r>
      </w:ins>
      <w:ins w:id="342" w:author="Christopher Summerfield" w:date="2014-04-23T22:02:00Z">
        <w:r w:rsidR="00CF4143">
          <w:rPr>
            <w:rFonts w:asciiTheme="majorHAnsi" w:hAnsiTheme="majorHAnsi"/>
          </w:rPr>
          <w:t xml:space="preserve"> when expected value was computed from the rival model</w:t>
        </w:r>
      </w:ins>
      <w:ins w:id="343" w:author="Christopher Summerfield" w:date="2014-04-28T09:29:00Z">
        <w:r w:rsidR="007B459E">
          <w:rPr>
            <w:rFonts w:asciiTheme="majorHAnsi" w:hAnsiTheme="majorHAnsi"/>
          </w:rPr>
          <w:t>s</w:t>
        </w:r>
      </w:ins>
      <w:ins w:id="344" w:author="Christopher Summerfield" w:date="2014-04-23T22:02:00Z">
        <w:r w:rsidR="00CF4143">
          <w:rPr>
            <w:rFonts w:asciiTheme="majorHAnsi" w:hAnsiTheme="majorHAnsi"/>
          </w:rPr>
          <w:t xml:space="preserve"> with differential learning from correct and incorrect trials</w:t>
        </w:r>
      </w:ins>
      <w:r w:rsidR="00617A86">
        <w:rPr>
          <w:rFonts w:asciiTheme="majorHAnsi" w:hAnsiTheme="majorHAnsi"/>
        </w:rPr>
        <w:t xml:space="preserve"> (</w:t>
      </w:r>
      <w:ins w:id="345" w:author="Christopher Summerfield" w:date="2014-04-29T10:11:00Z">
        <w:r w:rsidR="00F61FC9" w:rsidRPr="00F61FC9">
          <w:rPr>
            <w:rFonts w:asciiTheme="majorHAnsi" w:hAnsiTheme="majorHAnsi"/>
            <w:i/>
          </w:rPr>
          <w:t>CI model</w:t>
        </w:r>
        <w:r w:rsidR="00284762">
          <w:rPr>
            <w:rFonts w:asciiTheme="majorHAnsi" w:hAnsiTheme="majorHAnsi"/>
          </w:rPr>
          <w:t xml:space="preserve">; </w:t>
        </w:r>
      </w:ins>
      <w:r w:rsidR="00617A86">
        <w:rPr>
          <w:rFonts w:asciiTheme="majorHAnsi" w:hAnsiTheme="majorHAnsi"/>
        </w:rPr>
        <w:t xml:space="preserve">Fig. </w:t>
      </w:r>
      <w:ins w:id="346" w:author="Christopher Summerfield" w:date="2014-04-29T10:11:00Z">
        <w:r w:rsidR="003A54DD">
          <w:rPr>
            <w:rFonts w:asciiTheme="majorHAnsi" w:hAnsiTheme="majorHAnsi"/>
          </w:rPr>
          <w:t>3</w:t>
        </w:r>
      </w:ins>
      <w:r w:rsidR="00617A86">
        <w:rPr>
          <w:rFonts w:asciiTheme="majorHAnsi" w:hAnsiTheme="majorHAnsi"/>
        </w:rPr>
        <w:t xml:space="preserve">a, </w:t>
      </w:r>
      <w:ins w:id="347" w:author="Christopher Summerfield" w:date="2014-04-28T09:29:00Z">
        <w:r w:rsidR="007B459E">
          <w:rPr>
            <w:rFonts w:asciiTheme="majorHAnsi" w:hAnsiTheme="majorHAnsi"/>
          </w:rPr>
          <w:t>centre panel) or the hierarchical Bayesian model (</w:t>
        </w:r>
      </w:ins>
      <w:ins w:id="348" w:author="Christopher Summerfield" w:date="2014-04-29T10:11:00Z">
        <w:r w:rsidR="00F61FC9" w:rsidRPr="00F61FC9">
          <w:rPr>
            <w:rFonts w:asciiTheme="majorHAnsi" w:hAnsiTheme="majorHAnsi"/>
            <w:i/>
          </w:rPr>
          <w:t>HB model</w:t>
        </w:r>
        <w:r w:rsidR="00284762">
          <w:rPr>
            <w:rFonts w:asciiTheme="majorHAnsi" w:hAnsiTheme="majorHAnsi"/>
          </w:rPr>
          <w:t xml:space="preserve">; </w:t>
        </w:r>
      </w:ins>
      <w:r w:rsidR="00617A86">
        <w:rPr>
          <w:rFonts w:asciiTheme="majorHAnsi" w:hAnsiTheme="majorHAnsi"/>
        </w:rPr>
        <w:t>right panel)</w:t>
      </w:r>
      <w:ins w:id="349" w:author="Christopher Summerfield" w:date="2014-04-28T09:33:00Z">
        <w:r w:rsidR="00791C00">
          <w:rPr>
            <w:rFonts w:asciiTheme="majorHAnsi" w:hAnsiTheme="majorHAnsi"/>
          </w:rPr>
          <w:t xml:space="preserve">, confirming the </w:t>
        </w:r>
        <w:proofErr w:type="spellStart"/>
        <w:r w:rsidR="00791C00">
          <w:rPr>
            <w:rFonts w:asciiTheme="majorHAnsi" w:hAnsiTheme="majorHAnsi"/>
          </w:rPr>
          <w:t>behavioural</w:t>
        </w:r>
        <w:proofErr w:type="spellEnd"/>
        <w:r w:rsidR="00791C00">
          <w:rPr>
            <w:rFonts w:asciiTheme="majorHAnsi" w:hAnsiTheme="majorHAnsi"/>
          </w:rPr>
          <w:t xml:space="preserve"> advantage for the </w:t>
        </w:r>
      </w:ins>
      <w:ins w:id="350" w:author="Christopher Summerfield" w:date="2014-04-29T10:12:00Z">
        <w:r w:rsidR="0067605A">
          <w:rPr>
            <w:rFonts w:asciiTheme="majorHAnsi" w:hAnsiTheme="majorHAnsi"/>
          </w:rPr>
          <w:t xml:space="preserve">FV </w:t>
        </w:r>
      </w:ins>
      <w:ins w:id="351" w:author="Christopher Summerfield" w:date="2014-04-28T09:33:00Z">
        <w:r w:rsidR="0067605A">
          <w:rPr>
            <w:rFonts w:asciiTheme="majorHAnsi" w:hAnsiTheme="majorHAnsi"/>
          </w:rPr>
          <w:t xml:space="preserve">model, i.e. that </w:t>
        </w:r>
        <w:r w:rsidR="00791C00">
          <w:rPr>
            <w:rFonts w:asciiTheme="majorHAnsi" w:hAnsiTheme="majorHAnsi"/>
          </w:rPr>
          <w:t>with differential learning from falsification and verification.</w:t>
        </w:r>
      </w:ins>
    </w:p>
    <w:p w:rsidR="00CF4143" w:rsidRDefault="00CF4143" w:rsidP="00B37D7B">
      <w:pPr>
        <w:jc w:val="both"/>
        <w:rPr>
          <w:rFonts w:asciiTheme="majorHAnsi" w:hAnsiTheme="majorHAnsi"/>
        </w:rPr>
      </w:pPr>
    </w:p>
    <w:p w:rsidR="00574FAE" w:rsidRDefault="009E209D" w:rsidP="00B37D7B">
      <w:pPr>
        <w:jc w:val="both"/>
        <w:rPr>
          <w:rFonts w:asciiTheme="majorHAnsi" w:hAnsiTheme="majorHAnsi"/>
        </w:rPr>
      </w:pPr>
      <w:proofErr w:type="gramStart"/>
      <w:ins w:id="352" w:author="Christopher Summerfield" w:date="2014-04-28T09:35:00Z">
        <w:r>
          <w:rPr>
            <w:rFonts w:asciiTheme="majorHAnsi" w:hAnsiTheme="majorHAnsi"/>
            <w:b/>
          </w:rPr>
          <w:t xml:space="preserve">Conventional </w:t>
        </w:r>
        <w:proofErr w:type="spellStart"/>
        <w:r w:rsidRPr="00F10088">
          <w:rPr>
            <w:rFonts w:asciiTheme="majorHAnsi" w:hAnsiTheme="majorHAnsi"/>
            <w:b/>
          </w:rPr>
          <w:t>fMRI</w:t>
        </w:r>
        <w:proofErr w:type="spellEnd"/>
        <w:r w:rsidRPr="00F10088">
          <w:rPr>
            <w:rFonts w:asciiTheme="majorHAnsi" w:hAnsiTheme="majorHAnsi"/>
            <w:b/>
          </w:rPr>
          <w:t xml:space="preserve"> analyses.</w:t>
        </w:r>
        <w:proofErr w:type="gramEnd"/>
        <w:r>
          <w:rPr>
            <w:rFonts w:asciiTheme="majorHAnsi" w:hAnsiTheme="majorHAnsi"/>
          </w:rPr>
          <w:t xml:space="preserve"> </w:t>
        </w:r>
      </w:ins>
      <w:r w:rsidR="00784FE6">
        <w:rPr>
          <w:rFonts w:asciiTheme="majorHAnsi" w:hAnsiTheme="majorHAnsi"/>
        </w:rPr>
        <w:t xml:space="preserve">Next, we examined </w:t>
      </w:r>
      <w:ins w:id="353" w:author="Christopher Summerfield" w:date="2014-04-29T10:08:00Z">
        <w:r w:rsidR="008044EC">
          <w:rPr>
            <w:rFonts w:asciiTheme="majorHAnsi" w:hAnsiTheme="majorHAnsi"/>
          </w:rPr>
          <w:t>how VMPFC activity varied</w:t>
        </w:r>
      </w:ins>
      <w:r w:rsidR="00784FE6">
        <w:rPr>
          <w:rFonts w:asciiTheme="majorHAnsi" w:hAnsiTheme="majorHAnsi"/>
        </w:rPr>
        <w:t xml:space="preserve"> as a function of the stimulus (target vs. </w:t>
      </w:r>
      <w:proofErr w:type="spellStart"/>
      <w:r w:rsidR="00784FE6">
        <w:rPr>
          <w:rFonts w:asciiTheme="majorHAnsi" w:hAnsiTheme="majorHAnsi"/>
        </w:rPr>
        <w:t>nontarget</w:t>
      </w:r>
      <w:proofErr w:type="spellEnd"/>
      <w:r w:rsidR="00784FE6">
        <w:rPr>
          <w:rFonts w:asciiTheme="majorHAnsi" w:hAnsiTheme="majorHAnsi"/>
        </w:rPr>
        <w:t xml:space="preserve">), </w:t>
      </w:r>
      <w:r w:rsidR="00626BF7">
        <w:rPr>
          <w:rFonts w:asciiTheme="majorHAnsi" w:hAnsiTheme="majorHAnsi"/>
        </w:rPr>
        <w:t>and cue (novel vs. familiar)</w:t>
      </w:r>
      <w:r w:rsidR="00784FE6">
        <w:rPr>
          <w:rFonts w:asciiTheme="majorHAnsi" w:hAnsiTheme="majorHAnsi"/>
        </w:rPr>
        <w:t>.</w:t>
      </w:r>
      <w:r w:rsidR="00626BF7">
        <w:rPr>
          <w:rFonts w:asciiTheme="majorHAnsi" w:hAnsiTheme="majorHAnsi"/>
        </w:rPr>
        <w:t xml:space="preserve">  To provide a neural index of the learning occurring following feedback, we contrasted the BOLD signals elicited by correct and error feedback on these trials</w:t>
      </w:r>
      <w:ins w:id="354" w:author="Christopher Summerfield" w:date="2014-04-29T10:09:00Z">
        <w:r w:rsidR="00EA2161">
          <w:rPr>
            <w:rFonts w:asciiTheme="majorHAnsi" w:hAnsiTheme="majorHAnsi"/>
          </w:rPr>
          <w:t xml:space="preserve">, using a finite impulse response (FIR) filter to estimate </w:t>
        </w:r>
      </w:ins>
      <w:proofErr w:type="spellStart"/>
      <w:ins w:id="355" w:author="Christopher Summerfield" w:date="2014-04-29T10:12:00Z">
        <w:r w:rsidR="0067605A">
          <w:rPr>
            <w:rFonts w:asciiTheme="majorHAnsi" w:hAnsiTheme="majorHAnsi"/>
          </w:rPr>
          <w:t>estimate</w:t>
        </w:r>
      </w:ins>
      <w:proofErr w:type="spellEnd"/>
      <w:ins w:id="356" w:author="Christopher Summerfield" w:date="2014-04-29T10:10:00Z">
        <w:r w:rsidR="00EA2161">
          <w:rPr>
            <w:rFonts w:asciiTheme="majorHAnsi" w:hAnsiTheme="majorHAnsi"/>
          </w:rPr>
          <w:t xml:space="preserve"> the </w:t>
        </w:r>
        <w:proofErr w:type="spellStart"/>
        <w:r w:rsidR="00EA2161">
          <w:rPr>
            <w:rFonts w:asciiTheme="majorHAnsi" w:hAnsiTheme="majorHAnsi"/>
          </w:rPr>
          <w:t>haemodynamic</w:t>
        </w:r>
        <w:proofErr w:type="spellEnd"/>
        <w:r w:rsidR="00EA2161">
          <w:rPr>
            <w:rFonts w:asciiTheme="majorHAnsi" w:hAnsiTheme="majorHAnsi"/>
          </w:rPr>
          <w:t xml:space="preserve"> response over time</w:t>
        </w:r>
        <w:r w:rsidR="003A54DD">
          <w:rPr>
            <w:rFonts w:asciiTheme="majorHAnsi" w:hAnsiTheme="majorHAnsi"/>
          </w:rPr>
          <w:t xml:space="preserve"> (Fig. 3b)</w:t>
        </w:r>
      </w:ins>
      <w:r w:rsidR="00626BF7">
        <w:rPr>
          <w:rFonts w:asciiTheme="majorHAnsi" w:hAnsiTheme="majorHAnsi"/>
        </w:rPr>
        <w:t xml:space="preserve">.  Although there was a strong effect of feedback </w:t>
      </w:r>
      <w:ins w:id="357" w:author="Christopher Summerfield" w:date="2014-04-29T10:09:00Z">
        <w:r w:rsidR="008044EC">
          <w:rPr>
            <w:rFonts w:asciiTheme="majorHAnsi" w:hAnsiTheme="majorHAnsi"/>
          </w:rPr>
          <w:t xml:space="preserve">in the VMPFC </w:t>
        </w:r>
      </w:ins>
      <w:r w:rsidR="00626BF7">
        <w:rPr>
          <w:rFonts w:asciiTheme="majorHAnsi" w:hAnsiTheme="majorHAnsi"/>
        </w:rPr>
        <w:t>(</w:t>
      </w:r>
      <w:r w:rsidR="009A2BD2">
        <w:rPr>
          <w:rFonts w:asciiTheme="majorHAnsi" w:hAnsiTheme="majorHAnsi"/>
        </w:rPr>
        <w:t>p &lt; 0.0001</w:t>
      </w:r>
      <w:r w:rsidR="00626BF7">
        <w:rPr>
          <w:rFonts w:asciiTheme="majorHAnsi" w:hAnsiTheme="majorHAnsi"/>
        </w:rPr>
        <w:t xml:space="preserve">), the divergence between correct and error signals occurred in roughly equal measure for targets in novel and familiar cues conditions (time x cues interaction, p = 0.38) and for </w:t>
      </w:r>
      <w:proofErr w:type="spellStart"/>
      <w:r w:rsidR="00626BF7">
        <w:rPr>
          <w:rFonts w:asciiTheme="majorHAnsi" w:hAnsiTheme="majorHAnsi"/>
        </w:rPr>
        <w:t>nontargets</w:t>
      </w:r>
      <w:proofErr w:type="spellEnd"/>
      <w:r w:rsidR="00626BF7">
        <w:rPr>
          <w:rFonts w:asciiTheme="majorHAnsi" w:hAnsiTheme="majorHAnsi"/>
        </w:rPr>
        <w:t xml:space="preserve"> in novel and familiar cues conditions (p = 0.33).   However, a reliable stimulus x time interaction showed that overall, there was more robust neural correlates of learning in the VMPFC from targets (i.e. </w:t>
      </w:r>
      <w:proofErr w:type="spellStart"/>
      <w:ins w:id="358" w:author="Christopher Summerfield" w:date="2014-04-23T22:04:00Z">
        <w:r w:rsidR="008713B6">
          <w:rPr>
            <w:rFonts w:asciiTheme="majorHAnsi" w:hAnsiTheme="majorHAnsi"/>
          </w:rPr>
          <w:t>verificatory</w:t>
        </w:r>
        <w:proofErr w:type="spellEnd"/>
        <w:r w:rsidR="008713B6">
          <w:rPr>
            <w:rFonts w:asciiTheme="majorHAnsi" w:hAnsiTheme="majorHAnsi"/>
          </w:rPr>
          <w:t xml:space="preserve"> </w:t>
        </w:r>
      </w:ins>
      <w:r w:rsidR="00626BF7">
        <w:rPr>
          <w:rFonts w:asciiTheme="majorHAnsi" w:hAnsiTheme="majorHAnsi"/>
        </w:rPr>
        <w:t xml:space="preserve">feedback) than from </w:t>
      </w:r>
      <w:proofErr w:type="spellStart"/>
      <w:r w:rsidR="00626BF7">
        <w:rPr>
          <w:rFonts w:asciiTheme="majorHAnsi" w:hAnsiTheme="majorHAnsi"/>
        </w:rPr>
        <w:t>nontargets</w:t>
      </w:r>
      <w:proofErr w:type="spellEnd"/>
      <w:r w:rsidR="00626BF7">
        <w:rPr>
          <w:rFonts w:asciiTheme="majorHAnsi" w:hAnsiTheme="majorHAnsi"/>
        </w:rPr>
        <w:t xml:space="preserve"> (</w:t>
      </w:r>
      <w:proofErr w:type="spellStart"/>
      <w:ins w:id="359" w:author="Christopher Summerfield" w:date="2014-04-23T22:04:00Z">
        <w:r w:rsidR="008713B6">
          <w:rPr>
            <w:rFonts w:asciiTheme="majorHAnsi" w:hAnsiTheme="majorHAnsi"/>
          </w:rPr>
          <w:t>falsificatory</w:t>
        </w:r>
        <w:proofErr w:type="spellEnd"/>
        <w:r w:rsidR="008713B6">
          <w:rPr>
            <w:rFonts w:asciiTheme="majorHAnsi" w:hAnsiTheme="majorHAnsi"/>
          </w:rPr>
          <w:t xml:space="preserve"> </w:t>
        </w:r>
      </w:ins>
      <w:r w:rsidR="00626BF7">
        <w:rPr>
          <w:rFonts w:asciiTheme="majorHAnsi" w:hAnsiTheme="majorHAnsi"/>
        </w:rPr>
        <w:t xml:space="preserve">feedback), irrespective of the cues (stimulus x time interaction, </w:t>
      </w:r>
      <w:proofErr w:type="gramStart"/>
      <w:r w:rsidR="00626BF7">
        <w:rPr>
          <w:rFonts w:asciiTheme="majorHAnsi" w:hAnsiTheme="majorHAnsi"/>
        </w:rPr>
        <w:t>F</w:t>
      </w:r>
      <w:r w:rsidR="00626BF7" w:rsidRPr="00C76647">
        <w:rPr>
          <w:rFonts w:asciiTheme="majorHAnsi" w:hAnsiTheme="majorHAnsi"/>
          <w:vertAlign w:val="subscript"/>
        </w:rPr>
        <w:t>(</w:t>
      </w:r>
      <w:proofErr w:type="gramEnd"/>
      <w:r w:rsidR="00626BF7">
        <w:rPr>
          <w:rFonts w:asciiTheme="majorHAnsi" w:hAnsiTheme="majorHAnsi"/>
          <w:vertAlign w:val="subscript"/>
        </w:rPr>
        <w:t>5,85</w:t>
      </w:r>
      <w:r w:rsidR="00626BF7" w:rsidRPr="00C76647">
        <w:rPr>
          <w:rFonts w:asciiTheme="majorHAnsi" w:hAnsiTheme="majorHAnsi"/>
          <w:vertAlign w:val="subscript"/>
        </w:rPr>
        <w:t>)</w:t>
      </w:r>
      <w:r w:rsidR="00626BF7">
        <w:rPr>
          <w:rFonts w:asciiTheme="majorHAnsi" w:hAnsiTheme="majorHAnsi"/>
        </w:rPr>
        <w:t xml:space="preserve"> = 5.2, p &lt; 0.02</w:t>
      </w:r>
      <w:ins w:id="360" w:author="Christopher Summerfield" w:date="2014-04-23T22:05:00Z">
        <w:r w:rsidR="0067605A">
          <w:rPr>
            <w:rFonts w:asciiTheme="majorHAnsi" w:hAnsiTheme="majorHAnsi"/>
          </w:rPr>
          <w:t>; Fig. 3b</w:t>
        </w:r>
        <w:r w:rsidR="00175C7A">
          <w:rPr>
            <w:rFonts w:asciiTheme="majorHAnsi" w:hAnsiTheme="majorHAnsi"/>
          </w:rPr>
          <w:t xml:space="preserve"> left panels</w:t>
        </w:r>
      </w:ins>
      <w:r w:rsidR="00626BF7">
        <w:rPr>
          <w:rFonts w:asciiTheme="majorHAnsi" w:hAnsiTheme="majorHAnsi"/>
        </w:rPr>
        <w:t xml:space="preserve">). </w:t>
      </w:r>
      <w:ins w:id="361" w:author="Christopher Summerfield" w:date="2014-04-23T22:05:00Z">
        <w:r w:rsidR="00175C7A">
          <w:rPr>
            <w:rFonts w:asciiTheme="majorHAnsi" w:hAnsiTheme="majorHAnsi"/>
          </w:rPr>
          <w:t xml:space="preserve"> </w:t>
        </w:r>
      </w:ins>
      <w:r w:rsidR="00626BF7">
        <w:rPr>
          <w:rFonts w:asciiTheme="majorHAnsi" w:hAnsiTheme="majorHAnsi"/>
        </w:rPr>
        <w:t xml:space="preserve">When we explored other brain regions that responded robustly to correct &gt; error trials, such as the </w:t>
      </w:r>
      <w:proofErr w:type="spellStart"/>
      <w:r w:rsidR="00626BF7">
        <w:rPr>
          <w:rFonts w:asciiTheme="majorHAnsi" w:hAnsiTheme="majorHAnsi"/>
        </w:rPr>
        <w:t>putamen</w:t>
      </w:r>
      <w:proofErr w:type="spellEnd"/>
      <w:r w:rsidR="00617A86">
        <w:rPr>
          <w:rFonts w:asciiTheme="majorHAnsi" w:hAnsiTheme="majorHAnsi"/>
        </w:rPr>
        <w:t xml:space="preserve"> (Fig. 3</w:t>
      </w:r>
      <w:ins w:id="362" w:author="Christopher Summerfield" w:date="2014-04-29T10:13:00Z">
        <w:r w:rsidR="0067605A">
          <w:rPr>
            <w:rFonts w:asciiTheme="majorHAnsi" w:hAnsiTheme="majorHAnsi"/>
          </w:rPr>
          <w:t>b</w:t>
        </w:r>
      </w:ins>
      <w:r w:rsidR="00617A86">
        <w:rPr>
          <w:rFonts w:asciiTheme="majorHAnsi" w:hAnsiTheme="majorHAnsi"/>
        </w:rPr>
        <w:t>, right panel and Fig. S2)</w:t>
      </w:r>
      <w:r w:rsidR="00626BF7">
        <w:rPr>
          <w:rFonts w:asciiTheme="majorHAnsi" w:hAnsiTheme="majorHAnsi"/>
        </w:rPr>
        <w:t>, we observed no differences between the signals elicited by target/</w:t>
      </w:r>
      <w:proofErr w:type="spellStart"/>
      <w:r w:rsidR="00626BF7">
        <w:rPr>
          <w:rFonts w:asciiTheme="majorHAnsi" w:hAnsiTheme="majorHAnsi"/>
        </w:rPr>
        <w:t>nontarget</w:t>
      </w:r>
      <w:proofErr w:type="spellEnd"/>
      <w:r w:rsidR="00626BF7">
        <w:rPr>
          <w:rFonts w:asciiTheme="majorHAnsi" w:hAnsiTheme="majorHAnsi"/>
        </w:rPr>
        <w:t xml:space="preserve"> stimuli or familiar/novel cues (all p-values &gt; 0.4).</w:t>
      </w:r>
    </w:p>
    <w:p w:rsidR="009A2BD2" w:rsidRDefault="009A2BD2" w:rsidP="00D912C6">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The BOLD responses observed in the VMPFC thus provide neural evidence that participants learned faster from </w:t>
      </w:r>
      <w:ins w:id="363" w:author="Christopher Summerfield" w:date="2014-04-23T22:04:00Z">
        <w:r w:rsidR="008713B6">
          <w:rPr>
            <w:rFonts w:asciiTheme="majorHAnsi" w:hAnsiTheme="majorHAnsi"/>
          </w:rPr>
          <w:t>verification than falsification</w:t>
        </w:r>
      </w:ins>
      <w:r>
        <w:rPr>
          <w:rFonts w:asciiTheme="majorHAnsi" w:hAnsiTheme="majorHAnsi"/>
        </w:rPr>
        <w:t xml:space="preserve"> irrespective of whether the cues were novel or familiar. However, </w:t>
      </w:r>
      <w:proofErr w:type="spellStart"/>
      <w:r>
        <w:rPr>
          <w:rFonts w:asciiTheme="majorHAnsi" w:hAnsiTheme="majorHAnsi"/>
        </w:rPr>
        <w:t>behavioural</w:t>
      </w:r>
      <w:proofErr w:type="spellEnd"/>
      <w:r>
        <w:rPr>
          <w:rFonts w:asciiTheme="majorHAnsi" w:hAnsiTheme="majorHAnsi"/>
        </w:rPr>
        <w:t xml:space="preserve"> data above indicate that</w:t>
      </w:r>
      <w:ins w:id="364" w:author="Christopher Summerfield" w:date="2014-04-28T14:08:00Z">
        <w:r w:rsidR="008E6565">
          <w:rPr>
            <w:rFonts w:asciiTheme="majorHAnsi" w:hAnsiTheme="majorHAnsi"/>
          </w:rPr>
          <w:t xml:space="preserve"> </w:t>
        </w:r>
      </w:ins>
      <w:r>
        <w:rPr>
          <w:rFonts w:asciiTheme="majorHAnsi" w:hAnsiTheme="majorHAnsi"/>
        </w:rPr>
        <w:t>learning</w:t>
      </w:r>
      <w:ins w:id="365" w:author="Christopher Summerfield" w:date="2014-04-28T14:08:00Z">
        <w:r w:rsidR="008E6565">
          <w:rPr>
            <w:rFonts w:asciiTheme="majorHAnsi" w:hAnsiTheme="majorHAnsi"/>
          </w:rPr>
          <w:t xml:space="preserve"> from falsification</w:t>
        </w:r>
      </w:ins>
      <w:r>
        <w:rPr>
          <w:rFonts w:asciiTheme="majorHAnsi" w:hAnsiTheme="majorHAnsi"/>
        </w:rPr>
        <w:t xml:space="preserve"> is particularly weak when the cues are novel and the number of possible hypotheses is large.  To pinpoint the neural locus of this bias, we identified </w:t>
      </w:r>
      <w:proofErr w:type="spellStart"/>
      <w:r>
        <w:rPr>
          <w:rFonts w:asciiTheme="majorHAnsi" w:hAnsiTheme="majorHAnsi"/>
        </w:rPr>
        <w:t>voxels</w:t>
      </w:r>
      <w:proofErr w:type="spellEnd"/>
      <w:r>
        <w:rPr>
          <w:rFonts w:asciiTheme="majorHAnsi" w:hAnsiTheme="majorHAnsi"/>
        </w:rPr>
        <w:t xml:space="preserve"> that responded to the three-way interactions between stimulus, cue and feedback. Significant three-way interactions among were observed prominently in dorsal stream cortical areas implicated in online maintenance of task-relevant information and model-based learning (Fig. 4a), including caudal portions of the </w:t>
      </w:r>
      <w:proofErr w:type="spellStart"/>
      <w:r>
        <w:rPr>
          <w:rFonts w:asciiTheme="majorHAnsi" w:hAnsiTheme="majorHAnsi"/>
        </w:rPr>
        <w:t>dorsolateral</w:t>
      </w:r>
      <w:proofErr w:type="spellEnd"/>
      <w:r>
        <w:rPr>
          <w:rFonts w:asciiTheme="majorHAnsi" w:hAnsiTheme="majorHAnsi"/>
        </w:rPr>
        <w:t xml:space="preserve"> prefrontal cortex (DLPFC; right peak: </w:t>
      </w:r>
      <w:r w:rsidRPr="00CC1BFE">
        <w:rPr>
          <w:rFonts w:asciiTheme="majorHAnsi" w:hAnsiTheme="majorHAnsi"/>
        </w:rPr>
        <w:t>38</w:t>
      </w:r>
      <w:proofErr w:type="gramStart"/>
      <w:r w:rsidRPr="00CC1BFE">
        <w:rPr>
          <w:rFonts w:asciiTheme="majorHAnsi" w:hAnsiTheme="majorHAnsi"/>
        </w:rPr>
        <w:t>,   8</w:t>
      </w:r>
      <w:proofErr w:type="gramEnd"/>
      <w:r w:rsidRPr="00CC1BFE">
        <w:rPr>
          <w:rFonts w:asciiTheme="majorHAnsi" w:hAnsiTheme="majorHAnsi"/>
        </w:rPr>
        <w:t>,  58</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10.03, p &lt; 1 x 10</w:t>
      </w:r>
      <w:r w:rsidRPr="00CC1BFE">
        <w:rPr>
          <w:rFonts w:asciiTheme="majorHAnsi" w:hAnsiTheme="majorHAnsi"/>
          <w:vertAlign w:val="superscript"/>
        </w:rPr>
        <w:t>-8</w:t>
      </w:r>
      <w:r>
        <w:rPr>
          <w:rFonts w:asciiTheme="majorHAnsi" w:hAnsiTheme="majorHAnsi"/>
        </w:rPr>
        <w:t xml:space="preserve">), the </w:t>
      </w:r>
      <w:proofErr w:type="spellStart"/>
      <w:r>
        <w:rPr>
          <w:rFonts w:asciiTheme="majorHAnsi" w:hAnsiTheme="majorHAnsi"/>
        </w:rPr>
        <w:t>rostrolateral</w:t>
      </w:r>
      <w:proofErr w:type="spellEnd"/>
      <w:r>
        <w:rPr>
          <w:rFonts w:asciiTheme="majorHAnsi" w:hAnsiTheme="majorHAnsi"/>
        </w:rPr>
        <w:t xml:space="preserve"> prefrontal cortex (RLPFC; left</w:t>
      </w:r>
      <w:r w:rsidRPr="008827B1">
        <w:rPr>
          <w:rFonts w:asciiTheme="majorHAnsi" w:hAnsiTheme="majorHAnsi"/>
        </w:rPr>
        <w:t xml:space="preserve"> </w:t>
      </w:r>
      <w:r>
        <w:rPr>
          <w:rFonts w:asciiTheme="majorHAnsi" w:hAnsiTheme="majorHAnsi"/>
        </w:rPr>
        <w:t>peak: -38,   60,  2; t</w:t>
      </w:r>
      <w:r w:rsidRPr="00CC1BFE">
        <w:rPr>
          <w:rFonts w:asciiTheme="majorHAnsi" w:hAnsiTheme="majorHAnsi"/>
          <w:vertAlign w:val="subscript"/>
        </w:rPr>
        <w:t>(17)</w:t>
      </w:r>
      <w:r>
        <w:rPr>
          <w:rFonts w:asciiTheme="majorHAnsi" w:hAnsiTheme="majorHAnsi"/>
        </w:rPr>
        <w:t xml:space="preserve"> = 5.97, p &lt; 1 x 10</w:t>
      </w:r>
      <w:r>
        <w:rPr>
          <w:rFonts w:asciiTheme="majorHAnsi" w:hAnsiTheme="majorHAnsi"/>
          <w:vertAlign w:val="superscript"/>
        </w:rPr>
        <w:t>-5</w:t>
      </w:r>
      <w:r>
        <w:rPr>
          <w:rFonts w:asciiTheme="majorHAnsi" w:hAnsiTheme="majorHAnsi"/>
        </w:rPr>
        <w:t>; right</w:t>
      </w:r>
      <w:r w:rsidRPr="008827B1">
        <w:rPr>
          <w:rFonts w:asciiTheme="majorHAnsi" w:hAnsiTheme="majorHAnsi"/>
        </w:rPr>
        <w:t xml:space="preserve"> </w:t>
      </w:r>
      <w:r>
        <w:rPr>
          <w:rFonts w:asciiTheme="majorHAnsi" w:hAnsiTheme="majorHAnsi"/>
        </w:rPr>
        <w:t xml:space="preserve">peak: </w:t>
      </w:r>
      <w:r w:rsidRPr="00CC1BFE">
        <w:rPr>
          <w:rFonts w:asciiTheme="majorHAnsi" w:hAnsiTheme="majorHAnsi"/>
        </w:rPr>
        <w:t>34,  60,   2</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5.92, p &lt; 1 x 10</w:t>
      </w:r>
      <w:r>
        <w:rPr>
          <w:rFonts w:asciiTheme="majorHAnsi" w:hAnsiTheme="majorHAnsi"/>
          <w:vertAlign w:val="superscript"/>
        </w:rPr>
        <w:t>-5</w:t>
      </w:r>
      <w:r>
        <w:rPr>
          <w:rFonts w:asciiTheme="majorHAnsi" w:hAnsiTheme="majorHAnsi"/>
        </w:rPr>
        <w:t>), and the inferior parietal lobule (IPL) (right peak: 42, -44, 42; t</w:t>
      </w:r>
      <w:r w:rsidRPr="008827B1">
        <w:rPr>
          <w:rFonts w:asciiTheme="majorHAnsi" w:hAnsiTheme="majorHAnsi"/>
          <w:vertAlign w:val="subscript"/>
        </w:rPr>
        <w:t>(17)</w:t>
      </w:r>
      <w:r>
        <w:rPr>
          <w:rFonts w:asciiTheme="majorHAnsi" w:hAnsiTheme="majorHAnsi"/>
        </w:rPr>
        <w:t xml:space="preserve"> = 7.61, p &lt; 1 x 10</w:t>
      </w:r>
      <w:r w:rsidRPr="008827B1">
        <w:rPr>
          <w:rFonts w:asciiTheme="majorHAnsi" w:hAnsiTheme="majorHAnsi"/>
          <w:vertAlign w:val="superscript"/>
        </w:rPr>
        <w:t>-6</w:t>
      </w:r>
      <w:ins w:id="366" w:author="Christopher Summerfield" w:date="2014-04-28T09:41:00Z">
        <w:r w:rsidR="00326838">
          <w:rPr>
            <w:rFonts w:asciiTheme="majorHAnsi" w:hAnsiTheme="majorHAnsi"/>
          </w:rPr>
          <w:t xml:space="preserve">; left peak: </w:t>
        </w:r>
        <w:r w:rsidR="00326838" w:rsidRPr="00326838">
          <w:rPr>
            <w:rFonts w:asciiTheme="majorHAnsi" w:hAnsiTheme="majorHAnsi"/>
          </w:rPr>
          <w:t>-38, -44,  38</w:t>
        </w:r>
        <w:r w:rsidR="00326838">
          <w:rPr>
            <w:rFonts w:asciiTheme="majorHAnsi" w:hAnsiTheme="majorHAnsi"/>
          </w:rPr>
          <w:t>; t</w:t>
        </w:r>
        <w:r w:rsidR="00F61FC9" w:rsidRPr="00F61FC9">
          <w:rPr>
            <w:rFonts w:asciiTheme="majorHAnsi" w:hAnsiTheme="majorHAnsi"/>
            <w:vertAlign w:val="subscript"/>
          </w:rPr>
          <w:t>(17)</w:t>
        </w:r>
        <w:r w:rsidR="00326838">
          <w:rPr>
            <w:rFonts w:asciiTheme="majorHAnsi" w:hAnsiTheme="majorHAnsi"/>
          </w:rPr>
          <w:t xml:space="preserve"> = 6.3, p &lt; 1 x 10</w:t>
        </w:r>
        <w:r w:rsidR="00F61FC9" w:rsidRPr="00F61FC9">
          <w:rPr>
            <w:rFonts w:asciiTheme="majorHAnsi" w:hAnsiTheme="majorHAnsi"/>
            <w:vertAlign w:val="superscript"/>
          </w:rPr>
          <w:t>-5</w:t>
        </w:r>
        <w:r w:rsidR="00326838">
          <w:rPr>
            <w:rFonts w:asciiTheme="majorHAnsi" w:hAnsiTheme="majorHAnsi"/>
          </w:rPr>
          <w:t>)</w:t>
        </w:r>
      </w:ins>
      <w:r>
        <w:rPr>
          <w:rFonts w:asciiTheme="majorHAnsi" w:hAnsiTheme="majorHAnsi"/>
        </w:rPr>
        <w:t xml:space="preserve">.  All activations reported here survive whole-brain correction for multiple comparisons using the </w:t>
      </w:r>
      <w:proofErr w:type="spellStart"/>
      <w:r>
        <w:rPr>
          <w:rFonts w:asciiTheme="majorHAnsi" w:hAnsiTheme="majorHAnsi"/>
        </w:rPr>
        <w:t>voxelwise</w:t>
      </w:r>
      <w:proofErr w:type="spellEnd"/>
      <w:r>
        <w:rPr>
          <w:rFonts w:asciiTheme="majorHAnsi" w:hAnsiTheme="majorHAnsi"/>
        </w:rPr>
        <w:t xml:space="preserve"> false discovery rate approach</w:t>
      </w:r>
      <w:r w:rsidR="00551ED9">
        <w:rPr>
          <w:rFonts w:asciiTheme="majorHAnsi" w:hAnsiTheme="majorHAnsi"/>
        </w:rPr>
        <w:fldChar w:fldCharType="begin"/>
      </w:r>
      <w:r w:rsidR="001261CC">
        <w:rPr>
          <w:rFonts w:asciiTheme="majorHAnsi" w:hAnsiTheme="majorHAnsi"/>
        </w:rPr>
        <w: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instrText>
      </w:r>
      <w:r w:rsidR="00551ED9">
        <w:rPr>
          <w:rFonts w:asciiTheme="majorHAnsi" w:hAnsiTheme="majorHAnsi"/>
        </w:rPr>
        <w:fldChar w:fldCharType="separate"/>
      </w:r>
      <w:ins w:id="367" w:author="Christopher Summerfield" w:date="2014-04-23T22:03:00Z">
        <w:r w:rsidR="00CF4143" w:rsidRPr="00CF4143">
          <w:rPr>
            <w:rFonts w:asciiTheme="majorHAnsi" w:hAnsiTheme="majorHAnsi"/>
            <w:noProof/>
            <w:vertAlign w:val="superscript"/>
          </w:rPr>
          <w:t>24</w:t>
        </w:r>
      </w:ins>
      <w:r w:rsidR="00551ED9">
        <w:rPr>
          <w:rFonts w:asciiTheme="majorHAnsi" w:hAnsiTheme="majorHAnsi"/>
        </w:rPr>
        <w:fldChar w:fldCharType="end"/>
      </w:r>
      <w:r>
        <w:rPr>
          <w:rFonts w:asciiTheme="majorHAnsi" w:hAnsiTheme="majorHAnsi"/>
        </w:rPr>
        <w:t>.  A full description of the regions activated is reported in tables S1 and S2.</w:t>
      </w:r>
    </w:p>
    <w:p w:rsidR="009A2BD2" w:rsidRDefault="009A2BD2" w:rsidP="009A2BD2">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To understand better how these regions were responding during the task, we </w:t>
      </w:r>
      <w:ins w:id="368" w:author="Christopher Summerfield" w:date="2014-04-29T10:14:00Z">
        <w:r w:rsidR="0067605A">
          <w:rPr>
            <w:rFonts w:asciiTheme="majorHAnsi" w:hAnsiTheme="majorHAnsi"/>
          </w:rPr>
          <w:t xml:space="preserve">again </w:t>
        </w:r>
      </w:ins>
      <w:r>
        <w:rPr>
          <w:rFonts w:asciiTheme="majorHAnsi" w:hAnsiTheme="majorHAnsi"/>
        </w:rPr>
        <w:t xml:space="preserve">re-estimated brain activity using a finite impulse response (FIR) filter, allowing us to plot </w:t>
      </w:r>
      <w:proofErr w:type="spellStart"/>
      <w:r>
        <w:rPr>
          <w:rFonts w:asciiTheme="majorHAnsi" w:hAnsiTheme="majorHAnsi"/>
        </w:rPr>
        <w:t>peristimulus</w:t>
      </w:r>
      <w:proofErr w:type="spellEnd"/>
      <w:r>
        <w:rPr>
          <w:rFonts w:asciiTheme="majorHAnsi" w:hAnsiTheme="majorHAnsi"/>
        </w:rPr>
        <w:t xml:space="preserve"> BOLD signals for each condition of the 2 x 2 x 2 design (Fig. 4b).  </w:t>
      </w:r>
      <w:ins w:id="369" w:author="Christopher Summerfield" w:date="2014-04-23T22:12:00Z">
        <w:r w:rsidR="00087EA8">
          <w:rPr>
            <w:rFonts w:asciiTheme="majorHAnsi" w:hAnsiTheme="majorHAnsi"/>
          </w:rPr>
          <w:t>In order to ensure independence from previous analyses, w</w:t>
        </w:r>
      </w:ins>
      <w:ins w:id="370" w:author="Christopher Summerfield" w:date="2014-04-23T22:13:00Z">
        <w:r w:rsidR="00087EA8">
          <w:rPr>
            <w:rFonts w:asciiTheme="majorHAnsi" w:hAnsiTheme="majorHAnsi"/>
          </w:rPr>
          <w:t xml:space="preserve">e estimated BOLD signals for each </w:t>
        </w:r>
      </w:ins>
      <w:ins w:id="371" w:author="Christopher Summerfield" w:date="2014-04-23T22:14:00Z">
        <w:r w:rsidR="00087EA8">
          <w:rPr>
            <w:rFonts w:asciiTheme="majorHAnsi" w:hAnsiTheme="majorHAnsi"/>
          </w:rPr>
          <w:t>participant</w:t>
        </w:r>
      </w:ins>
      <w:ins w:id="372" w:author="Christopher Summerfield" w:date="2014-04-23T22:13:00Z">
        <w:r w:rsidR="00087EA8">
          <w:rPr>
            <w:rFonts w:asciiTheme="majorHAnsi" w:hAnsiTheme="majorHAnsi"/>
          </w:rPr>
          <w:t xml:space="preserve"> from a region defined from the remainder of the cohort</w:t>
        </w:r>
      </w:ins>
      <w:ins w:id="373" w:author="Christopher Summerfield" w:date="2014-04-23T22:14:00Z">
        <w:r w:rsidR="00087EA8">
          <w:rPr>
            <w:rFonts w:asciiTheme="majorHAnsi" w:hAnsiTheme="majorHAnsi"/>
          </w:rPr>
          <w:t xml:space="preserve"> (</w:t>
        </w:r>
      </w:ins>
      <w:ins w:id="374" w:author="Christopher Summerfield" w:date="2014-04-28T10:00:00Z">
        <w:r w:rsidR="00847281">
          <w:rPr>
            <w:rFonts w:asciiTheme="majorHAnsi" w:hAnsiTheme="majorHAnsi"/>
          </w:rPr>
          <w:t xml:space="preserve">see </w:t>
        </w:r>
      </w:ins>
      <w:ins w:id="375" w:author="Christopher Summerfield" w:date="2014-04-23T22:14:00Z">
        <w:r w:rsidR="00087EA8">
          <w:rPr>
            <w:rFonts w:asciiTheme="majorHAnsi" w:hAnsiTheme="majorHAnsi"/>
          </w:rPr>
          <w:t>methods)</w:t>
        </w:r>
      </w:ins>
      <w:ins w:id="376" w:author="Christopher Summerfield" w:date="2014-04-23T22:13:00Z">
        <w:r w:rsidR="00087EA8">
          <w:rPr>
            <w:rFonts w:asciiTheme="majorHAnsi" w:hAnsiTheme="majorHAnsi"/>
          </w:rPr>
          <w:t>.</w:t>
        </w:r>
      </w:ins>
      <w:ins w:id="377" w:author="Christopher Summerfield" w:date="2014-04-23T22:14:00Z">
        <w:r w:rsidR="00087EA8">
          <w:rPr>
            <w:rFonts w:asciiTheme="majorHAnsi" w:hAnsiTheme="majorHAnsi"/>
          </w:rPr>
          <w:t xml:space="preserve"> </w:t>
        </w:r>
      </w:ins>
      <w:r>
        <w:rPr>
          <w:rFonts w:asciiTheme="majorHAnsi" w:hAnsiTheme="majorHAnsi"/>
        </w:rPr>
        <w:t xml:space="preserve">In each of the regions, for the familiar cues condition BOLD signals initially encoded the choice made by participants (choose target &gt; choose </w:t>
      </w:r>
      <w:proofErr w:type="spellStart"/>
      <w:r>
        <w:rPr>
          <w:rFonts w:asciiTheme="majorHAnsi" w:hAnsiTheme="majorHAnsi"/>
        </w:rPr>
        <w:t>nontarget</w:t>
      </w:r>
      <w:proofErr w:type="spellEnd"/>
      <w:r>
        <w:rPr>
          <w:rFonts w:asciiTheme="majorHAnsi" w:hAnsiTheme="majorHAnsi"/>
        </w:rPr>
        <w:t xml:space="preserve">) and then later encoded the feedback received (error &gt; correct).  These observations were qualified by reliable stimulus x feedback interactions (i.e. main effect of choice, target vs. </w:t>
      </w:r>
      <w:proofErr w:type="spellStart"/>
      <w:r>
        <w:rPr>
          <w:rFonts w:asciiTheme="majorHAnsi" w:hAnsiTheme="majorHAnsi"/>
        </w:rPr>
        <w:t>nontarget</w:t>
      </w:r>
      <w:proofErr w:type="spellEnd"/>
      <w:r>
        <w:rPr>
          <w:rFonts w:asciiTheme="majorHAnsi" w:hAnsiTheme="majorHAnsi"/>
        </w:rPr>
        <w:t xml:space="preserve">) in an early time window at ~6-8s post-stimulus (IPL: </w:t>
      </w:r>
      <w:proofErr w:type="gramStart"/>
      <w:r>
        <w:rPr>
          <w:rFonts w:asciiTheme="majorHAnsi" w:hAnsiTheme="majorHAnsi"/>
        </w:rPr>
        <w:t>F</w:t>
      </w:r>
      <w:r w:rsidRPr="00193D10">
        <w:rPr>
          <w:rFonts w:asciiTheme="majorHAnsi" w:hAnsiTheme="majorHAnsi"/>
          <w:vertAlign w:val="subscript"/>
        </w:rPr>
        <w:t>(</w:t>
      </w:r>
      <w:proofErr w:type="gramEnd"/>
      <w:r w:rsidRPr="00193D10">
        <w:rPr>
          <w:rFonts w:asciiTheme="majorHAnsi" w:hAnsiTheme="majorHAnsi"/>
          <w:vertAlign w:val="subscript"/>
        </w:rPr>
        <w:t>1,17)</w:t>
      </w:r>
      <w:r>
        <w:rPr>
          <w:rFonts w:asciiTheme="majorHAnsi" w:hAnsiTheme="majorHAnsi"/>
        </w:rPr>
        <w:t xml:space="preserve"> = </w:t>
      </w:r>
      <w:ins w:id="378" w:author="Christopher Summerfield" w:date="2014-04-28T09:43:00Z">
        <w:r w:rsidR="00326838">
          <w:rPr>
            <w:rFonts w:asciiTheme="majorHAnsi" w:hAnsiTheme="majorHAnsi"/>
          </w:rPr>
          <w:t>26</w:t>
        </w:r>
      </w:ins>
      <w:r>
        <w:rPr>
          <w:rFonts w:asciiTheme="majorHAnsi" w:hAnsiTheme="majorHAnsi"/>
        </w:rPr>
        <w:t>.</w:t>
      </w:r>
      <w:ins w:id="379" w:author="Christopher Summerfield" w:date="2014-04-28T09:43:00Z">
        <w:r w:rsidR="00326838">
          <w:rPr>
            <w:rFonts w:asciiTheme="majorHAnsi" w:hAnsiTheme="majorHAnsi"/>
          </w:rPr>
          <w:t>7</w:t>
        </w:r>
      </w:ins>
      <w:r>
        <w:rPr>
          <w:rFonts w:asciiTheme="majorHAnsi" w:hAnsiTheme="majorHAnsi"/>
        </w:rPr>
        <w:t>, p &lt; 0.0001; RLPFC: F</w:t>
      </w:r>
      <w:r w:rsidRPr="00193D10">
        <w:rPr>
          <w:rFonts w:asciiTheme="majorHAnsi" w:hAnsiTheme="majorHAnsi"/>
          <w:vertAlign w:val="subscript"/>
        </w:rPr>
        <w:t>(1,17)</w:t>
      </w:r>
      <w:r>
        <w:rPr>
          <w:rFonts w:asciiTheme="majorHAnsi" w:hAnsiTheme="majorHAnsi"/>
        </w:rPr>
        <w:t xml:space="preserve"> = </w:t>
      </w:r>
      <w:ins w:id="380" w:author="Christopher Summerfield" w:date="2014-04-28T10:13:00Z">
        <w:r w:rsidR="00480151">
          <w:rPr>
            <w:rFonts w:asciiTheme="majorHAnsi" w:hAnsiTheme="majorHAnsi"/>
          </w:rPr>
          <w:t>9.3</w:t>
        </w:r>
      </w:ins>
      <w:r>
        <w:rPr>
          <w:rFonts w:asciiTheme="majorHAnsi" w:hAnsiTheme="majorHAnsi"/>
        </w:rPr>
        <w:t>, p &lt; 0.00</w:t>
      </w:r>
      <w:ins w:id="381" w:author="Christopher Summerfield" w:date="2014-04-28T10:13:00Z">
        <w:r w:rsidR="00480151">
          <w:rPr>
            <w:rFonts w:asciiTheme="majorHAnsi" w:hAnsiTheme="majorHAnsi"/>
          </w:rPr>
          <w:t>8</w:t>
        </w:r>
      </w:ins>
      <w:r>
        <w:rPr>
          <w:rFonts w:asciiTheme="majorHAnsi" w:hAnsiTheme="majorHAnsi"/>
        </w:rPr>
        <w:t xml:space="preserve">), accompanied by a </w:t>
      </w:r>
      <w:proofErr w:type="spellStart"/>
      <w:r>
        <w:rPr>
          <w:rFonts w:asciiTheme="majorHAnsi" w:hAnsiTheme="majorHAnsi"/>
        </w:rPr>
        <w:t>nonsignificant</w:t>
      </w:r>
      <w:proofErr w:type="spellEnd"/>
      <w:r>
        <w:rPr>
          <w:rFonts w:asciiTheme="majorHAnsi" w:hAnsiTheme="majorHAnsi"/>
        </w:rPr>
        <w:t xml:space="preserve"> effect of feedback (all p-values &gt; 0.1), alongside a significant main effect of feedback in a later window some ~8-10s post-feedback (IPL: F</w:t>
      </w:r>
      <w:r w:rsidRPr="00FA64F9">
        <w:rPr>
          <w:rFonts w:asciiTheme="majorHAnsi" w:hAnsiTheme="majorHAnsi"/>
          <w:vertAlign w:val="subscript"/>
        </w:rPr>
        <w:t>(1,17)</w:t>
      </w:r>
      <w:r>
        <w:rPr>
          <w:rFonts w:asciiTheme="majorHAnsi" w:hAnsiTheme="majorHAnsi"/>
        </w:rPr>
        <w:t xml:space="preserve"> = </w:t>
      </w:r>
      <w:ins w:id="382" w:author="Christopher Summerfield" w:date="2014-04-28T09:43:00Z">
        <w:r w:rsidR="00326838">
          <w:rPr>
            <w:rFonts w:asciiTheme="majorHAnsi" w:hAnsiTheme="majorHAnsi"/>
          </w:rPr>
          <w:t>27.8</w:t>
        </w:r>
      </w:ins>
      <w:r>
        <w:rPr>
          <w:rFonts w:asciiTheme="majorHAnsi" w:hAnsiTheme="majorHAnsi"/>
        </w:rPr>
        <w:t>, p &lt; 1 x 10</w:t>
      </w:r>
      <w:r w:rsidRPr="00FA64F9">
        <w:rPr>
          <w:rFonts w:asciiTheme="majorHAnsi" w:hAnsiTheme="majorHAnsi"/>
          <w:vertAlign w:val="superscript"/>
        </w:rPr>
        <w:t>-</w:t>
      </w:r>
      <w:ins w:id="383" w:author="Christopher Summerfield" w:date="2014-04-28T09:44:00Z">
        <w:r w:rsidR="00326838">
          <w:rPr>
            <w:rFonts w:asciiTheme="majorHAnsi" w:hAnsiTheme="majorHAnsi"/>
            <w:vertAlign w:val="superscript"/>
          </w:rPr>
          <w:t>4</w:t>
        </w:r>
      </w:ins>
      <w:r>
        <w:rPr>
          <w:rFonts w:asciiTheme="majorHAnsi" w:hAnsiTheme="majorHAnsi"/>
        </w:rPr>
        <w:t>); DLPFC: F</w:t>
      </w:r>
      <w:r w:rsidRPr="00FA64F9">
        <w:rPr>
          <w:rFonts w:asciiTheme="majorHAnsi" w:hAnsiTheme="majorHAnsi"/>
          <w:vertAlign w:val="subscript"/>
        </w:rPr>
        <w:t>(1,17)</w:t>
      </w:r>
      <w:r>
        <w:rPr>
          <w:rFonts w:asciiTheme="majorHAnsi" w:hAnsiTheme="majorHAnsi"/>
        </w:rPr>
        <w:t xml:space="preserve"> = </w:t>
      </w:r>
      <w:ins w:id="384" w:author="Christopher Summerfield" w:date="2014-04-28T10:01:00Z">
        <w:r w:rsidR="00847281">
          <w:rPr>
            <w:rFonts w:asciiTheme="majorHAnsi" w:hAnsiTheme="majorHAnsi"/>
          </w:rPr>
          <w:t>25.4</w:t>
        </w:r>
      </w:ins>
      <w:r>
        <w:rPr>
          <w:rFonts w:asciiTheme="majorHAnsi" w:hAnsiTheme="majorHAnsi"/>
        </w:rPr>
        <w:t>, p &lt; 1 x 10</w:t>
      </w:r>
      <w:r w:rsidRPr="00FA64F9">
        <w:rPr>
          <w:rFonts w:asciiTheme="majorHAnsi" w:hAnsiTheme="majorHAnsi"/>
          <w:vertAlign w:val="superscript"/>
        </w:rPr>
        <w:t>-</w:t>
      </w:r>
      <w:ins w:id="385" w:author="Christopher Summerfield" w:date="2014-04-28T10:01:00Z">
        <w:r w:rsidR="00847281">
          <w:rPr>
            <w:rFonts w:asciiTheme="majorHAnsi" w:hAnsiTheme="majorHAnsi"/>
            <w:vertAlign w:val="superscript"/>
          </w:rPr>
          <w:t>4</w:t>
        </w:r>
      </w:ins>
      <w:r>
        <w:rPr>
          <w:rFonts w:asciiTheme="majorHAnsi" w:hAnsiTheme="majorHAnsi"/>
        </w:rPr>
        <w:t>; RLPFC: F</w:t>
      </w:r>
      <w:r w:rsidRPr="00FA64F9">
        <w:rPr>
          <w:rFonts w:asciiTheme="majorHAnsi" w:hAnsiTheme="majorHAnsi"/>
          <w:vertAlign w:val="subscript"/>
        </w:rPr>
        <w:t>(1,17)</w:t>
      </w:r>
      <w:r>
        <w:rPr>
          <w:rFonts w:asciiTheme="majorHAnsi" w:hAnsiTheme="majorHAnsi"/>
        </w:rPr>
        <w:t xml:space="preserve"> = </w:t>
      </w:r>
      <w:ins w:id="386" w:author="Christopher Summerfield" w:date="2014-04-28T10:14:00Z">
        <w:r w:rsidR="00480151">
          <w:rPr>
            <w:rFonts w:asciiTheme="majorHAnsi" w:hAnsiTheme="majorHAnsi"/>
          </w:rPr>
          <w:t>10.7</w:t>
        </w:r>
      </w:ins>
      <w:r>
        <w:rPr>
          <w:rFonts w:asciiTheme="majorHAnsi" w:hAnsiTheme="majorHAnsi"/>
        </w:rPr>
        <w:t>, p &lt;</w:t>
      </w:r>
      <w:ins w:id="387" w:author="Christopher Summerfield" w:date="2014-04-28T10:14:00Z">
        <w:r w:rsidR="00480151">
          <w:rPr>
            <w:rFonts w:asciiTheme="majorHAnsi" w:hAnsiTheme="majorHAnsi"/>
            <w:vertAlign w:val="superscript"/>
          </w:rPr>
          <w:t xml:space="preserve"> </w:t>
        </w:r>
        <w:r w:rsidR="00480151">
          <w:rPr>
            <w:rFonts w:asciiTheme="majorHAnsi" w:hAnsiTheme="majorHAnsi"/>
          </w:rPr>
          <w:t>0.006</w:t>
        </w:r>
      </w:ins>
      <w:r>
        <w:rPr>
          <w:rFonts w:asciiTheme="majorHAnsi" w:hAnsiTheme="majorHAnsi"/>
        </w:rPr>
        <w:t>) with no reliable stimulus x feedback interaction (all p-values &gt; 0.1).  Although robust BOLD responses were observed in the novel cues condition, they did not differ as a function of choice or feedback in this way (all p-values &gt; 0.1).</w:t>
      </w:r>
    </w:p>
    <w:p w:rsidR="009A2BD2" w:rsidRDefault="009A2BD2" w:rsidP="009A2BD2">
      <w:pPr>
        <w:jc w:val="both"/>
        <w:rPr>
          <w:rFonts w:asciiTheme="majorHAnsi" w:hAnsiTheme="majorHAnsi"/>
        </w:rPr>
      </w:pPr>
    </w:p>
    <w:p w:rsidR="001D3111" w:rsidRDefault="009A2BD2" w:rsidP="007411C0">
      <w:pPr>
        <w:jc w:val="both"/>
        <w:rPr>
          <w:rFonts w:asciiTheme="majorHAnsi" w:hAnsiTheme="majorHAnsi"/>
        </w:rPr>
      </w:pPr>
      <w:r w:rsidRPr="001D3111">
        <w:rPr>
          <w:rFonts w:asciiTheme="majorHAnsi" w:hAnsiTheme="majorHAnsi"/>
          <w:b/>
        </w:rPr>
        <w:t>Comparing error and correct responses.</w:t>
      </w:r>
      <w:r>
        <w:rPr>
          <w:rFonts w:asciiTheme="majorHAnsi" w:hAnsiTheme="majorHAnsi"/>
        </w:rPr>
        <w:t xml:space="preserve"> </w:t>
      </w:r>
      <w:ins w:id="388" w:author="Christopher Summerfield" w:date="2014-04-23T22:23:00Z">
        <w:r w:rsidR="007411C0">
          <w:rPr>
            <w:rFonts w:asciiTheme="majorHAnsi" w:hAnsiTheme="majorHAnsi"/>
          </w:rPr>
          <w:t xml:space="preserve">   </w:t>
        </w:r>
      </w:ins>
      <w:r>
        <w:rPr>
          <w:rFonts w:asciiTheme="majorHAnsi" w:hAnsiTheme="majorHAnsi"/>
        </w:rPr>
        <w:t xml:space="preserve">According to reinforcement learning models, the relative brain response evoked by positive and negative feedback provides an index the effectiveness of learning in a given condition.  </w:t>
      </w:r>
      <w:ins w:id="389" w:author="Christopher Summerfield" w:date="2014-04-23T22:23:00Z">
        <w:r w:rsidR="007411C0">
          <w:rPr>
            <w:rFonts w:asciiTheme="majorHAnsi" w:hAnsiTheme="majorHAnsi"/>
          </w:rPr>
          <w:t>The analysis above allowed us to explicitly compare the BOLD response for error and correct trials</w:t>
        </w:r>
      </w:ins>
      <w:r w:rsidR="00197E48">
        <w:rPr>
          <w:rFonts w:asciiTheme="majorHAnsi" w:hAnsiTheme="majorHAnsi"/>
        </w:rPr>
        <w:t xml:space="preserve"> </w:t>
      </w:r>
      <w:r>
        <w:rPr>
          <w:rFonts w:asciiTheme="majorHAnsi" w:hAnsiTheme="majorHAnsi"/>
        </w:rPr>
        <w:t xml:space="preserve">for each combination of stimulus (target, </w:t>
      </w:r>
      <w:proofErr w:type="spellStart"/>
      <w:r>
        <w:rPr>
          <w:rFonts w:asciiTheme="majorHAnsi" w:hAnsiTheme="majorHAnsi"/>
        </w:rPr>
        <w:t>nontarget</w:t>
      </w:r>
      <w:proofErr w:type="spellEnd"/>
      <w:r>
        <w:rPr>
          <w:rFonts w:asciiTheme="majorHAnsi" w:hAnsiTheme="majorHAnsi"/>
        </w:rPr>
        <w:t>) and cue (familiar, novel)</w:t>
      </w:r>
      <w:ins w:id="390" w:author="Christopher Summerfield" w:date="2014-04-29T10:16:00Z">
        <w:r w:rsidR="00C15B47">
          <w:rPr>
            <w:rFonts w:asciiTheme="majorHAnsi" w:hAnsiTheme="majorHAnsi"/>
          </w:rPr>
          <w:t xml:space="preserve"> (Fig. 4c</w:t>
        </w:r>
        <w:r w:rsidR="0067605A">
          <w:rPr>
            <w:rFonts w:asciiTheme="majorHAnsi" w:hAnsiTheme="majorHAnsi"/>
          </w:rPr>
          <w:t>)</w:t>
        </w:r>
      </w:ins>
      <w:ins w:id="391" w:author="Christopher Summerfield" w:date="2014-04-23T22:24:00Z">
        <w:r w:rsidR="00A860B7">
          <w:rPr>
            <w:rFonts w:asciiTheme="majorHAnsi" w:hAnsiTheme="majorHAnsi"/>
          </w:rPr>
          <w:t xml:space="preserve">. </w:t>
        </w:r>
      </w:ins>
      <w:r>
        <w:rPr>
          <w:rFonts w:asciiTheme="majorHAnsi" w:hAnsiTheme="majorHAnsi"/>
        </w:rPr>
        <w:t xml:space="preserve">In the DLPFC and IPL, for </w:t>
      </w:r>
      <w:r w:rsidRPr="000F5C42">
        <w:rPr>
          <w:rFonts w:asciiTheme="majorHAnsi" w:hAnsiTheme="majorHAnsi"/>
          <w:i/>
        </w:rPr>
        <w:t>targets</w:t>
      </w:r>
      <w:r>
        <w:rPr>
          <w:rFonts w:asciiTheme="majorHAnsi" w:hAnsiTheme="majorHAnsi"/>
        </w:rPr>
        <w:t xml:space="preserve"> the error–correct signal diverged strongly from zero, but did not differ according to whether the cues were familiar (full lines) or novel (dashed lines) (time x cues interaction for targets: DLPFC, p = 0.</w:t>
      </w:r>
      <w:ins w:id="392" w:author="Christopher Summerfield" w:date="2014-04-28T10:05:00Z">
        <w:r w:rsidR="00847281">
          <w:rPr>
            <w:rFonts w:asciiTheme="majorHAnsi" w:hAnsiTheme="majorHAnsi"/>
          </w:rPr>
          <w:t>41</w:t>
        </w:r>
      </w:ins>
      <w:r>
        <w:rPr>
          <w:rFonts w:asciiTheme="majorHAnsi" w:hAnsiTheme="majorHAnsi"/>
        </w:rPr>
        <w:t>; IPL p = 0.</w:t>
      </w:r>
      <w:ins w:id="393" w:author="Christopher Summerfield" w:date="2014-04-28T09:51:00Z">
        <w:r w:rsidR="00271E10">
          <w:rPr>
            <w:rFonts w:asciiTheme="majorHAnsi" w:hAnsiTheme="majorHAnsi"/>
          </w:rPr>
          <w:t>08</w:t>
        </w:r>
      </w:ins>
      <w:r>
        <w:rPr>
          <w:rFonts w:asciiTheme="majorHAnsi" w:hAnsiTheme="majorHAnsi"/>
        </w:rPr>
        <w:t>), although this effect did reach significance in the RLPFC (</w:t>
      </w:r>
      <w:proofErr w:type="gramStart"/>
      <w:r>
        <w:rPr>
          <w:rFonts w:asciiTheme="majorHAnsi" w:hAnsiTheme="majorHAnsi"/>
        </w:rPr>
        <w:t>F</w:t>
      </w:r>
      <w:r w:rsidRPr="00BB1D5A">
        <w:rPr>
          <w:rFonts w:asciiTheme="majorHAnsi" w:hAnsiTheme="majorHAnsi"/>
          <w:vertAlign w:val="subscript"/>
        </w:rPr>
        <w:t>(</w:t>
      </w:r>
      <w:proofErr w:type="gramEnd"/>
      <w:r w:rsidRPr="00BB1D5A">
        <w:rPr>
          <w:rFonts w:asciiTheme="majorHAnsi" w:hAnsiTheme="majorHAnsi"/>
          <w:vertAlign w:val="subscript"/>
        </w:rPr>
        <w:t>5,83)</w:t>
      </w:r>
      <w:r>
        <w:rPr>
          <w:rFonts w:asciiTheme="majorHAnsi" w:hAnsiTheme="majorHAnsi"/>
        </w:rPr>
        <w:t xml:space="preserve"> = 2.</w:t>
      </w:r>
      <w:ins w:id="394" w:author="Christopher Summerfield" w:date="2014-04-28T10:14:00Z">
        <w:r w:rsidR="00480151">
          <w:rPr>
            <w:rFonts w:asciiTheme="majorHAnsi" w:hAnsiTheme="majorHAnsi"/>
          </w:rPr>
          <w:t>8</w:t>
        </w:r>
      </w:ins>
      <w:r>
        <w:rPr>
          <w:rFonts w:asciiTheme="majorHAnsi" w:hAnsiTheme="majorHAnsi"/>
        </w:rPr>
        <w:t>, p &lt; 0.0</w:t>
      </w:r>
      <w:ins w:id="395" w:author="Christopher Summerfield" w:date="2014-04-28T10:15:00Z">
        <w:r w:rsidR="00480151">
          <w:rPr>
            <w:rFonts w:asciiTheme="majorHAnsi" w:hAnsiTheme="majorHAnsi"/>
          </w:rPr>
          <w:t>3</w:t>
        </w:r>
      </w:ins>
      <w:r>
        <w:rPr>
          <w:rFonts w:asciiTheme="majorHAnsi" w:hAnsiTheme="majorHAnsi"/>
        </w:rPr>
        <w:t xml:space="preserve">).   However, for </w:t>
      </w:r>
      <w:r w:rsidRPr="000F5C42">
        <w:rPr>
          <w:rFonts w:asciiTheme="majorHAnsi" w:hAnsiTheme="majorHAnsi"/>
          <w:i/>
        </w:rPr>
        <w:t>non</w:t>
      </w:r>
      <w:r>
        <w:rPr>
          <w:rFonts w:asciiTheme="majorHAnsi" w:hAnsiTheme="majorHAnsi"/>
          <w:i/>
        </w:rPr>
        <w:t>-</w:t>
      </w:r>
      <w:r w:rsidRPr="000F5C42">
        <w:rPr>
          <w:rFonts w:asciiTheme="majorHAnsi" w:hAnsiTheme="majorHAnsi"/>
          <w:i/>
        </w:rPr>
        <w:t>targets</w:t>
      </w:r>
      <w:r>
        <w:rPr>
          <w:rFonts w:asciiTheme="majorHAnsi" w:hAnsiTheme="majorHAnsi"/>
        </w:rPr>
        <w:t xml:space="preserve">, the error-correct signal diverged strongly from zero for familiar but not for novel cues (time x cues interaction for </w:t>
      </w:r>
      <w:proofErr w:type="spellStart"/>
      <w:r>
        <w:rPr>
          <w:rFonts w:asciiTheme="majorHAnsi" w:hAnsiTheme="majorHAnsi"/>
        </w:rPr>
        <w:t>nontargets</w:t>
      </w:r>
      <w:proofErr w:type="spellEnd"/>
      <w:r>
        <w:rPr>
          <w:rFonts w:asciiTheme="majorHAnsi" w:hAnsiTheme="majorHAnsi"/>
        </w:rPr>
        <w:t xml:space="preserve">: DLPFC, </w:t>
      </w:r>
      <w:proofErr w:type="gramStart"/>
      <w:r>
        <w:rPr>
          <w:rFonts w:asciiTheme="majorHAnsi" w:hAnsiTheme="majorHAnsi"/>
        </w:rPr>
        <w:t>F</w:t>
      </w:r>
      <w:r w:rsidRPr="00C76647">
        <w:rPr>
          <w:rFonts w:asciiTheme="majorHAnsi" w:hAnsiTheme="majorHAnsi"/>
          <w:vertAlign w:val="subscript"/>
        </w:rPr>
        <w:t>(</w:t>
      </w:r>
      <w:proofErr w:type="gramEnd"/>
      <w:ins w:id="396" w:author="Christopher Summerfield" w:date="2014-04-28T10:05:00Z">
        <w:r w:rsidR="00847281">
          <w:rPr>
            <w:rFonts w:asciiTheme="majorHAnsi" w:hAnsiTheme="majorHAnsi"/>
            <w:vertAlign w:val="subscript"/>
          </w:rPr>
          <w:t>5,81</w:t>
        </w:r>
      </w:ins>
      <w:r w:rsidRPr="00C76647">
        <w:rPr>
          <w:rFonts w:asciiTheme="majorHAnsi" w:hAnsiTheme="majorHAnsi"/>
          <w:vertAlign w:val="subscript"/>
        </w:rPr>
        <w:t>)</w:t>
      </w:r>
      <w:r>
        <w:rPr>
          <w:rFonts w:asciiTheme="majorHAnsi" w:hAnsiTheme="majorHAnsi"/>
        </w:rPr>
        <w:t xml:space="preserve"> = </w:t>
      </w:r>
      <w:ins w:id="397" w:author="Christopher Summerfield" w:date="2014-04-28T10:05:00Z">
        <w:r w:rsidR="00847281">
          <w:rPr>
            <w:rFonts w:asciiTheme="majorHAnsi" w:hAnsiTheme="majorHAnsi"/>
          </w:rPr>
          <w:t>7.3</w:t>
        </w:r>
      </w:ins>
      <w:r>
        <w:rPr>
          <w:rFonts w:asciiTheme="majorHAnsi" w:hAnsiTheme="majorHAnsi"/>
        </w:rPr>
        <w:t>, p &lt; 0.0001; IPL, F</w:t>
      </w:r>
      <w:r w:rsidRPr="00C76647">
        <w:rPr>
          <w:rFonts w:asciiTheme="majorHAnsi" w:hAnsiTheme="majorHAnsi"/>
          <w:vertAlign w:val="subscript"/>
        </w:rPr>
        <w:t>(</w:t>
      </w:r>
      <w:r>
        <w:rPr>
          <w:rFonts w:asciiTheme="majorHAnsi" w:hAnsiTheme="majorHAnsi"/>
          <w:vertAlign w:val="subscript"/>
        </w:rPr>
        <w:t>4,7</w:t>
      </w:r>
      <w:ins w:id="398" w:author="Christopher Summerfield" w:date="2014-04-28T10:09:00Z">
        <w:r w:rsidR="00647BBC">
          <w:rPr>
            <w:rFonts w:asciiTheme="majorHAnsi" w:hAnsiTheme="majorHAnsi"/>
            <w:vertAlign w:val="subscript"/>
          </w:rPr>
          <w:t>2</w:t>
        </w:r>
      </w:ins>
      <w:r w:rsidRPr="00C76647">
        <w:rPr>
          <w:rFonts w:asciiTheme="majorHAnsi" w:hAnsiTheme="majorHAnsi"/>
          <w:vertAlign w:val="subscript"/>
        </w:rPr>
        <w:t>)</w:t>
      </w:r>
      <w:r>
        <w:rPr>
          <w:rFonts w:asciiTheme="majorHAnsi" w:hAnsiTheme="majorHAnsi"/>
        </w:rPr>
        <w:t xml:space="preserve"> = </w:t>
      </w:r>
      <w:ins w:id="399" w:author="Christopher Summerfield" w:date="2014-04-28T09:52:00Z">
        <w:r w:rsidR="00271E10">
          <w:rPr>
            <w:rFonts w:asciiTheme="majorHAnsi" w:hAnsiTheme="majorHAnsi"/>
          </w:rPr>
          <w:t>4.3,</w:t>
        </w:r>
      </w:ins>
      <w:r>
        <w:rPr>
          <w:rFonts w:asciiTheme="majorHAnsi" w:hAnsiTheme="majorHAnsi"/>
        </w:rPr>
        <w:t xml:space="preserve"> p &lt; 0.00</w:t>
      </w:r>
      <w:ins w:id="400" w:author="Christopher Summerfield" w:date="2014-04-28T09:51:00Z">
        <w:r w:rsidR="00271E10">
          <w:rPr>
            <w:rFonts w:asciiTheme="majorHAnsi" w:hAnsiTheme="majorHAnsi"/>
          </w:rPr>
          <w:t>3</w:t>
        </w:r>
      </w:ins>
      <w:r>
        <w:rPr>
          <w:rFonts w:asciiTheme="majorHAnsi" w:hAnsiTheme="majorHAnsi"/>
        </w:rPr>
        <w:t>; RLPFC, F</w:t>
      </w:r>
      <w:r w:rsidRPr="00C76647">
        <w:rPr>
          <w:rFonts w:asciiTheme="majorHAnsi" w:hAnsiTheme="majorHAnsi"/>
          <w:vertAlign w:val="subscript"/>
        </w:rPr>
        <w:t>(</w:t>
      </w:r>
      <w:r>
        <w:rPr>
          <w:rFonts w:asciiTheme="majorHAnsi" w:hAnsiTheme="majorHAnsi"/>
          <w:vertAlign w:val="subscript"/>
        </w:rPr>
        <w:t>4,74</w:t>
      </w:r>
      <w:r w:rsidRPr="00C76647">
        <w:rPr>
          <w:rFonts w:asciiTheme="majorHAnsi" w:hAnsiTheme="majorHAnsi"/>
          <w:vertAlign w:val="subscript"/>
        </w:rPr>
        <w:t>)</w:t>
      </w:r>
      <w:r>
        <w:rPr>
          <w:rFonts w:asciiTheme="majorHAnsi" w:hAnsiTheme="majorHAnsi"/>
        </w:rPr>
        <w:t xml:space="preserve"> = 5.</w:t>
      </w:r>
      <w:ins w:id="401" w:author="Christopher Summerfield" w:date="2014-04-28T10:15:00Z">
        <w:r w:rsidR="00480151">
          <w:rPr>
            <w:rFonts w:asciiTheme="majorHAnsi" w:hAnsiTheme="majorHAnsi"/>
          </w:rPr>
          <w:t>9</w:t>
        </w:r>
      </w:ins>
      <w:r>
        <w:rPr>
          <w:rFonts w:asciiTheme="majorHAnsi" w:hAnsiTheme="majorHAnsi"/>
        </w:rPr>
        <w:t xml:space="preserve">, p &lt; 0.0001).  Of note, maximal differences were observed in the later of the two time-windows, consistent with an effect driven by the feedback. In other words, for each of these regions, neural signals accompanying learning from targets were equally strong for familiar and novel cues, but neural signals indexing learning from </w:t>
      </w:r>
      <w:proofErr w:type="spellStart"/>
      <w:r>
        <w:rPr>
          <w:rFonts w:asciiTheme="majorHAnsi" w:hAnsiTheme="majorHAnsi"/>
        </w:rPr>
        <w:t>nontargets</w:t>
      </w:r>
      <w:proofErr w:type="spellEnd"/>
      <w:r>
        <w:rPr>
          <w:rFonts w:asciiTheme="majorHAnsi" w:hAnsiTheme="majorHAnsi"/>
        </w:rPr>
        <w:t xml:space="preserve"> were stronger for familiar than novel cues.  This is consistent with the finding from </w:t>
      </w:r>
      <w:proofErr w:type="spellStart"/>
      <w:r>
        <w:rPr>
          <w:rFonts w:asciiTheme="majorHAnsi" w:hAnsiTheme="majorHAnsi"/>
        </w:rPr>
        <w:t>behaviour</w:t>
      </w:r>
      <w:proofErr w:type="spellEnd"/>
      <w:r>
        <w:rPr>
          <w:rFonts w:asciiTheme="majorHAnsi" w:hAnsiTheme="majorHAnsi"/>
        </w:rPr>
        <w:t xml:space="preserve"> that learning from </w:t>
      </w:r>
      <w:proofErr w:type="spellStart"/>
      <w:r>
        <w:rPr>
          <w:rFonts w:asciiTheme="majorHAnsi" w:hAnsiTheme="majorHAnsi"/>
        </w:rPr>
        <w:t>nontargets</w:t>
      </w:r>
      <w:proofErr w:type="spellEnd"/>
      <w:r>
        <w:rPr>
          <w:rFonts w:asciiTheme="majorHAnsi" w:hAnsiTheme="majorHAnsi"/>
        </w:rPr>
        <w:t xml:space="preserve"> is specifically dampened when the cues are novel and capacity is stretched to the limit.</w:t>
      </w:r>
    </w:p>
    <w:p w:rsidR="004C15AE" w:rsidRDefault="004C15AE" w:rsidP="00B37D7B">
      <w:pPr>
        <w:jc w:val="both"/>
        <w:rPr>
          <w:rFonts w:asciiTheme="majorHAnsi" w:hAnsiTheme="majorHAnsi"/>
        </w:rPr>
      </w:pPr>
    </w:p>
    <w:p w:rsidR="00B05364" w:rsidRDefault="0095282B" w:rsidP="00B05364">
      <w:pPr>
        <w:rPr>
          <w:rFonts w:asciiTheme="majorHAnsi" w:hAnsiTheme="majorHAnsi"/>
          <w:b/>
        </w:rPr>
      </w:pPr>
      <w:r w:rsidRPr="00B118CA">
        <w:rPr>
          <w:rFonts w:asciiTheme="majorHAnsi" w:hAnsiTheme="majorHAnsi"/>
          <w:b/>
        </w:rPr>
        <w:t>DISCUSSION</w:t>
      </w:r>
    </w:p>
    <w:p w:rsidR="00B05364" w:rsidRDefault="00B05364" w:rsidP="00B05364">
      <w:pPr>
        <w:rPr>
          <w:rFonts w:asciiTheme="majorHAnsi" w:hAnsiTheme="majorHAnsi"/>
          <w:b/>
        </w:rPr>
      </w:pPr>
    </w:p>
    <w:p w:rsidR="00277565" w:rsidRPr="00B05364" w:rsidRDefault="00D27328" w:rsidP="00C66734">
      <w:pPr>
        <w:jc w:val="both"/>
        <w:rPr>
          <w:rFonts w:asciiTheme="majorHAnsi" w:hAnsiTheme="majorHAnsi"/>
          <w:b/>
        </w:rPr>
      </w:pPr>
      <w:r>
        <w:rPr>
          <w:rFonts w:asciiTheme="majorHAnsi" w:hAnsiTheme="majorHAnsi"/>
        </w:rPr>
        <w:t>Humans can</w:t>
      </w:r>
      <w:r w:rsidR="00A2125F">
        <w:rPr>
          <w:rFonts w:asciiTheme="majorHAnsi" w:hAnsiTheme="majorHAnsi"/>
        </w:rPr>
        <w:t xml:space="preserve"> </w:t>
      </w:r>
      <w:proofErr w:type="spellStart"/>
      <w:r w:rsidR="00A2125F">
        <w:rPr>
          <w:rFonts w:asciiTheme="majorHAnsi" w:hAnsiTheme="majorHAnsi"/>
        </w:rPr>
        <w:t>generalise</w:t>
      </w:r>
      <w:proofErr w:type="spellEnd"/>
      <w:r w:rsidR="00A2125F">
        <w:rPr>
          <w:rFonts w:asciiTheme="majorHAnsi" w:hAnsiTheme="majorHAnsi"/>
        </w:rPr>
        <w:t xml:space="preserve"> rule-based knowledge to make inferences in novel situations.  For example, </w:t>
      </w:r>
      <w:r>
        <w:rPr>
          <w:rFonts w:asciiTheme="majorHAnsi" w:hAnsiTheme="majorHAnsi"/>
        </w:rPr>
        <w:t>knowledge of the</w:t>
      </w:r>
      <w:r w:rsidR="00A2125F">
        <w:rPr>
          <w:rFonts w:asciiTheme="majorHAnsi" w:hAnsiTheme="majorHAnsi"/>
        </w:rPr>
        <w:t xml:space="preserve"> features </w:t>
      </w:r>
      <w:r>
        <w:rPr>
          <w:rFonts w:asciiTheme="majorHAnsi" w:hAnsiTheme="majorHAnsi"/>
        </w:rPr>
        <w:t xml:space="preserve">that </w:t>
      </w:r>
      <w:r w:rsidR="00A2125F">
        <w:rPr>
          <w:rFonts w:asciiTheme="majorHAnsi" w:hAnsiTheme="majorHAnsi"/>
        </w:rPr>
        <w:t>denote</w:t>
      </w:r>
      <w:r>
        <w:rPr>
          <w:rFonts w:asciiTheme="majorHAnsi" w:hAnsiTheme="majorHAnsi"/>
        </w:rPr>
        <w:t xml:space="preserve"> membership of a given category</w:t>
      </w:r>
      <w:r w:rsidR="00A2125F">
        <w:rPr>
          <w:rFonts w:asciiTheme="majorHAnsi" w:hAnsiTheme="majorHAnsi"/>
        </w:rPr>
        <w:t xml:space="preserve"> </w:t>
      </w:r>
      <w:r>
        <w:rPr>
          <w:rFonts w:asciiTheme="majorHAnsi" w:hAnsiTheme="majorHAnsi"/>
        </w:rPr>
        <w:t xml:space="preserve">allows previously unseen exemplars to be </w:t>
      </w:r>
      <w:r w:rsidR="00CD1904">
        <w:rPr>
          <w:rFonts w:asciiTheme="majorHAnsi" w:hAnsiTheme="majorHAnsi"/>
        </w:rPr>
        <w:t xml:space="preserve">accurately </w:t>
      </w:r>
      <w:r>
        <w:rPr>
          <w:rFonts w:asciiTheme="majorHAnsi" w:hAnsiTheme="majorHAnsi"/>
        </w:rPr>
        <w:t xml:space="preserve">classified </w:t>
      </w:r>
      <w:r w:rsidR="00A2125F">
        <w:rPr>
          <w:rFonts w:asciiTheme="majorHAnsi" w:hAnsiTheme="majorHAnsi"/>
        </w:rPr>
        <w:t>(‘feature</w:t>
      </w:r>
      <w:r>
        <w:rPr>
          <w:rFonts w:asciiTheme="majorHAnsi" w:hAnsiTheme="majorHAnsi"/>
        </w:rPr>
        <w:t xml:space="preserve"> </w:t>
      </w:r>
      <w:proofErr w:type="spellStart"/>
      <w:r>
        <w:rPr>
          <w:rFonts w:asciiTheme="majorHAnsi" w:hAnsiTheme="majorHAnsi"/>
        </w:rPr>
        <w:t>generalisation</w:t>
      </w:r>
      <w:proofErr w:type="spellEnd"/>
      <w:r>
        <w:rPr>
          <w:rFonts w:asciiTheme="majorHAnsi" w:hAnsiTheme="majorHAnsi"/>
        </w:rPr>
        <w:t>’)</w:t>
      </w:r>
      <w:r w:rsidR="00321E71">
        <w:rPr>
          <w:rFonts w:asciiTheme="majorHAnsi" w:hAnsiTheme="majorHAnsi"/>
        </w:rPr>
        <w:t>.  This allows</w:t>
      </w:r>
      <w:r w:rsidR="00E81AC0">
        <w:rPr>
          <w:rFonts w:asciiTheme="majorHAnsi" w:hAnsiTheme="majorHAnsi"/>
        </w:rPr>
        <w:t xml:space="preserve"> </w:t>
      </w:r>
      <w:r w:rsidR="00CD1904">
        <w:rPr>
          <w:rFonts w:asciiTheme="majorHAnsi" w:hAnsiTheme="majorHAnsi"/>
        </w:rPr>
        <w:t xml:space="preserve">high-level categories and </w:t>
      </w:r>
      <w:r w:rsidR="00E81AC0">
        <w:rPr>
          <w:rFonts w:asciiTheme="majorHAnsi" w:hAnsiTheme="majorHAnsi"/>
        </w:rPr>
        <w:t>conce</w:t>
      </w:r>
      <w:r w:rsidR="00321E71">
        <w:rPr>
          <w:rFonts w:asciiTheme="majorHAnsi" w:hAnsiTheme="majorHAnsi"/>
        </w:rPr>
        <w:t xml:space="preserve">pts to be formed (‘that is a dog’) and </w:t>
      </w:r>
      <w:r w:rsidR="00761DEB">
        <w:rPr>
          <w:rFonts w:asciiTheme="majorHAnsi" w:hAnsiTheme="majorHAnsi"/>
        </w:rPr>
        <w:t>contributes to</w:t>
      </w:r>
      <w:r w:rsidR="00E81AC0">
        <w:rPr>
          <w:rFonts w:asciiTheme="majorHAnsi" w:hAnsiTheme="majorHAnsi"/>
        </w:rPr>
        <w:t xml:space="preserve"> linguistic development during infancy</w:t>
      </w:r>
      <w:r w:rsidR="00551ED9">
        <w:rPr>
          <w:rFonts w:asciiTheme="majorHAnsi" w:hAnsiTheme="majorHAnsi"/>
        </w:rPr>
        <w:fldChar w:fldCharType="begin"/>
      </w:r>
      <w:r w:rsidR="001261CC">
        <w:rPr>
          <w:rFonts w:asciiTheme="majorHAnsi" w:hAnsiTheme="majorHAnsi"/>
        </w:rPr>
        <w: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instrText>
      </w:r>
      <w:r w:rsidR="00551ED9">
        <w:rPr>
          <w:rFonts w:asciiTheme="majorHAnsi" w:hAnsiTheme="majorHAnsi"/>
        </w:rPr>
        <w:fldChar w:fldCharType="separate"/>
      </w:r>
      <w:r w:rsidR="00393D88" w:rsidRPr="00393D88">
        <w:rPr>
          <w:rFonts w:asciiTheme="majorHAnsi" w:hAnsiTheme="majorHAnsi"/>
          <w:noProof/>
          <w:vertAlign w:val="superscript"/>
        </w:rPr>
        <w:t>5</w:t>
      </w:r>
      <w:r w:rsidR="00551ED9">
        <w:rPr>
          <w:rFonts w:asciiTheme="majorHAnsi" w:hAnsiTheme="majorHAnsi"/>
        </w:rPr>
        <w:fldChar w:fldCharType="end"/>
      </w:r>
      <w:r w:rsidR="00E81AC0">
        <w:rPr>
          <w:rFonts w:asciiTheme="majorHAnsi" w:hAnsiTheme="majorHAnsi"/>
        </w:rPr>
        <w:t>.</w:t>
      </w:r>
      <w:r w:rsidR="00A2125F">
        <w:rPr>
          <w:rFonts w:asciiTheme="majorHAnsi" w:hAnsiTheme="majorHAnsi"/>
        </w:rPr>
        <w:t xml:space="preserve"> However, </w:t>
      </w:r>
      <w:r w:rsidR="000D353B">
        <w:rPr>
          <w:rFonts w:asciiTheme="majorHAnsi" w:hAnsiTheme="majorHAnsi"/>
        </w:rPr>
        <w:t xml:space="preserve">even in maturity </w:t>
      </w:r>
      <w:r w:rsidR="00A2125F">
        <w:rPr>
          <w:rFonts w:asciiTheme="majorHAnsi" w:hAnsiTheme="majorHAnsi"/>
        </w:rPr>
        <w:t>humans are subject to</w:t>
      </w:r>
      <w:r w:rsidR="00E808C1">
        <w:rPr>
          <w:rFonts w:asciiTheme="majorHAnsi" w:hAnsiTheme="majorHAnsi"/>
        </w:rPr>
        <w:t xml:space="preserve"> stereotypical</w:t>
      </w:r>
      <w:r w:rsidR="000D353B">
        <w:rPr>
          <w:rFonts w:asciiTheme="majorHAnsi" w:hAnsiTheme="majorHAnsi"/>
        </w:rPr>
        <w:t xml:space="preserve"> </w:t>
      </w:r>
      <w:r w:rsidR="00A2125F">
        <w:rPr>
          <w:rFonts w:asciiTheme="majorHAnsi" w:hAnsiTheme="majorHAnsi"/>
        </w:rPr>
        <w:t xml:space="preserve">inductive biases, </w:t>
      </w:r>
      <w:r w:rsidR="00E808C1">
        <w:rPr>
          <w:rFonts w:asciiTheme="majorHAnsi" w:hAnsiTheme="majorHAnsi"/>
        </w:rPr>
        <w:t>betraying</w:t>
      </w:r>
      <w:r w:rsidR="00A2125F">
        <w:rPr>
          <w:rFonts w:asciiTheme="majorHAnsi" w:hAnsiTheme="majorHAnsi"/>
        </w:rPr>
        <w:t xml:space="preserve"> a tendency to learn preferentially from information that </w:t>
      </w:r>
      <w:ins w:id="402" w:author="Christopher Summerfield" w:date="2014-04-29T10:19:00Z">
        <w:r w:rsidR="002838B0">
          <w:rPr>
            <w:rFonts w:asciiTheme="majorHAnsi" w:hAnsiTheme="majorHAnsi"/>
          </w:rPr>
          <w:t>confirms</w:t>
        </w:r>
      </w:ins>
      <w:r w:rsidR="00A2125F">
        <w:rPr>
          <w:rFonts w:asciiTheme="majorHAnsi" w:hAnsiTheme="majorHAnsi"/>
        </w:rPr>
        <w:t xml:space="preserve">, rather than </w:t>
      </w:r>
      <w:ins w:id="403" w:author="Christopher Summerfield" w:date="2014-04-29T10:20:00Z">
        <w:r w:rsidR="002838B0">
          <w:rPr>
            <w:rFonts w:asciiTheme="majorHAnsi" w:hAnsiTheme="majorHAnsi"/>
          </w:rPr>
          <w:t>disconfirms</w:t>
        </w:r>
      </w:ins>
      <w:r w:rsidR="00A2125F">
        <w:rPr>
          <w:rFonts w:asciiTheme="majorHAnsi" w:hAnsiTheme="majorHAnsi"/>
        </w:rPr>
        <w:t>, a currently-entertained hypothesis</w:t>
      </w:r>
      <w:ins w:id="404" w:author="Christopher Summerfield" w:date="2014-04-29T10:20:00Z">
        <w:r w:rsidR="00551ED9">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ins>
      <w:r w:rsidR="00551ED9">
        <w:rPr>
          <w:rFonts w:asciiTheme="majorHAnsi" w:hAnsiTheme="majorHAnsi"/>
        </w:rPr>
        <w:fldChar w:fldCharType="separate"/>
      </w:r>
      <w:ins w:id="405" w:author="Christopher Summerfield" w:date="2014-04-29T10:20:00Z">
        <w:r w:rsidR="00F61FC9" w:rsidRPr="00F61FC9">
          <w:rPr>
            <w:rFonts w:asciiTheme="majorHAnsi" w:hAnsiTheme="majorHAnsi"/>
            <w:noProof/>
            <w:vertAlign w:val="superscript"/>
          </w:rPr>
          <w:t>17</w:t>
        </w:r>
        <w:r w:rsidR="00551ED9">
          <w:rPr>
            <w:rFonts w:asciiTheme="majorHAnsi" w:hAnsiTheme="majorHAnsi"/>
          </w:rPr>
          <w:fldChar w:fldCharType="end"/>
        </w:r>
      </w:ins>
      <w:r w:rsidR="00A2125F">
        <w:rPr>
          <w:rFonts w:asciiTheme="majorHAnsi" w:hAnsiTheme="majorHAnsi"/>
        </w:rPr>
        <w:t xml:space="preserve">. </w:t>
      </w:r>
      <w:r w:rsidR="000D353B">
        <w:rPr>
          <w:rFonts w:asciiTheme="majorHAnsi" w:hAnsiTheme="majorHAnsi"/>
        </w:rPr>
        <w:t xml:space="preserve"> </w:t>
      </w:r>
      <w:r w:rsidR="00761DEB">
        <w:rPr>
          <w:rFonts w:asciiTheme="majorHAnsi" w:hAnsiTheme="majorHAnsi"/>
        </w:rPr>
        <w:t xml:space="preserve">Failures of human induction can stymie </w:t>
      </w:r>
      <w:r w:rsidR="000D353B">
        <w:rPr>
          <w:rFonts w:asciiTheme="majorHAnsi" w:hAnsiTheme="majorHAnsi"/>
        </w:rPr>
        <w:t xml:space="preserve">scientific reasoning, provoking researchers to discount evidence that contradicts an established or </w:t>
      </w:r>
      <w:proofErr w:type="gramStart"/>
      <w:r w:rsidR="000D353B">
        <w:rPr>
          <w:rFonts w:asciiTheme="majorHAnsi" w:hAnsiTheme="majorHAnsi"/>
        </w:rPr>
        <w:t>currently-</w:t>
      </w:r>
      <w:proofErr w:type="spellStart"/>
      <w:r w:rsidR="000D353B">
        <w:rPr>
          <w:rFonts w:asciiTheme="majorHAnsi" w:hAnsiTheme="majorHAnsi"/>
        </w:rPr>
        <w:t>favoured</w:t>
      </w:r>
      <w:proofErr w:type="spellEnd"/>
      <w:proofErr w:type="gramEnd"/>
      <w:r w:rsidR="000D353B">
        <w:rPr>
          <w:rFonts w:asciiTheme="majorHAnsi" w:hAnsiTheme="majorHAnsi"/>
        </w:rPr>
        <w:t xml:space="preserve"> hypothesis.  Excessively </w:t>
      </w:r>
      <w:ins w:id="406" w:author="Christopher Summerfield" w:date="2014-04-28T13:55:00Z">
        <w:r w:rsidR="00440BDF">
          <w:rPr>
            <w:rFonts w:asciiTheme="majorHAnsi" w:hAnsiTheme="majorHAnsi"/>
          </w:rPr>
          <w:t xml:space="preserve">reliance on verification in </w:t>
        </w:r>
      </w:ins>
      <w:r w:rsidR="000D353B">
        <w:rPr>
          <w:rFonts w:asciiTheme="majorHAnsi" w:hAnsiTheme="majorHAnsi"/>
        </w:rPr>
        <w:t xml:space="preserve">reasoning may increase the volatility of scientific progress, as evidence accretes strongly around a single theory </w:t>
      </w:r>
      <w:r w:rsidR="00994589">
        <w:rPr>
          <w:rFonts w:asciiTheme="majorHAnsi" w:hAnsiTheme="majorHAnsi"/>
        </w:rPr>
        <w:t xml:space="preserve">until it is </w:t>
      </w:r>
      <w:r>
        <w:rPr>
          <w:rFonts w:asciiTheme="majorHAnsi" w:hAnsiTheme="majorHAnsi"/>
        </w:rPr>
        <w:t xml:space="preserve">dramatically </w:t>
      </w:r>
      <w:r w:rsidR="000D353B">
        <w:rPr>
          <w:rFonts w:asciiTheme="majorHAnsi" w:hAnsiTheme="majorHAnsi"/>
        </w:rPr>
        <w:t>swept away in a ‘paradigm shift’</w:t>
      </w:r>
      <w:r w:rsidR="00551ED9">
        <w:rPr>
          <w:rFonts w:asciiTheme="majorHAnsi" w:hAnsiTheme="majorHAnsi"/>
        </w:rPr>
        <w:fldChar w:fldCharType="begin"/>
      </w:r>
      <w:r w:rsidR="001261CC">
        <w:rPr>
          <w:rFonts w:asciiTheme="majorHAnsi" w:hAnsiTheme="majorHAnsi"/>
        </w:rPr>
        <w: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instrText>
      </w:r>
      <w:r w:rsidR="00551ED9">
        <w:rPr>
          <w:rFonts w:asciiTheme="majorHAnsi" w:hAnsiTheme="majorHAnsi"/>
        </w:rPr>
        <w:fldChar w:fldCharType="separate"/>
      </w:r>
      <w:ins w:id="407" w:author="Christopher Summerfield" w:date="2014-04-23T22:03:00Z">
        <w:r w:rsidR="00CF4143" w:rsidRPr="00CF4143">
          <w:rPr>
            <w:rFonts w:asciiTheme="majorHAnsi" w:hAnsiTheme="majorHAnsi"/>
            <w:noProof/>
            <w:vertAlign w:val="superscript"/>
          </w:rPr>
          <w:t>25</w:t>
        </w:r>
      </w:ins>
      <w:r w:rsidR="00551ED9">
        <w:rPr>
          <w:rFonts w:asciiTheme="majorHAnsi" w:hAnsiTheme="majorHAnsi"/>
        </w:rPr>
        <w:fldChar w:fldCharType="end"/>
      </w:r>
      <w:r w:rsidR="000D353B">
        <w:rPr>
          <w:rFonts w:asciiTheme="majorHAnsi" w:hAnsiTheme="majorHAnsi"/>
        </w:rPr>
        <w:t xml:space="preserve">.  </w:t>
      </w:r>
      <w:r w:rsidR="00761DEB">
        <w:rPr>
          <w:rFonts w:asciiTheme="majorHAnsi" w:hAnsiTheme="majorHAnsi"/>
        </w:rPr>
        <w:t>In other domains, confirmatory biases may be yet more pernicious, leading for example to stereotyping and prejudice on the basis of race, gender, or social background</w:t>
      </w:r>
      <w:r w:rsidR="00551ED9">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551ED9">
        <w:rPr>
          <w:rFonts w:asciiTheme="majorHAnsi" w:hAnsiTheme="majorHAnsi"/>
        </w:rPr>
        <w:fldChar w:fldCharType="separate"/>
      </w:r>
      <w:r w:rsidR="00761DEB" w:rsidRPr="00761DEB">
        <w:rPr>
          <w:rFonts w:asciiTheme="majorHAnsi" w:hAnsiTheme="majorHAnsi"/>
          <w:noProof/>
          <w:vertAlign w:val="superscript"/>
        </w:rPr>
        <w:t>17</w:t>
      </w:r>
      <w:r w:rsidR="00551ED9">
        <w:rPr>
          <w:rFonts w:asciiTheme="majorHAnsi" w:hAnsiTheme="majorHAnsi"/>
        </w:rPr>
        <w:fldChar w:fldCharType="end"/>
      </w:r>
      <w:r w:rsidR="00761DEB">
        <w:rPr>
          <w:rFonts w:asciiTheme="majorHAnsi" w:hAnsiTheme="majorHAnsi"/>
        </w:rPr>
        <w:t>.</w:t>
      </w:r>
    </w:p>
    <w:p w:rsidR="00277565" w:rsidRDefault="00277565" w:rsidP="00E246B6">
      <w:pPr>
        <w:jc w:val="both"/>
        <w:rPr>
          <w:rFonts w:asciiTheme="majorHAnsi" w:hAnsiTheme="majorHAnsi"/>
        </w:rPr>
      </w:pPr>
    </w:p>
    <w:p w:rsidR="00BB483E" w:rsidRDefault="00277565" w:rsidP="00B6766A">
      <w:pPr>
        <w:jc w:val="both"/>
        <w:rPr>
          <w:rFonts w:asciiTheme="majorHAnsi" w:hAnsiTheme="majorHAnsi"/>
        </w:rPr>
      </w:pPr>
      <w:r>
        <w:rPr>
          <w:rFonts w:asciiTheme="majorHAnsi" w:hAnsiTheme="majorHAnsi"/>
        </w:rPr>
        <w:t xml:space="preserve">Here, we explored the neural and computational basis for </w:t>
      </w:r>
      <w:ins w:id="408" w:author="Christopher Summerfield" w:date="2014-04-28T11:42:00Z">
        <w:r w:rsidR="00022063">
          <w:rPr>
            <w:rFonts w:asciiTheme="majorHAnsi" w:hAnsiTheme="majorHAnsi"/>
          </w:rPr>
          <w:t>a bias to learn from verification</w:t>
        </w:r>
      </w:ins>
      <w:r>
        <w:rPr>
          <w:rFonts w:asciiTheme="majorHAnsi" w:hAnsiTheme="majorHAnsi"/>
        </w:rPr>
        <w:t xml:space="preserve"> in i</w:t>
      </w:r>
      <w:r w:rsidR="00333041">
        <w:rPr>
          <w:rFonts w:asciiTheme="majorHAnsi" w:hAnsiTheme="majorHAnsi"/>
        </w:rPr>
        <w:t>nductive reasoning, creating a trial-and-error rule</w:t>
      </w:r>
      <w:r w:rsidR="008C304D">
        <w:rPr>
          <w:rFonts w:asciiTheme="majorHAnsi" w:hAnsiTheme="majorHAnsi"/>
        </w:rPr>
        <w:t>-</w:t>
      </w:r>
      <w:r w:rsidR="00333041">
        <w:rPr>
          <w:rFonts w:asciiTheme="majorHAnsi" w:hAnsiTheme="majorHAnsi"/>
        </w:rPr>
        <w:t xml:space="preserve">learning task </w:t>
      </w:r>
      <w:r>
        <w:rPr>
          <w:rFonts w:asciiTheme="majorHAnsi" w:hAnsiTheme="majorHAnsi"/>
        </w:rPr>
        <w:t xml:space="preserve">in which falsification allowed definitive inferences about a rule, whereas verification only allowed beliefs to be updated incrementally.  </w:t>
      </w:r>
      <w:r w:rsidR="00994589">
        <w:rPr>
          <w:rFonts w:asciiTheme="majorHAnsi" w:hAnsiTheme="majorHAnsi"/>
        </w:rPr>
        <w:t xml:space="preserve">Our task simulates the circumstances that scientists face when interpreting data, whereby the observation of an empirical effect often provides evidence for multiple competing hypotheses, whereas the </w:t>
      </w:r>
      <w:proofErr w:type="spellStart"/>
      <w:ins w:id="409" w:author="Christopher Summerfield" w:date="2014-04-28T13:56:00Z">
        <w:r w:rsidR="00440BDF">
          <w:rPr>
            <w:rFonts w:asciiTheme="majorHAnsi" w:hAnsiTheme="majorHAnsi"/>
          </w:rPr>
          <w:t>falsificatory</w:t>
        </w:r>
        <w:proofErr w:type="spellEnd"/>
        <w:r w:rsidR="00440BDF">
          <w:rPr>
            <w:rFonts w:asciiTheme="majorHAnsi" w:hAnsiTheme="majorHAnsi"/>
          </w:rPr>
          <w:t xml:space="preserve"> </w:t>
        </w:r>
      </w:ins>
      <w:r w:rsidR="00C86DDA">
        <w:rPr>
          <w:rFonts w:asciiTheme="majorHAnsi" w:hAnsiTheme="majorHAnsi"/>
        </w:rPr>
        <w:t>evidence</w:t>
      </w:r>
      <w:r w:rsidR="00994589">
        <w:rPr>
          <w:rFonts w:asciiTheme="majorHAnsi" w:hAnsiTheme="majorHAnsi"/>
        </w:rPr>
        <w:t xml:space="preserve"> can allow a </w:t>
      </w:r>
      <w:r w:rsidR="00CD1904">
        <w:rPr>
          <w:rFonts w:asciiTheme="majorHAnsi" w:hAnsiTheme="majorHAnsi"/>
        </w:rPr>
        <w:t>theory</w:t>
      </w:r>
      <w:r w:rsidR="00994589">
        <w:rPr>
          <w:rFonts w:asciiTheme="majorHAnsi" w:hAnsiTheme="majorHAnsi"/>
        </w:rPr>
        <w:t xml:space="preserve"> to be definitively ruled out.  </w:t>
      </w:r>
      <w:r w:rsidR="00BB483E">
        <w:rPr>
          <w:rFonts w:asciiTheme="majorHAnsi" w:hAnsiTheme="majorHAnsi"/>
        </w:rPr>
        <w:t xml:space="preserve">We </w:t>
      </w:r>
      <w:proofErr w:type="spellStart"/>
      <w:r w:rsidR="00BB483E">
        <w:rPr>
          <w:rFonts w:asciiTheme="majorHAnsi" w:hAnsiTheme="majorHAnsi"/>
        </w:rPr>
        <w:t>modelled</w:t>
      </w:r>
      <w:proofErr w:type="spellEnd"/>
      <w:r w:rsidR="00BB483E">
        <w:rPr>
          <w:rFonts w:asciiTheme="majorHAnsi" w:hAnsiTheme="majorHAnsi"/>
        </w:rPr>
        <w:t xml:space="preserve"> the task with a learning model in which evidence that each </w:t>
      </w:r>
      <w:r w:rsidR="00333041">
        <w:rPr>
          <w:rFonts w:asciiTheme="majorHAnsi" w:hAnsiTheme="majorHAnsi"/>
        </w:rPr>
        <w:t>stimulus produced an effect was updated following trial-and-error feedback.  Many theories compete to describe how humans impute cause to effect, including models that rely on associative mechanisms</w:t>
      </w:r>
      <w:r w:rsidR="00551ED9">
        <w:rPr>
          <w:rFonts w:asciiTheme="majorHAnsi" w:hAnsiTheme="majorHAnsi"/>
        </w:rPr>
        <w:fldChar w:fldCharType="begin"/>
      </w:r>
      <w:r w:rsidR="001261CC">
        <w:rPr>
          <w:rFonts w:asciiTheme="majorHAnsi" w:hAnsiTheme="majorHAnsi"/>
        </w:rPr>
        <w: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instrText>
      </w:r>
      <w:r w:rsidR="00551ED9">
        <w:rPr>
          <w:rFonts w:asciiTheme="majorHAnsi" w:hAnsiTheme="majorHAnsi"/>
        </w:rPr>
        <w:fldChar w:fldCharType="separate"/>
      </w:r>
      <w:ins w:id="410" w:author="Christopher Summerfield" w:date="2014-04-23T22:03:00Z">
        <w:r w:rsidR="00CF4143" w:rsidRPr="00CF4143">
          <w:rPr>
            <w:rFonts w:asciiTheme="majorHAnsi" w:hAnsiTheme="majorHAnsi"/>
            <w:noProof/>
            <w:vertAlign w:val="superscript"/>
          </w:rPr>
          <w:t>26</w:t>
        </w:r>
      </w:ins>
      <w:r w:rsidR="00551ED9">
        <w:rPr>
          <w:rFonts w:asciiTheme="majorHAnsi" w:hAnsiTheme="majorHAnsi"/>
        </w:rPr>
        <w:fldChar w:fldCharType="end"/>
      </w:r>
      <w:r w:rsidR="00333041">
        <w:rPr>
          <w:rFonts w:asciiTheme="majorHAnsi" w:hAnsiTheme="majorHAnsi"/>
        </w:rPr>
        <w:t xml:space="preserve"> and those that assume probabilistic inference over the structure of the world</w:t>
      </w:r>
      <w:r w:rsidR="00551ED9">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ins w:id="411" w:author="Christopher Summerfield" w:date="2014-04-23T22:03:00Z">
        <w:r w:rsidR="00CF4143" w:rsidRPr="00CF4143">
          <w:rPr>
            <w:rFonts w:asciiTheme="majorHAnsi" w:hAnsiTheme="majorHAnsi"/>
            <w:noProof/>
            <w:vertAlign w:val="superscript"/>
          </w:rPr>
          <w:t>11,27</w:t>
        </w:r>
      </w:ins>
      <w:r w:rsidR="00551ED9">
        <w:rPr>
          <w:rFonts w:asciiTheme="majorHAnsi" w:hAnsiTheme="majorHAnsi"/>
        </w:rPr>
        <w:fldChar w:fldCharType="end"/>
      </w:r>
      <w:r w:rsidR="00333041">
        <w:rPr>
          <w:rFonts w:asciiTheme="majorHAnsi" w:hAnsiTheme="majorHAnsi"/>
        </w:rPr>
        <w:t>.  Our experiment was not designed to speak directly</w:t>
      </w:r>
      <w:r w:rsidR="00C31FB2">
        <w:rPr>
          <w:rFonts w:asciiTheme="majorHAnsi" w:hAnsiTheme="majorHAnsi"/>
        </w:rPr>
        <w:t xml:space="preserve"> to this controversy</w:t>
      </w:r>
      <w:r w:rsidR="00333041">
        <w:rPr>
          <w:rFonts w:asciiTheme="majorHAnsi" w:hAnsiTheme="majorHAnsi"/>
        </w:rPr>
        <w:t xml:space="preserve">, but rather to </w:t>
      </w:r>
      <w:r w:rsidR="00C31FB2">
        <w:rPr>
          <w:rFonts w:asciiTheme="majorHAnsi" w:hAnsiTheme="majorHAnsi"/>
        </w:rPr>
        <w:t xml:space="preserve">investigate how humans weight </w:t>
      </w:r>
      <w:proofErr w:type="spellStart"/>
      <w:ins w:id="412" w:author="Christopher Summerfield" w:date="2014-04-28T11:42:00Z">
        <w:r w:rsidR="00F40E44">
          <w:rPr>
            <w:rFonts w:asciiTheme="majorHAnsi" w:hAnsiTheme="majorHAnsi"/>
          </w:rPr>
          <w:t>verificatory</w:t>
        </w:r>
        <w:proofErr w:type="spellEnd"/>
        <w:r w:rsidR="00F40E44">
          <w:rPr>
            <w:rFonts w:asciiTheme="majorHAnsi" w:hAnsiTheme="majorHAnsi"/>
          </w:rPr>
          <w:t xml:space="preserve"> </w:t>
        </w:r>
      </w:ins>
      <w:r w:rsidR="00C31FB2">
        <w:rPr>
          <w:rFonts w:asciiTheme="majorHAnsi" w:hAnsiTheme="majorHAnsi"/>
        </w:rPr>
        <w:t xml:space="preserve">and </w:t>
      </w:r>
      <w:proofErr w:type="spellStart"/>
      <w:ins w:id="413" w:author="Christopher Summerfield" w:date="2014-04-28T11:42:00Z">
        <w:r w:rsidR="00F40E44">
          <w:rPr>
            <w:rFonts w:asciiTheme="majorHAnsi" w:hAnsiTheme="majorHAnsi"/>
          </w:rPr>
          <w:t>falsificatory</w:t>
        </w:r>
        <w:proofErr w:type="spellEnd"/>
        <w:r w:rsidR="00F40E44">
          <w:rPr>
            <w:rFonts w:asciiTheme="majorHAnsi" w:hAnsiTheme="majorHAnsi"/>
          </w:rPr>
          <w:t xml:space="preserve"> </w:t>
        </w:r>
      </w:ins>
      <w:r w:rsidR="00C31FB2">
        <w:rPr>
          <w:rFonts w:asciiTheme="majorHAnsi" w:hAnsiTheme="majorHAnsi"/>
        </w:rPr>
        <w:t>evidence when reasoning about causes.</w:t>
      </w:r>
    </w:p>
    <w:p w:rsidR="00BB483E" w:rsidRDefault="00BB483E" w:rsidP="00B6766A">
      <w:pPr>
        <w:jc w:val="both"/>
        <w:rPr>
          <w:rFonts w:asciiTheme="majorHAnsi" w:hAnsiTheme="majorHAnsi"/>
        </w:rPr>
      </w:pPr>
    </w:p>
    <w:p w:rsidR="008E2E54" w:rsidRDefault="00B6766A">
      <w:pPr>
        <w:jc w:val="both"/>
        <w:rPr>
          <w:rFonts w:asciiTheme="majorHAnsi" w:hAnsiTheme="majorHAnsi"/>
        </w:rPr>
      </w:pPr>
      <w:r>
        <w:rPr>
          <w:rFonts w:asciiTheme="majorHAnsi" w:hAnsiTheme="majorHAnsi"/>
        </w:rPr>
        <w:t xml:space="preserve">Humans performed </w:t>
      </w:r>
      <w:proofErr w:type="spellStart"/>
      <w:r>
        <w:rPr>
          <w:rFonts w:asciiTheme="majorHAnsi" w:hAnsiTheme="majorHAnsi"/>
        </w:rPr>
        <w:t>suboptimally</w:t>
      </w:r>
      <w:proofErr w:type="spellEnd"/>
      <w:r>
        <w:rPr>
          <w:rFonts w:asciiTheme="majorHAnsi" w:hAnsiTheme="majorHAnsi"/>
        </w:rPr>
        <w:t xml:space="preserve"> on the task</w:t>
      </w:r>
      <w:ins w:id="414" w:author="Christopher Summerfield" w:date="2014-04-28T13:58:00Z">
        <w:r w:rsidR="00440BDF">
          <w:rPr>
            <w:rFonts w:asciiTheme="majorHAnsi" w:hAnsiTheme="majorHAnsi"/>
          </w:rPr>
          <w:t xml:space="preserve">, </w:t>
        </w:r>
      </w:ins>
      <w:r>
        <w:rPr>
          <w:rFonts w:asciiTheme="majorHAnsi" w:hAnsiTheme="majorHAnsi"/>
        </w:rPr>
        <w:t>exhib</w:t>
      </w:r>
      <w:r w:rsidR="00761DEB">
        <w:rPr>
          <w:rFonts w:asciiTheme="majorHAnsi" w:hAnsiTheme="majorHAnsi"/>
        </w:rPr>
        <w:t>it</w:t>
      </w:r>
      <w:ins w:id="415" w:author="Christopher Summerfield" w:date="2014-04-28T13:58:00Z">
        <w:r w:rsidR="00440BDF">
          <w:rPr>
            <w:rFonts w:asciiTheme="majorHAnsi" w:hAnsiTheme="majorHAnsi"/>
          </w:rPr>
          <w:t>ing</w:t>
        </w:r>
      </w:ins>
      <w:r w:rsidR="00761DEB">
        <w:rPr>
          <w:rFonts w:asciiTheme="majorHAnsi" w:hAnsiTheme="majorHAnsi"/>
        </w:rPr>
        <w:t xml:space="preserve"> a bias towards learning</w:t>
      </w:r>
      <w:r>
        <w:rPr>
          <w:rFonts w:asciiTheme="majorHAnsi" w:hAnsiTheme="majorHAnsi"/>
        </w:rPr>
        <w:t xml:space="preserve"> </w:t>
      </w:r>
      <w:ins w:id="416" w:author="Christopher Summerfield" w:date="2014-04-28T13:57:00Z">
        <w:r w:rsidR="00440BDF">
          <w:rPr>
            <w:rFonts w:asciiTheme="majorHAnsi" w:hAnsiTheme="majorHAnsi"/>
          </w:rPr>
          <w:t>from verification</w:t>
        </w:r>
      </w:ins>
      <w:r>
        <w:rPr>
          <w:rFonts w:asciiTheme="majorHAnsi" w:hAnsiTheme="majorHAnsi"/>
        </w:rPr>
        <w:t xml:space="preserve">, even though </w:t>
      </w:r>
      <w:r w:rsidR="00761DEB">
        <w:rPr>
          <w:rFonts w:asciiTheme="majorHAnsi" w:hAnsiTheme="majorHAnsi"/>
        </w:rPr>
        <w:t xml:space="preserve">model </w:t>
      </w:r>
      <w:r w:rsidR="00CD1904">
        <w:rPr>
          <w:rFonts w:asciiTheme="majorHAnsi" w:hAnsiTheme="majorHAnsi"/>
        </w:rPr>
        <w:t xml:space="preserve">simulations showed that </w:t>
      </w:r>
      <w:proofErr w:type="spellStart"/>
      <w:ins w:id="417" w:author="Christopher Summerfield" w:date="2014-04-28T13:57:00Z">
        <w:r w:rsidR="00440BDF">
          <w:rPr>
            <w:rFonts w:asciiTheme="majorHAnsi" w:hAnsiTheme="majorHAnsi"/>
          </w:rPr>
          <w:t>falsificatory</w:t>
        </w:r>
        <w:proofErr w:type="spellEnd"/>
        <w:r w:rsidR="00440BDF">
          <w:rPr>
            <w:rFonts w:asciiTheme="majorHAnsi" w:hAnsiTheme="majorHAnsi"/>
          </w:rPr>
          <w:t xml:space="preserve"> </w:t>
        </w:r>
      </w:ins>
      <w:r>
        <w:rPr>
          <w:rFonts w:asciiTheme="majorHAnsi" w:hAnsiTheme="majorHAnsi"/>
        </w:rPr>
        <w:t xml:space="preserve">learning </w:t>
      </w:r>
      <w:r w:rsidR="00CD1904">
        <w:rPr>
          <w:rFonts w:asciiTheme="majorHAnsi" w:hAnsiTheme="majorHAnsi"/>
        </w:rPr>
        <w:t xml:space="preserve">would have </w:t>
      </w:r>
      <w:r>
        <w:rPr>
          <w:rFonts w:asciiTheme="majorHAnsi" w:hAnsiTheme="majorHAnsi"/>
        </w:rPr>
        <w:t xml:space="preserve">led to </w:t>
      </w:r>
      <w:r w:rsidR="00CD1904">
        <w:rPr>
          <w:rFonts w:asciiTheme="majorHAnsi" w:hAnsiTheme="majorHAnsi"/>
        </w:rPr>
        <w:t>improved</w:t>
      </w:r>
      <w:r>
        <w:rPr>
          <w:rFonts w:asciiTheme="majorHAnsi" w:hAnsiTheme="majorHAnsi"/>
        </w:rPr>
        <w:t xml:space="preserve"> performance.   Model fits demonstrated that </w:t>
      </w:r>
      <w:proofErr w:type="gramStart"/>
      <w:r>
        <w:rPr>
          <w:rFonts w:asciiTheme="majorHAnsi" w:hAnsiTheme="majorHAnsi"/>
        </w:rPr>
        <w:t xml:space="preserve">suboptimal performance was driven by </w:t>
      </w:r>
      <w:r w:rsidR="007139EB">
        <w:rPr>
          <w:rFonts w:asciiTheme="majorHAnsi" w:hAnsiTheme="majorHAnsi"/>
        </w:rPr>
        <w:t>steeper learning</w:t>
      </w:r>
      <w:proofErr w:type="gramEnd"/>
      <w:r w:rsidR="007139EB">
        <w:rPr>
          <w:rFonts w:asciiTheme="majorHAnsi" w:hAnsiTheme="majorHAnsi"/>
        </w:rPr>
        <w:t xml:space="preserve"> from </w:t>
      </w:r>
      <w:r w:rsidR="00277565">
        <w:rPr>
          <w:rFonts w:asciiTheme="majorHAnsi" w:hAnsiTheme="majorHAnsi"/>
        </w:rPr>
        <w:t xml:space="preserve">feedback that verified </w:t>
      </w:r>
      <w:r w:rsidR="001C0601">
        <w:rPr>
          <w:rFonts w:asciiTheme="majorHAnsi" w:hAnsiTheme="majorHAnsi"/>
        </w:rPr>
        <w:t>(</w:t>
      </w:r>
      <w:r w:rsidR="00277565">
        <w:rPr>
          <w:rFonts w:asciiTheme="majorHAnsi" w:hAnsiTheme="majorHAnsi"/>
        </w:rPr>
        <w:t>rather than falsified</w:t>
      </w:r>
      <w:r w:rsidR="001C0601">
        <w:rPr>
          <w:rFonts w:asciiTheme="majorHAnsi" w:hAnsiTheme="majorHAnsi"/>
        </w:rPr>
        <w:t>)</w:t>
      </w:r>
      <w:r w:rsidR="00277565">
        <w:rPr>
          <w:rFonts w:asciiTheme="majorHAnsi" w:hAnsiTheme="majorHAnsi"/>
        </w:rPr>
        <w:t xml:space="preserve"> a contention</w:t>
      </w:r>
      <w:r w:rsidR="000219CC">
        <w:rPr>
          <w:rFonts w:asciiTheme="majorHAnsi" w:hAnsiTheme="majorHAnsi"/>
        </w:rPr>
        <w:t xml:space="preserve">. </w:t>
      </w:r>
      <w:r w:rsidR="00A10220">
        <w:rPr>
          <w:rFonts w:asciiTheme="majorHAnsi" w:hAnsiTheme="majorHAnsi"/>
        </w:rPr>
        <w:t xml:space="preserve"> Accordingly, wh</w:t>
      </w:r>
      <w:r w:rsidR="00997524">
        <w:rPr>
          <w:rFonts w:asciiTheme="majorHAnsi" w:hAnsiTheme="majorHAnsi"/>
        </w:rPr>
        <w:t xml:space="preserve">en we measured brain activity </w:t>
      </w:r>
      <w:r w:rsidR="00761DEB">
        <w:rPr>
          <w:rFonts w:asciiTheme="majorHAnsi" w:hAnsiTheme="majorHAnsi"/>
        </w:rPr>
        <w:t xml:space="preserve">in </w:t>
      </w:r>
      <w:r w:rsidR="00997524">
        <w:rPr>
          <w:rFonts w:asciiTheme="majorHAnsi" w:hAnsiTheme="majorHAnsi"/>
        </w:rPr>
        <w:t xml:space="preserve">the </w:t>
      </w:r>
      <w:r w:rsidR="006E142F">
        <w:rPr>
          <w:rFonts w:asciiTheme="majorHAnsi" w:hAnsiTheme="majorHAnsi"/>
        </w:rPr>
        <w:t>VMPFC</w:t>
      </w:r>
      <w:r w:rsidR="00997524">
        <w:rPr>
          <w:rFonts w:asciiTheme="majorHAnsi" w:hAnsiTheme="majorHAnsi"/>
        </w:rPr>
        <w:t>, a</w:t>
      </w:r>
      <w:r w:rsidR="00A10220">
        <w:rPr>
          <w:rFonts w:asciiTheme="majorHAnsi" w:hAnsiTheme="majorHAnsi"/>
        </w:rPr>
        <w:t xml:space="preserve"> </w:t>
      </w:r>
      <w:r w:rsidR="00997524">
        <w:rPr>
          <w:rFonts w:asciiTheme="majorHAnsi" w:hAnsiTheme="majorHAnsi"/>
        </w:rPr>
        <w:t xml:space="preserve">brain region </w:t>
      </w:r>
      <w:proofErr w:type="spellStart"/>
      <w:r w:rsidR="00997524">
        <w:rPr>
          <w:rFonts w:asciiTheme="majorHAnsi" w:hAnsiTheme="majorHAnsi"/>
        </w:rPr>
        <w:t>characterised</w:t>
      </w:r>
      <w:proofErr w:type="spellEnd"/>
      <w:r w:rsidR="00997524">
        <w:rPr>
          <w:rFonts w:asciiTheme="majorHAnsi" w:hAnsiTheme="majorHAnsi"/>
        </w:rPr>
        <w:t xml:space="preserve"> by </w:t>
      </w:r>
      <w:r w:rsidR="007139EB">
        <w:rPr>
          <w:rFonts w:asciiTheme="majorHAnsi" w:hAnsiTheme="majorHAnsi"/>
        </w:rPr>
        <w:t>its</w:t>
      </w:r>
      <w:r w:rsidR="00997524">
        <w:rPr>
          <w:rFonts w:asciiTheme="majorHAnsi" w:hAnsiTheme="majorHAnsi"/>
        </w:rPr>
        <w:t xml:space="preserve"> robust response to informative feedback and reinforcement, the BOLD signal evoked by errors and correct trials diverged more sharply for targets (</w:t>
      </w:r>
      <w:r w:rsidR="00393D88">
        <w:rPr>
          <w:rFonts w:asciiTheme="majorHAnsi" w:hAnsiTheme="majorHAnsi"/>
        </w:rPr>
        <w:t xml:space="preserve">providing </w:t>
      </w:r>
      <w:ins w:id="418" w:author="Christopher Summerfield" w:date="2014-04-28T13:58:00Z">
        <w:r w:rsidR="00440BDF">
          <w:rPr>
            <w:rFonts w:asciiTheme="majorHAnsi" w:hAnsiTheme="majorHAnsi"/>
          </w:rPr>
          <w:t>verification</w:t>
        </w:r>
      </w:ins>
      <w:r w:rsidR="00997524">
        <w:rPr>
          <w:rFonts w:asciiTheme="majorHAnsi" w:hAnsiTheme="majorHAnsi"/>
        </w:rPr>
        <w:t xml:space="preserve">) than for </w:t>
      </w:r>
      <w:proofErr w:type="spellStart"/>
      <w:r w:rsidR="00997524">
        <w:rPr>
          <w:rFonts w:asciiTheme="majorHAnsi" w:hAnsiTheme="majorHAnsi"/>
        </w:rPr>
        <w:t>nontargets</w:t>
      </w:r>
      <w:proofErr w:type="spellEnd"/>
      <w:r w:rsidR="00997524">
        <w:rPr>
          <w:rFonts w:asciiTheme="majorHAnsi" w:hAnsiTheme="majorHAnsi"/>
        </w:rPr>
        <w:t xml:space="preserve"> (</w:t>
      </w:r>
      <w:r w:rsidR="00393D88">
        <w:rPr>
          <w:rFonts w:asciiTheme="majorHAnsi" w:hAnsiTheme="majorHAnsi"/>
        </w:rPr>
        <w:t xml:space="preserve">permitting </w:t>
      </w:r>
      <w:ins w:id="419" w:author="Christopher Summerfield" w:date="2014-04-28T13:58:00Z">
        <w:r w:rsidR="00440BDF">
          <w:rPr>
            <w:rFonts w:asciiTheme="majorHAnsi" w:hAnsiTheme="majorHAnsi"/>
          </w:rPr>
          <w:t>falsification</w:t>
        </w:r>
      </w:ins>
      <w:r w:rsidR="00997524">
        <w:rPr>
          <w:rFonts w:asciiTheme="majorHAnsi" w:hAnsiTheme="majorHAnsi"/>
        </w:rPr>
        <w:t>).</w:t>
      </w:r>
    </w:p>
    <w:p w:rsidR="00A10220" w:rsidRDefault="00A10220" w:rsidP="00E246B6">
      <w:pPr>
        <w:jc w:val="both"/>
        <w:rPr>
          <w:rFonts w:asciiTheme="majorHAnsi" w:hAnsiTheme="majorHAnsi"/>
        </w:rPr>
      </w:pPr>
    </w:p>
    <w:p w:rsidR="00996A84" w:rsidRDefault="00C86DDA" w:rsidP="00E246B6">
      <w:pPr>
        <w:jc w:val="both"/>
        <w:rPr>
          <w:rFonts w:asciiTheme="majorHAnsi" w:hAnsiTheme="majorHAnsi"/>
        </w:rPr>
      </w:pPr>
      <w:proofErr w:type="spellStart"/>
      <w:r>
        <w:rPr>
          <w:rFonts w:asciiTheme="majorHAnsi" w:hAnsiTheme="majorHAnsi"/>
        </w:rPr>
        <w:t>Behaviourally</w:t>
      </w:r>
      <w:proofErr w:type="spellEnd"/>
      <w:r>
        <w:rPr>
          <w:rFonts w:asciiTheme="majorHAnsi" w:hAnsiTheme="majorHAnsi"/>
        </w:rPr>
        <w:t xml:space="preserve">, the </w:t>
      </w:r>
      <w:ins w:id="420" w:author="Christopher Summerfield" w:date="2014-04-28T13:58:00Z">
        <w:r w:rsidR="00440BDF">
          <w:rPr>
            <w:rFonts w:asciiTheme="majorHAnsi" w:hAnsiTheme="majorHAnsi"/>
          </w:rPr>
          <w:t xml:space="preserve">verification </w:t>
        </w:r>
      </w:ins>
      <w:r w:rsidR="007D4205">
        <w:rPr>
          <w:rFonts w:asciiTheme="majorHAnsi" w:hAnsiTheme="majorHAnsi"/>
        </w:rPr>
        <w:t>bias</w:t>
      </w:r>
      <w:r w:rsidR="000219CC">
        <w:rPr>
          <w:rFonts w:asciiTheme="majorHAnsi" w:hAnsiTheme="majorHAnsi"/>
        </w:rPr>
        <w:t xml:space="preserve"> was less pronounced when an advance cue provided partial information about the rule</w:t>
      </w:r>
      <w:r w:rsidR="007D4205">
        <w:rPr>
          <w:rFonts w:asciiTheme="majorHAnsi" w:hAnsiTheme="majorHAnsi"/>
        </w:rPr>
        <w:t xml:space="preserve"> (familiar cues condition)</w:t>
      </w:r>
      <w:r w:rsidR="000219CC">
        <w:rPr>
          <w:rFonts w:asciiTheme="majorHAnsi" w:hAnsiTheme="majorHAnsi"/>
        </w:rPr>
        <w:t xml:space="preserve">, reducing the number of competing alternative hypotheses </w:t>
      </w:r>
      <w:r w:rsidR="007D4205">
        <w:rPr>
          <w:rFonts w:asciiTheme="majorHAnsi" w:hAnsiTheme="majorHAnsi"/>
        </w:rPr>
        <w:t xml:space="preserve">by a factor of two </w:t>
      </w:r>
      <w:r w:rsidR="0017560A">
        <w:rPr>
          <w:rFonts w:asciiTheme="majorHAnsi" w:hAnsiTheme="majorHAnsi"/>
        </w:rPr>
        <w:t>(</w:t>
      </w:r>
      <w:r w:rsidR="007D4205">
        <w:rPr>
          <w:rFonts w:asciiTheme="majorHAnsi" w:hAnsiTheme="majorHAnsi"/>
        </w:rPr>
        <w:t>relative to the novel cues condition</w:t>
      </w:r>
      <w:r w:rsidR="0017560A">
        <w:rPr>
          <w:rFonts w:asciiTheme="majorHAnsi" w:hAnsiTheme="majorHAnsi"/>
        </w:rPr>
        <w:t>)</w:t>
      </w:r>
      <w:r w:rsidR="007D4205">
        <w:rPr>
          <w:rFonts w:asciiTheme="majorHAnsi" w:hAnsiTheme="majorHAnsi"/>
        </w:rPr>
        <w:t xml:space="preserve">.  </w:t>
      </w:r>
      <w:proofErr w:type="spellStart"/>
      <w:r w:rsidR="007D4205">
        <w:rPr>
          <w:rFonts w:asciiTheme="majorHAnsi" w:hAnsiTheme="majorHAnsi"/>
        </w:rPr>
        <w:t>Neurally</w:t>
      </w:r>
      <w:proofErr w:type="spellEnd"/>
      <w:r w:rsidR="007D4205">
        <w:rPr>
          <w:rFonts w:asciiTheme="majorHAnsi" w:hAnsiTheme="majorHAnsi"/>
        </w:rPr>
        <w:t xml:space="preserve">, this interaction between the target and the cue was reflected in BOLD activity recorded from dorsal stream structures </w:t>
      </w:r>
      <w:r w:rsidR="00B6766A">
        <w:rPr>
          <w:rFonts w:asciiTheme="majorHAnsi" w:hAnsiTheme="majorHAnsi"/>
        </w:rPr>
        <w:t>previously implicated in learning and acting upon theories about the world (‘model-based’ rather than ‘model-free’ learning)</w:t>
      </w:r>
      <w:r w:rsidR="00551ED9">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ins w:id="421" w:author="Christopher Summerfield" w:date="2014-04-28T13:56:00Z">
        <w:r w:rsidR="00864610">
          <w:rPr>
            <w:rFonts w:asciiTheme="majorHAnsi" w:hAnsiTheme="majorHAnsi"/>
            <w:noProof/>
            <w:vertAlign w:val="superscript"/>
          </w:rPr>
          <w:t>28-31</w:t>
        </w:r>
      </w:ins>
      <w:r w:rsidR="00551ED9">
        <w:rPr>
          <w:rFonts w:asciiTheme="majorHAnsi" w:hAnsiTheme="majorHAnsi"/>
        </w:rPr>
        <w:fldChar w:fldCharType="end"/>
      </w:r>
      <w:r w:rsidR="007D4205">
        <w:rPr>
          <w:rFonts w:asciiTheme="majorHAnsi" w:hAnsiTheme="majorHAnsi"/>
        </w:rPr>
        <w:t xml:space="preserve">.  In these regions, neural signatures of learning were particularly dampened following </w:t>
      </w:r>
      <w:proofErr w:type="spellStart"/>
      <w:ins w:id="422" w:author="Christopher Summerfield" w:date="2014-04-28T13:58:00Z">
        <w:r w:rsidR="00440BDF">
          <w:rPr>
            <w:rFonts w:asciiTheme="majorHAnsi" w:hAnsiTheme="majorHAnsi"/>
          </w:rPr>
          <w:t>falsificatory</w:t>
        </w:r>
        <w:proofErr w:type="spellEnd"/>
        <w:r w:rsidR="00440BDF">
          <w:rPr>
            <w:rFonts w:asciiTheme="majorHAnsi" w:hAnsiTheme="majorHAnsi"/>
          </w:rPr>
          <w:t xml:space="preserve"> </w:t>
        </w:r>
      </w:ins>
      <w:r w:rsidR="007D4205">
        <w:rPr>
          <w:rFonts w:asciiTheme="majorHAnsi" w:hAnsiTheme="majorHAnsi"/>
        </w:rPr>
        <w:t xml:space="preserve">feedback in the novel cues condition. </w:t>
      </w:r>
      <w:r w:rsidR="00B744D6">
        <w:rPr>
          <w:rFonts w:asciiTheme="majorHAnsi" w:hAnsiTheme="majorHAnsi"/>
        </w:rPr>
        <w:t xml:space="preserve"> In our model, efficient performance</w:t>
      </w:r>
      <w:r w:rsidR="001C0601">
        <w:rPr>
          <w:rFonts w:asciiTheme="majorHAnsi" w:hAnsiTheme="majorHAnsi"/>
        </w:rPr>
        <w:t xml:space="preserve"> required the parallel maintena</w:t>
      </w:r>
      <w:r w:rsidR="00B744D6">
        <w:rPr>
          <w:rFonts w:asciiTheme="majorHAnsi" w:hAnsiTheme="majorHAnsi"/>
        </w:rPr>
        <w:t>nce and updating of multiple competing hypotheses about the rule, a process that is likely to draw heavily upon control structures</w:t>
      </w:r>
      <w:r w:rsidR="00B6766A">
        <w:rPr>
          <w:rFonts w:asciiTheme="majorHAnsi" w:hAnsiTheme="majorHAnsi"/>
        </w:rPr>
        <w:t xml:space="preserve"> </w:t>
      </w:r>
      <w:r w:rsidR="00B87866">
        <w:rPr>
          <w:rFonts w:asciiTheme="majorHAnsi" w:hAnsiTheme="majorHAnsi"/>
        </w:rPr>
        <w:t>in</w:t>
      </w:r>
      <w:r w:rsidR="00B744D6">
        <w:rPr>
          <w:rFonts w:asciiTheme="majorHAnsi" w:hAnsiTheme="majorHAnsi"/>
        </w:rPr>
        <w:t xml:space="preserve"> the parietal and prefrontal cortices.  The reduction in learning-related activity in these regions following </w:t>
      </w:r>
      <w:proofErr w:type="spellStart"/>
      <w:r w:rsidR="00B744D6">
        <w:rPr>
          <w:rFonts w:asciiTheme="majorHAnsi" w:hAnsiTheme="majorHAnsi"/>
        </w:rPr>
        <w:t>nontargets</w:t>
      </w:r>
      <w:proofErr w:type="spellEnd"/>
      <w:r w:rsidR="00B744D6">
        <w:rPr>
          <w:rFonts w:asciiTheme="majorHAnsi" w:hAnsiTheme="majorHAnsi"/>
        </w:rPr>
        <w:t xml:space="preserve"> may reflect a failure of this updating process</w:t>
      </w:r>
      <w:r w:rsidR="006E142F">
        <w:rPr>
          <w:rFonts w:asciiTheme="majorHAnsi" w:hAnsiTheme="majorHAnsi"/>
        </w:rPr>
        <w:t>, consistent with the PFC as a locus for prediction errors on causal learning tasks</w:t>
      </w:r>
      <w:r w:rsidR="00551ED9">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ins w:id="423" w:author="Christopher Summerfield" w:date="2014-04-28T13:56:00Z">
        <w:r w:rsidR="00864610">
          <w:rPr>
            <w:rFonts w:asciiTheme="majorHAnsi" w:hAnsiTheme="majorHAnsi"/>
            <w:noProof/>
            <w:vertAlign w:val="superscript"/>
          </w:rPr>
          <w:t>32,33</w:t>
        </w:r>
      </w:ins>
      <w:r w:rsidR="00551ED9">
        <w:rPr>
          <w:rFonts w:asciiTheme="majorHAnsi" w:hAnsiTheme="majorHAnsi"/>
        </w:rPr>
        <w:fldChar w:fldCharType="end"/>
      </w:r>
      <w:r w:rsidR="00B744D6">
        <w:rPr>
          <w:rFonts w:asciiTheme="majorHAnsi" w:hAnsiTheme="majorHAnsi"/>
        </w:rPr>
        <w:t xml:space="preserve">. </w:t>
      </w:r>
      <w:r w:rsidR="00B6766A">
        <w:rPr>
          <w:rFonts w:asciiTheme="majorHAnsi" w:hAnsiTheme="majorHAnsi"/>
        </w:rPr>
        <w:t>These findings are</w:t>
      </w:r>
      <w:r w:rsidR="0096138B">
        <w:rPr>
          <w:rFonts w:asciiTheme="majorHAnsi" w:hAnsiTheme="majorHAnsi"/>
        </w:rPr>
        <w:t xml:space="preserve"> consistent with previous brain imaging work suggesting that the prefrontal cortex maintains task rules during inductive tasks</w:t>
      </w:r>
      <w:r w:rsidR="00551ED9">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ins w:id="424" w:author="Christopher Summerfield" w:date="2014-04-28T13:56:00Z">
        <w:r w:rsidR="00864610">
          <w:rPr>
            <w:rFonts w:asciiTheme="majorHAnsi" w:hAnsiTheme="majorHAnsi"/>
            <w:noProof/>
            <w:vertAlign w:val="superscript"/>
          </w:rPr>
          <w:t>34-36</w:t>
        </w:r>
      </w:ins>
      <w:r w:rsidR="00551ED9">
        <w:rPr>
          <w:rFonts w:asciiTheme="majorHAnsi" w:hAnsiTheme="majorHAnsi"/>
        </w:rPr>
        <w:fldChar w:fldCharType="end"/>
      </w:r>
      <w:r w:rsidR="0096138B">
        <w:rPr>
          <w:rFonts w:asciiTheme="majorHAnsi" w:hAnsiTheme="majorHAnsi"/>
        </w:rPr>
        <w:t xml:space="preserve"> and that patients with (left) prefrontal damage are impaired in generating abstract rules</w:t>
      </w:r>
      <w:r w:rsidR="00551ED9">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 </w:instrText>
      </w:r>
      <w:r w:rsidR="00551ED9">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EN.CITE.DATA </w:instrText>
      </w:r>
      <w:r w:rsidR="00697AF1" w:rsidRPr="00551ED9">
        <w:rPr>
          <w:rFonts w:asciiTheme="majorHAnsi" w:hAnsiTheme="majorHAnsi"/>
        </w:rPr>
      </w:r>
      <w:r w:rsidR="00551ED9">
        <w:rPr>
          <w:rFonts w:asciiTheme="majorHAnsi" w:hAnsiTheme="majorHAnsi"/>
        </w:rPr>
        <w:fldChar w:fldCharType="end"/>
      </w:r>
      <w:r w:rsidR="00697AF1" w:rsidRPr="00551ED9">
        <w:rPr>
          <w:rFonts w:asciiTheme="majorHAnsi" w:hAnsiTheme="majorHAnsi"/>
        </w:rPr>
      </w:r>
      <w:r w:rsidR="00551ED9">
        <w:rPr>
          <w:rFonts w:asciiTheme="majorHAnsi" w:hAnsiTheme="majorHAnsi"/>
        </w:rPr>
        <w:fldChar w:fldCharType="separate"/>
      </w:r>
      <w:ins w:id="425" w:author="Christopher Summerfield" w:date="2014-04-28T13:56:00Z">
        <w:r w:rsidR="00864610">
          <w:rPr>
            <w:rFonts w:asciiTheme="majorHAnsi" w:hAnsiTheme="majorHAnsi"/>
            <w:noProof/>
            <w:vertAlign w:val="superscript"/>
          </w:rPr>
          <w:t>37</w:t>
        </w:r>
      </w:ins>
      <w:r w:rsidR="00551ED9">
        <w:rPr>
          <w:rFonts w:asciiTheme="majorHAnsi" w:hAnsiTheme="majorHAnsi"/>
        </w:rPr>
        <w:fldChar w:fldCharType="end"/>
      </w:r>
      <w:r w:rsidR="0096138B">
        <w:rPr>
          <w:rFonts w:asciiTheme="majorHAnsi" w:hAnsiTheme="majorHAnsi"/>
        </w:rPr>
        <w:t>.</w:t>
      </w:r>
      <w:r w:rsidR="00B6766A">
        <w:rPr>
          <w:rFonts w:asciiTheme="majorHAnsi" w:hAnsiTheme="majorHAnsi"/>
        </w:rPr>
        <w:t xml:space="preserve"> </w:t>
      </w:r>
    </w:p>
    <w:p w:rsidR="00996A84" w:rsidRDefault="00996A84" w:rsidP="00E246B6">
      <w:pPr>
        <w:jc w:val="both"/>
        <w:rPr>
          <w:rFonts w:asciiTheme="majorHAnsi" w:hAnsiTheme="majorHAnsi"/>
        </w:rPr>
      </w:pPr>
    </w:p>
    <w:p w:rsidR="00916204" w:rsidRDefault="00916204" w:rsidP="00E246B6">
      <w:pPr>
        <w:jc w:val="both"/>
        <w:rPr>
          <w:rFonts w:asciiTheme="majorHAnsi" w:hAnsiTheme="majorHAnsi"/>
        </w:rPr>
      </w:pPr>
      <w:r>
        <w:rPr>
          <w:rFonts w:asciiTheme="majorHAnsi" w:hAnsiTheme="majorHAnsi"/>
        </w:rPr>
        <w:t>Our simulations show that</w:t>
      </w:r>
      <w:ins w:id="426" w:author="Christopher Summerfield" w:date="2014-04-28T14:00:00Z">
        <w:r w:rsidR="00440BDF">
          <w:rPr>
            <w:rFonts w:asciiTheme="majorHAnsi" w:hAnsiTheme="majorHAnsi"/>
          </w:rPr>
          <w:t xml:space="preserve"> on our task,</w:t>
        </w:r>
      </w:ins>
      <w:r>
        <w:rPr>
          <w:rFonts w:asciiTheme="majorHAnsi" w:hAnsiTheme="majorHAnsi"/>
        </w:rPr>
        <w:t xml:space="preserve"> </w:t>
      </w:r>
      <w:ins w:id="427" w:author="Christopher Summerfield" w:date="2014-04-28T14:00:00Z">
        <w:r w:rsidR="00440BDF">
          <w:rPr>
            <w:rFonts w:asciiTheme="majorHAnsi" w:hAnsiTheme="majorHAnsi"/>
          </w:rPr>
          <w:t>learning from verification</w:t>
        </w:r>
      </w:ins>
      <w:r>
        <w:rPr>
          <w:rFonts w:asciiTheme="majorHAnsi" w:hAnsiTheme="majorHAnsi"/>
        </w:rPr>
        <w:t xml:space="preserve"> is suboptimal. Why might </w:t>
      </w:r>
      <w:r w:rsidR="00B87866">
        <w:rPr>
          <w:rFonts w:asciiTheme="majorHAnsi" w:hAnsiTheme="majorHAnsi"/>
        </w:rPr>
        <w:t xml:space="preserve">humans </w:t>
      </w:r>
      <w:ins w:id="428" w:author="Christopher Summerfield" w:date="2014-04-28T14:00:00Z">
        <w:r w:rsidR="00440BDF">
          <w:rPr>
            <w:rFonts w:asciiTheme="majorHAnsi" w:hAnsiTheme="majorHAnsi"/>
          </w:rPr>
          <w:t>use</w:t>
        </w:r>
      </w:ins>
      <w:r w:rsidR="00B87866">
        <w:rPr>
          <w:rFonts w:asciiTheme="majorHAnsi" w:hAnsiTheme="majorHAnsi"/>
        </w:rPr>
        <w:t xml:space="preserve"> such a strategy</w:t>
      </w:r>
      <w:r>
        <w:rPr>
          <w:rFonts w:asciiTheme="majorHAnsi" w:hAnsiTheme="majorHAnsi"/>
        </w:rPr>
        <w:t>?   A key challenge faced by any intelligent system is that the space of possible occurrences in the world is virtually unbounded, a state of affairs that places unrealistic demands on the cognitive apparatus we use to make inferences about the local environmen</w:t>
      </w:r>
      <w:r w:rsidR="00102152">
        <w:rPr>
          <w:rFonts w:asciiTheme="majorHAnsi" w:hAnsiTheme="majorHAnsi"/>
        </w:rPr>
        <w:t>t</w:t>
      </w:r>
      <w:r>
        <w:rPr>
          <w:rFonts w:asciiTheme="majorHAnsi" w:hAnsiTheme="majorHAnsi"/>
        </w:rPr>
        <w:t>.</w:t>
      </w:r>
      <w:r w:rsidR="00102152">
        <w:rPr>
          <w:rFonts w:asciiTheme="majorHAnsi" w:hAnsiTheme="majorHAnsi"/>
        </w:rPr>
        <w:t xml:space="preserve">  In philosophy, this </w:t>
      </w:r>
      <w:r w:rsidR="00B87866">
        <w:rPr>
          <w:rFonts w:asciiTheme="majorHAnsi" w:hAnsiTheme="majorHAnsi"/>
        </w:rPr>
        <w:t>is known as the ‘frame problem’</w:t>
      </w:r>
      <w:r w:rsidR="00551ED9">
        <w:rPr>
          <w:rFonts w:asciiTheme="majorHAnsi" w:hAnsiTheme="majorHAnsi"/>
        </w:rPr>
        <w:fldChar w:fldCharType="begin"/>
      </w:r>
      <w:r w:rsidR="001261CC">
        <w:rPr>
          <w:rFonts w:asciiTheme="majorHAnsi" w:hAnsiTheme="majorHAnsi"/>
        </w:rPr>
        <w: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instrText>
      </w:r>
      <w:r w:rsidR="00551ED9">
        <w:rPr>
          <w:rFonts w:asciiTheme="majorHAnsi" w:hAnsiTheme="majorHAnsi"/>
        </w:rPr>
        <w:fldChar w:fldCharType="separate"/>
      </w:r>
      <w:ins w:id="429" w:author="Christopher Summerfield" w:date="2014-04-28T13:56:00Z">
        <w:r w:rsidR="00864610">
          <w:rPr>
            <w:rFonts w:asciiTheme="majorHAnsi" w:hAnsiTheme="majorHAnsi"/>
            <w:noProof/>
            <w:vertAlign w:val="superscript"/>
          </w:rPr>
          <w:t>38</w:t>
        </w:r>
      </w:ins>
      <w:r w:rsidR="00551ED9">
        <w:rPr>
          <w:rFonts w:asciiTheme="majorHAnsi" w:hAnsiTheme="majorHAnsi"/>
        </w:rPr>
        <w:fldChar w:fldCharType="end"/>
      </w:r>
      <w:r w:rsidR="00102152">
        <w:rPr>
          <w:rFonts w:asciiTheme="majorHAnsi" w:hAnsiTheme="majorHAnsi"/>
        </w:rPr>
        <w:t xml:space="preserve">. Hypothesis-testing may have </w:t>
      </w:r>
      <w:r>
        <w:rPr>
          <w:rFonts w:asciiTheme="majorHAnsi" w:hAnsiTheme="majorHAnsi"/>
        </w:rPr>
        <w:t xml:space="preserve">evolved to </w:t>
      </w:r>
      <w:r w:rsidR="00532182">
        <w:rPr>
          <w:rFonts w:asciiTheme="majorHAnsi" w:hAnsiTheme="majorHAnsi"/>
        </w:rPr>
        <w:t xml:space="preserve">act </w:t>
      </w:r>
      <w:r>
        <w:rPr>
          <w:rFonts w:asciiTheme="majorHAnsi" w:hAnsiTheme="majorHAnsi"/>
        </w:rPr>
        <w:t xml:space="preserve">as a tractable inference </w:t>
      </w:r>
      <w:r w:rsidR="00102152">
        <w:rPr>
          <w:rFonts w:asciiTheme="majorHAnsi" w:hAnsiTheme="majorHAnsi"/>
        </w:rPr>
        <w:t xml:space="preserve">strategy, allowing inferences to be updated about the most probable occurrences in the world, avoiding </w:t>
      </w:r>
      <w:r w:rsidR="007F29CC">
        <w:rPr>
          <w:rFonts w:asciiTheme="majorHAnsi" w:hAnsiTheme="majorHAnsi"/>
        </w:rPr>
        <w:t>costly</w:t>
      </w:r>
      <w:r w:rsidR="00102152">
        <w:rPr>
          <w:rFonts w:asciiTheme="majorHAnsi" w:hAnsiTheme="majorHAnsi"/>
        </w:rPr>
        <w:t xml:space="preserve"> inference about a series of </w:t>
      </w:r>
      <w:r w:rsidR="003C617D">
        <w:rPr>
          <w:rFonts w:asciiTheme="majorHAnsi" w:hAnsiTheme="majorHAnsi"/>
        </w:rPr>
        <w:t>impossible</w:t>
      </w:r>
      <w:r w:rsidR="00102152">
        <w:rPr>
          <w:rFonts w:asciiTheme="majorHAnsi" w:hAnsiTheme="majorHAnsi"/>
        </w:rPr>
        <w:t xml:space="preserve"> or improbable events, and contributing to optimal data harvesting</w:t>
      </w:r>
      <w:r w:rsidR="00551ED9">
        <w:rPr>
          <w:rFonts w:asciiTheme="majorHAnsi" w:hAnsiTheme="majorHAnsi"/>
        </w:rPr>
        <w:fldChar w:fldCharType="begin"/>
      </w:r>
      <w:r w:rsidR="001261CC">
        <w:rPr>
          <w:rFonts w:asciiTheme="majorHAnsi" w:hAnsiTheme="majorHAnsi"/>
        </w:rPr>
        <w: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instrText>
      </w:r>
      <w:r w:rsidR="00551ED9">
        <w:rPr>
          <w:rFonts w:asciiTheme="majorHAnsi" w:hAnsiTheme="majorHAnsi"/>
        </w:rPr>
        <w:fldChar w:fldCharType="separate"/>
      </w:r>
      <w:ins w:id="430" w:author="Christopher Summerfield" w:date="2014-04-28T13:56:00Z">
        <w:r w:rsidR="00864610">
          <w:rPr>
            <w:rFonts w:asciiTheme="majorHAnsi" w:hAnsiTheme="majorHAnsi"/>
            <w:noProof/>
            <w:vertAlign w:val="superscript"/>
          </w:rPr>
          <w:t>39</w:t>
        </w:r>
      </w:ins>
      <w:r w:rsidR="00551ED9">
        <w:rPr>
          <w:rFonts w:asciiTheme="majorHAnsi" w:hAnsiTheme="majorHAnsi"/>
        </w:rPr>
        <w:fldChar w:fldCharType="end"/>
      </w:r>
      <w:r w:rsidR="00102152">
        <w:rPr>
          <w:rFonts w:asciiTheme="majorHAnsi" w:hAnsiTheme="majorHAnsi"/>
        </w:rPr>
        <w:t>.</w:t>
      </w:r>
      <w:r w:rsidR="007F29CC">
        <w:rPr>
          <w:rFonts w:asciiTheme="majorHAnsi" w:hAnsiTheme="majorHAnsi"/>
        </w:rPr>
        <w:t xml:space="preserve">  In our experiment, we saw that symbolic cues reduced the bias to learn excessively from </w:t>
      </w:r>
      <w:ins w:id="431" w:author="Christopher Summerfield" w:date="2014-04-28T14:00:00Z">
        <w:r w:rsidR="00440BDF">
          <w:rPr>
            <w:rFonts w:asciiTheme="majorHAnsi" w:hAnsiTheme="majorHAnsi"/>
          </w:rPr>
          <w:t>verification</w:t>
        </w:r>
      </w:ins>
      <w:r w:rsidR="007F29CC">
        <w:rPr>
          <w:rFonts w:asciiTheme="majorHAnsi" w:hAnsiTheme="majorHAnsi"/>
        </w:rPr>
        <w:t xml:space="preserve">.  The evolution of a system of symbolic representation, that permits hypotheses to be represented and communicated via language, is likely to have enhanced the tractability of inference by allowing humans to focus on a few probable theories without costly trial-and-error learning.  </w:t>
      </w:r>
    </w:p>
    <w:p w:rsidR="00A70B41" w:rsidRDefault="00A70B41" w:rsidP="00E246B6">
      <w:pPr>
        <w:numPr>
          <w:ins w:id="432" w:author="Christopher Summerfield" w:date="2014-04-29T11:01:00Z"/>
        </w:numPr>
        <w:jc w:val="both"/>
        <w:rPr>
          <w:ins w:id="433" w:author="Christopher Summerfield" w:date="2014-04-29T11:01:00Z"/>
          <w:rFonts w:asciiTheme="majorHAnsi" w:hAnsiTheme="majorHAnsi"/>
          <w:b/>
        </w:rPr>
      </w:pPr>
    </w:p>
    <w:p w:rsidR="00A70B41" w:rsidRPr="00FA7740" w:rsidRDefault="00A70B41" w:rsidP="00A70B41">
      <w:pPr>
        <w:numPr>
          <w:ins w:id="434" w:author="Christopher Summerfield" w:date="2014-04-29T11:01:00Z"/>
        </w:numPr>
        <w:jc w:val="both"/>
        <w:rPr>
          <w:ins w:id="435" w:author="Christopher Summerfield" w:date="2014-04-29T11:01:00Z"/>
          <w:rFonts w:asciiTheme="majorHAnsi" w:hAnsiTheme="majorHAnsi"/>
          <w:b/>
        </w:rPr>
      </w:pPr>
      <w:ins w:id="436" w:author="Christopher Summerfield" w:date="2014-04-29T11:01:00Z">
        <w:r>
          <w:rPr>
            <w:rFonts w:asciiTheme="majorHAnsi" w:hAnsiTheme="majorHAnsi"/>
            <w:b/>
          </w:rPr>
          <w:t>METHODS</w:t>
        </w:r>
      </w:ins>
    </w:p>
    <w:p w:rsidR="00A70B41" w:rsidRDefault="00A70B41" w:rsidP="00A70B41">
      <w:pPr>
        <w:numPr>
          <w:ins w:id="437" w:author="Christopher Summerfield" w:date="2014-04-29T11:01:00Z"/>
        </w:numPr>
        <w:jc w:val="both"/>
        <w:rPr>
          <w:ins w:id="438" w:author="Christopher Summerfield" w:date="2014-04-29T11:01:00Z"/>
          <w:rFonts w:asciiTheme="majorHAnsi" w:hAnsiTheme="majorHAnsi"/>
        </w:rPr>
      </w:pPr>
    </w:p>
    <w:p w:rsidR="00A70B41" w:rsidRDefault="00A70B41" w:rsidP="00A70B41">
      <w:pPr>
        <w:numPr>
          <w:ins w:id="439" w:author="Christopher Summerfield" w:date="2014-04-29T11:01:00Z"/>
        </w:numPr>
        <w:jc w:val="both"/>
        <w:rPr>
          <w:ins w:id="440" w:author="Christopher Summerfield" w:date="2014-04-29T11:01:00Z"/>
          <w:rFonts w:asciiTheme="majorHAnsi" w:hAnsiTheme="majorHAnsi"/>
        </w:rPr>
      </w:pPr>
      <w:ins w:id="441" w:author="Christopher Summerfield" w:date="2014-04-29T11:01:00Z">
        <w:r w:rsidRPr="00FA7740">
          <w:rPr>
            <w:rFonts w:asciiTheme="majorHAnsi" w:hAnsiTheme="majorHAnsi"/>
            <w:b/>
          </w:rPr>
          <w:t>Subjects.</w:t>
        </w:r>
        <w:r>
          <w:rPr>
            <w:rFonts w:asciiTheme="majorHAnsi" w:hAnsiTheme="majorHAnsi"/>
          </w:rPr>
          <w:t xml:space="preserve"> </w:t>
        </w:r>
        <w:r w:rsidRPr="00FA7740">
          <w:rPr>
            <w:rFonts w:asciiTheme="majorHAnsi" w:hAnsiTheme="majorHAnsi"/>
          </w:rPr>
          <w:t xml:space="preserve">18 healthy </w:t>
        </w:r>
        <w:r>
          <w:rPr>
            <w:rFonts w:asciiTheme="majorHAnsi" w:hAnsiTheme="majorHAnsi"/>
          </w:rPr>
          <w:t>participants (6 female, 12 male; age 20-34, mean 25.0 years) were recruited into the study in accordance with local ethical guidelines.  No participants reported a history of psychiatric or neurological illness, and all had normal or corrected-to-normal vision. They were paid £35 for participation in both a practice and a scanner session on two separate days.</w:t>
        </w:r>
      </w:ins>
    </w:p>
    <w:p w:rsidR="00A70B41" w:rsidRDefault="00A70B41" w:rsidP="00A70B41">
      <w:pPr>
        <w:numPr>
          <w:ins w:id="442" w:author="Christopher Summerfield" w:date="2014-04-29T11:01:00Z"/>
        </w:numPr>
        <w:jc w:val="both"/>
        <w:rPr>
          <w:ins w:id="443" w:author="Christopher Summerfield" w:date="2014-04-29T11:01:00Z"/>
          <w:rFonts w:asciiTheme="majorHAnsi" w:hAnsiTheme="majorHAnsi"/>
        </w:rPr>
      </w:pPr>
      <w:ins w:id="444" w:author="Christopher Summerfield" w:date="2014-04-29T11:01:00Z">
        <w:r>
          <w:rPr>
            <w:rFonts w:asciiTheme="majorHAnsi" w:hAnsiTheme="majorHAnsi"/>
          </w:rPr>
          <w:br/>
        </w:r>
        <w:proofErr w:type="gramStart"/>
        <w:r>
          <w:rPr>
            <w:rFonts w:asciiTheme="majorHAnsi" w:hAnsiTheme="majorHAnsi"/>
            <w:b/>
          </w:rPr>
          <w:t>Stimuli and t</w:t>
        </w:r>
        <w:r w:rsidRPr="00E246B6">
          <w:rPr>
            <w:rFonts w:asciiTheme="majorHAnsi" w:hAnsiTheme="majorHAnsi"/>
            <w:b/>
          </w:rPr>
          <w:t>ask.</w:t>
        </w:r>
        <w:proofErr w:type="gramEnd"/>
        <w:r>
          <w:rPr>
            <w:rFonts w:asciiTheme="majorHAnsi" w:hAnsiTheme="majorHAnsi"/>
          </w:rPr>
          <w:t xml:space="preserve"> Participants performed a rule-learning task that required pairs of shapes to be classified as “target” or “non-target” according to an unknown rule.  Each block of began with the presentation of one of 8 abstract symbolic cues (Greek letters) for </w:t>
        </w:r>
        <w:r w:rsidRPr="00D040A8">
          <w:rPr>
            <w:rFonts w:asciiTheme="majorHAnsi" w:hAnsiTheme="majorHAnsi"/>
          </w:rPr>
          <w:t>3</w:t>
        </w:r>
        <w:r>
          <w:rPr>
            <w:rFonts w:asciiTheme="majorHAnsi" w:hAnsiTheme="majorHAnsi"/>
          </w:rPr>
          <w:t>s.  After a period of 2-5s (jittered), a train of 16 pairs of stimuli appeared on the left or right of the screen at approximately 3</w:t>
        </w:r>
        <w:r>
          <w:rPr>
            <w:rFonts w:asciiTheme="majorHAnsi" w:hAnsiTheme="majorHAnsi"/>
          </w:rPr>
          <w:sym w:font="Symbol" w:char="F0B0"/>
        </w:r>
        <w:proofErr w:type="gramStart"/>
        <w:r>
          <w:rPr>
            <w:rFonts w:asciiTheme="majorHAnsi" w:hAnsiTheme="majorHAnsi"/>
          </w:rPr>
          <w:t xml:space="preserve"> eccentricity</w:t>
        </w:r>
        <w:proofErr w:type="gramEnd"/>
        <w:r>
          <w:rPr>
            <w:rFonts w:asciiTheme="majorHAnsi" w:hAnsiTheme="majorHAnsi"/>
          </w:rPr>
          <w:t xml:space="preserve">.  Each stimulus pair remained on the screen for 3s.  Each member of the pair could be a square, circle or triangle </w:t>
        </w:r>
        <w:proofErr w:type="spellStart"/>
        <w:r>
          <w:rPr>
            <w:rFonts w:asciiTheme="majorHAnsi" w:hAnsiTheme="majorHAnsi"/>
          </w:rPr>
          <w:t>coloured</w:t>
        </w:r>
        <w:proofErr w:type="spellEnd"/>
        <w:r>
          <w:rPr>
            <w:rFonts w:asciiTheme="majorHAnsi" w:hAnsiTheme="majorHAnsi"/>
          </w:rPr>
          <w:t xml:space="preserve"> red, green or blue.  Participants pressed a key (training task) or response button (scanner task) at any point during the 3s presentation period to indicate whether the stimulus was a target or </w:t>
        </w:r>
        <w:proofErr w:type="spellStart"/>
        <w:r>
          <w:rPr>
            <w:rFonts w:asciiTheme="majorHAnsi" w:hAnsiTheme="majorHAnsi"/>
          </w:rPr>
          <w:t>nontarget</w:t>
        </w:r>
        <w:proofErr w:type="spellEnd"/>
        <w:r>
          <w:rPr>
            <w:rFonts w:asciiTheme="majorHAnsi" w:hAnsiTheme="majorHAnsi"/>
          </w:rPr>
          <w:t xml:space="preserve">. Stimulus-response contingencies were fully counterbalanced across participants.  Responses were followed by fully informative auditory feedback consisting of a pairs of tones with ascending (correct) or descending (incorrect) pitch (400Hz; 800z) that lasted 200ms in total.  An interval of </w:t>
        </w:r>
        <w:r w:rsidRPr="00D040A8">
          <w:rPr>
            <w:rFonts w:asciiTheme="majorHAnsi" w:hAnsiTheme="majorHAnsi"/>
          </w:rPr>
          <w:t>2-6</w:t>
        </w:r>
        <w:r>
          <w:rPr>
            <w:rFonts w:asciiTheme="majorHAnsi" w:hAnsiTheme="majorHAnsi"/>
          </w:rPr>
          <w:t>s was interposed between stimuli, during which the screen was blank.  Participants completed a total of 48 blocks during training, and then a further 48 blocks for the scanner session, which occurred on a subsequent day.  In the scanner, the experiment was divided into 4 runs of 12 blocks each, buttressed by lead-in and lead-out durations of 10s.  Each block lasted ~17 minutes, bringing total scanning time to just over an hour.</w:t>
        </w:r>
      </w:ins>
    </w:p>
    <w:p w:rsidR="00A70B41" w:rsidRDefault="00A70B41" w:rsidP="00A70B41">
      <w:pPr>
        <w:numPr>
          <w:ins w:id="445" w:author="Christopher Summerfield" w:date="2014-04-29T11:01:00Z"/>
        </w:numPr>
        <w:jc w:val="both"/>
        <w:rPr>
          <w:ins w:id="446" w:author="Christopher Summerfield" w:date="2014-04-29T11:01:00Z"/>
          <w:rFonts w:asciiTheme="majorHAnsi" w:hAnsiTheme="majorHAnsi"/>
        </w:rPr>
      </w:pPr>
    </w:p>
    <w:p w:rsidR="00A70B41" w:rsidRDefault="00A70B41" w:rsidP="00A70B41">
      <w:pPr>
        <w:numPr>
          <w:ins w:id="447" w:author="Christopher Summerfield" w:date="2014-04-29T11:01:00Z"/>
        </w:numPr>
        <w:jc w:val="both"/>
        <w:rPr>
          <w:ins w:id="448" w:author="Christopher Summerfield" w:date="2014-04-29T11:01:00Z"/>
          <w:rFonts w:asciiTheme="majorHAnsi" w:hAnsiTheme="majorHAnsi"/>
        </w:rPr>
      </w:pPr>
      <w:ins w:id="449" w:author="Christopher Summerfield" w:date="2014-04-29T11:01:00Z">
        <w:r w:rsidRPr="00E96241">
          <w:rPr>
            <w:rFonts w:asciiTheme="majorHAnsi" w:hAnsiTheme="majorHAnsi"/>
            <w:b/>
          </w:rPr>
          <w:t>Rules.</w:t>
        </w:r>
        <w:r>
          <w:rPr>
            <w:rFonts w:asciiTheme="majorHAnsi" w:hAnsiTheme="majorHAnsi"/>
          </w:rPr>
          <w:t xml:space="preserve"> Rules were disjunctive – for example, in one block the rule might be “if the shape on the left is red, OR the shape on the right is blue, the stimulus pair is a target”. We denote this {red-left, blue</w:t>
        </w:r>
      </w:ins>
      <w:ins w:id="450" w:author="Jan Balaguer" w:date="2014-04-30T15:45:00Z">
        <w:r w:rsidR="003E2A4D">
          <w:rPr>
            <w:rFonts w:asciiTheme="majorHAnsi" w:hAnsiTheme="majorHAnsi"/>
          </w:rPr>
          <w:t>-</w:t>
        </w:r>
      </w:ins>
      <w:ins w:id="451" w:author="Christopher Summerfield" w:date="2014-04-29T11:01:00Z">
        <w:r>
          <w:rPr>
            <w:rFonts w:asciiTheme="majorHAnsi" w:hAnsiTheme="majorHAnsi"/>
          </w:rPr>
          <w:t>right}. We divided rules into 4 classes according to the feature that was relevant on each side (</w:t>
        </w:r>
        <w:proofErr w:type="gramStart"/>
        <w:r>
          <w:rPr>
            <w:rFonts w:asciiTheme="majorHAnsi" w:hAnsiTheme="majorHAnsi"/>
          </w:rPr>
          <w:t>left-right</w:t>
        </w:r>
        <w:proofErr w:type="gramEnd"/>
        <w:r>
          <w:rPr>
            <w:rFonts w:asciiTheme="majorHAnsi" w:hAnsiTheme="majorHAnsi"/>
          </w:rPr>
          <w:t xml:space="preserve">}: </w:t>
        </w:r>
        <w:proofErr w:type="spellStart"/>
        <w:r>
          <w:rPr>
            <w:rFonts w:asciiTheme="majorHAnsi" w:hAnsiTheme="majorHAnsi"/>
          </w:rPr>
          <w:t>colour-colour</w:t>
        </w:r>
        <w:proofErr w:type="spellEnd"/>
        <w:r>
          <w:rPr>
            <w:rFonts w:asciiTheme="majorHAnsi" w:hAnsiTheme="majorHAnsi"/>
          </w:rPr>
          <w:t xml:space="preserve">, </w:t>
        </w:r>
        <w:proofErr w:type="spellStart"/>
        <w:r>
          <w:rPr>
            <w:rFonts w:asciiTheme="majorHAnsi" w:hAnsiTheme="majorHAnsi"/>
          </w:rPr>
          <w:t>colour</w:t>
        </w:r>
        <w:proofErr w:type="spellEnd"/>
        <w:r>
          <w:rPr>
            <w:rFonts w:asciiTheme="majorHAnsi" w:hAnsiTheme="majorHAnsi"/>
          </w:rPr>
          <w:t>-shape, shape-</w:t>
        </w:r>
        <w:proofErr w:type="spellStart"/>
        <w:r>
          <w:rPr>
            <w:rFonts w:asciiTheme="majorHAnsi" w:hAnsiTheme="majorHAnsi"/>
          </w:rPr>
          <w:t>colour</w:t>
        </w:r>
        <w:proofErr w:type="spellEnd"/>
        <w:r>
          <w:rPr>
            <w:rFonts w:asciiTheme="majorHAnsi" w:hAnsiTheme="majorHAnsi"/>
          </w:rPr>
          <w:t xml:space="preserve"> and shape-shape. The same feature was never selected in both cases, for example {red-left, red-right} was disallowed, leaving 6 possible rules in each class – i.e. 24 rules total.  Each rule was thus repeated twice during practice and twice in the main experiment, leading to 48 blocks. Pairs of shapes were selected </w:t>
        </w:r>
        <w:proofErr w:type="spellStart"/>
        <w:r>
          <w:rPr>
            <w:rFonts w:asciiTheme="majorHAnsi" w:hAnsiTheme="majorHAnsi"/>
          </w:rPr>
          <w:t>pseudorandomly</w:t>
        </w:r>
        <w:proofErr w:type="spellEnd"/>
        <w:r>
          <w:rPr>
            <w:rFonts w:asciiTheme="majorHAnsi" w:hAnsiTheme="majorHAnsi"/>
          </w:rPr>
          <w:t xml:space="preserve"> in each block so that 8 trials were targets and 8 were </w:t>
        </w:r>
        <w:proofErr w:type="spellStart"/>
        <w:r>
          <w:rPr>
            <w:rFonts w:asciiTheme="majorHAnsi" w:hAnsiTheme="majorHAnsi"/>
          </w:rPr>
          <w:t>nontargets</w:t>
        </w:r>
        <w:proofErr w:type="spellEnd"/>
        <w:r>
          <w:rPr>
            <w:rFonts w:asciiTheme="majorHAnsi" w:hAnsiTheme="majorHAnsi"/>
          </w:rPr>
          <w:t xml:space="preserve">, but no combinations of </w:t>
        </w:r>
        <w:proofErr w:type="spellStart"/>
        <w:r>
          <w:rPr>
            <w:rFonts w:asciiTheme="majorHAnsi" w:hAnsiTheme="majorHAnsi"/>
          </w:rPr>
          <w:t>coloured</w:t>
        </w:r>
        <w:proofErr w:type="spellEnd"/>
        <w:r>
          <w:rPr>
            <w:rFonts w:asciiTheme="majorHAnsi" w:hAnsiTheme="majorHAnsi"/>
          </w:rPr>
          <w:t xml:space="preserve"> shapes were repeated.  </w:t>
        </w:r>
      </w:ins>
    </w:p>
    <w:p w:rsidR="00A70B41" w:rsidRDefault="00A70B41" w:rsidP="00A70B41">
      <w:pPr>
        <w:numPr>
          <w:ins w:id="452" w:author="Christopher Summerfield" w:date="2014-04-29T11:01:00Z"/>
        </w:numPr>
        <w:jc w:val="both"/>
        <w:rPr>
          <w:ins w:id="453" w:author="Christopher Summerfield" w:date="2014-04-29T11:01:00Z"/>
          <w:rFonts w:asciiTheme="majorHAnsi" w:hAnsiTheme="majorHAnsi"/>
        </w:rPr>
      </w:pPr>
    </w:p>
    <w:p w:rsidR="00A70B41" w:rsidRDefault="00A70B41" w:rsidP="00A70B41">
      <w:pPr>
        <w:numPr>
          <w:ins w:id="454" w:author="Christopher Summerfield" w:date="2014-04-29T11:01:00Z"/>
        </w:numPr>
        <w:jc w:val="both"/>
        <w:rPr>
          <w:ins w:id="455" w:author="Christopher Summerfield" w:date="2014-04-29T11:01:00Z"/>
          <w:rFonts w:asciiTheme="majorHAnsi" w:hAnsiTheme="majorHAnsi"/>
        </w:rPr>
      </w:pPr>
      <w:ins w:id="456" w:author="Christopher Summerfield" w:date="2014-04-29T11:01:00Z">
        <w:r w:rsidRPr="00E96241">
          <w:rPr>
            <w:rFonts w:asciiTheme="majorHAnsi" w:hAnsiTheme="majorHAnsi"/>
            <w:b/>
          </w:rPr>
          <w:t>Cues.</w:t>
        </w:r>
        <w:r>
          <w:rPr>
            <w:rFonts w:asciiTheme="majorHAnsi" w:hAnsiTheme="majorHAnsi"/>
          </w:rPr>
          <w:t xml:space="preserve"> Four symbolic cues were randomly assigned to the four rule classes for each participant.  Half of the total 48 blocks were designated ‘novel cues’ blocks, and the </w:t>
        </w:r>
        <w:proofErr w:type="gramStart"/>
        <w:r>
          <w:rPr>
            <w:rFonts w:asciiTheme="majorHAnsi" w:hAnsiTheme="majorHAnsi"/>
          </w:rPr>
          <w:t>remainder were</w:t>
        </w:r>
        <w:proofErr w:type="gramEnd"/>
        <w:r>
          <w:rPr>
            <w:rFonts w:asciiTheme="majorHAnsi" w:hAnsiTheme="majorHAnsi"/>
          </w:rPr>
          <w:t xml:space="preserve"> ‘familiar cues’ blocks.  In familiar cues blocks, the symbolic cue faithfully indicated the rule class that was relevant (but not the precise rule).  Participants were fully briefed as to the meaning of the cues at the beginning of the practice session, and the cues remained unchanged during the later scanner session.  For the novel cues blocks, one of the remaining four cues was chosen </w:t>
        </w:r>
        <w:proofErr w:type="spellStart"/>
        <w:r>
          <w:rPr>
            <w:rFonts w:asciiTheme="majorHAnsi" w:hAnsiTheme="majorHAnsi"/>
          </w:rPr>
          <w:t>pseudorandomly</w:t>
        </w:r>
        <w:proofErr w:type="spellEnd"/>
        <w:r>
          <w:rPr>
            <w:rFonts w:asciiTheme="majorHAnsi" w:hAnsiTheme="majorHAnsi"/>
          </w:rPr>
          <w:t xml:space="preserve"> at the start of the block (irrespective of the rule class) with the only constraint that each cue was selected an equal number of times.</w:t>
        </w:r>
      </w:ins>
    </w:p>
    <w:p w:rsidR="00A70B41" w:rsidRDefault="00A70B41" w:rsidP="00A70B41">
      <w:pPr>
        <w:numPr>
          <w:ins w:id="457" w:author="Christopher Summerfield" w:date="2014-04-29T11:01:00Z"/>
        </w:numPr>
        <w:jc w:val="both"/>
        <w:rPr>
          <w:ins w:id="458" w:author="Christopher Summerfield" w:date="2014-04-29T11:01:00Z"/>
          <w:rFonts w:asciiTheme="majorHAnsi" w:hAnsiTheme="majorHAnsi"/>
        </w:rPr>
      </w:pPr>
    </w:p>
    <w:p w:rsidR="00A70B41" w:rsidRDefault="00A70B41" w:rsidP="00A70B41">
      <w:pPr>
        <w:numPr>
          <w:ins w:id="459" w:author="Christopher Summerfield" w:date="2014-04-29T11:01:00Z"/>
        </w:numPr>
        <w:jc w:val="both"/>
        <w:rPr>
          <w:ins w:id="460" w:author="Christopher Summerfield" w:date="2014-04-29T11:01:00Z"/>
          <w:rFonts w:asciiTheme="majorHAnsi" w:hAnsiTheme="majorHAnsi"/>
        </w:rPr>
      </w:pPr>
      <w:proofErr w:type="spellStart"/>
      <w:ins w:id="461" w:author="Christopher Summerfield" w:date="2014-04-29T11:01:00Z">
        <w:r>
          <w:rPr>
            <w:rFonts w:asciiTheme="majorHAnsi" w:hAnsiTheme="majorHAnsi"/>
            <w:b/>
          </w:rPr>
          <w:t>Behavioural</w:t>
        </w:r>
        <w:proofErr w:type="spellEnd"/>
        <w:r>
          <w:rPr>
            <w:rFonts w:asciiTheme="majorHAnsi" w:hAnsiTheme="majorHAnsi"/>
            <w:b/>
          </w:rPr>
          <w:t xml:space="preserve"> analyses</w:t>
        </w:r>
        <w:r w:rsidRPr="00DB6C0F">
          <w:rPr>
            <w:rFonts w:asciiTheme="majorHAnsi" w:hAnsiTheme="majorHAnsi"/>
            <w:b/>
          </w:rPr>
          <w:t>.</w:t>
        </w:r>
        <w:r>
          <w:rPr>
            <w:rFonts w:asciiTheme="majorHAnsi" w:hAnsiTheme="majorHAnsi"/>
          </w:rPr>
          <w:t xml:space="preserve"> We </w:t>
        </w:r>
        <w:proofErr w:type="spellStart"/>
        <w:r>
          <w:rPr>
            <w:rFonts w:asciiTheme="majorHAnsi" w:hAnsiTheme="majorHAnsi"/>
          </w:rPr>
          <w:t>analysed</w:t>
        </w:r>
        <w:proofErr w:type="spellEnd"/>
        <w:r>
          <w:rPr>
            <w:rFonts w:asciiTheme="majorHAnsi" w:hAnsiTheme="majorHAnsi"/>
          </w:rPr>
          <w:t xml:space="preserve"> accuracy, choice (target vs. </w:t>
        </w:r>
        <w:proofErr w:type="spellStart"/>
        <w:r>
          <w:rPr>
            <w:rFonts w:asciiTheme="majorHAnsi" w:hAnsiTheme="majorHAnsi"/>
          </w:rPr>
          <w:t>nontarget</w:t>
        </w:r>
        <w:proofErr w:type="spellEnd"/>
        <w:r>
          <w:rPr>
            <w:rFonts w:asciiTheme="majorHAnsi" w:hAnsiTheme="majorHAnsi"/>
          </w:rPr>
          <w:t xml:space="preserve">), and reaction </w:t>
        </w:r>
        <w:commentRangeStart w:id="462"/>
        <w:r>
          <w:rPr>
            <w:rFonts w:asciiTheme="majorHAnsi" w:hAnsiTheme="majorHAnsi"/>
          </w:rPr>
          <w:t>times</w:t>
        </w:r>
      </w:ins>
      <w:commentRangeEnd w:id="462"/>
      <w:ins w:id="463" w:author="Christopher Summerfield" w:date="2014-04-29T11:27:00Z">
        <w:r w:rsidR="00207506">
          <w:rPr>
            <w:rStyle w:val="CommentReference"/>
            <w:vanish/>
          </w:rPr>
          <w:commentReference w:id="462"/>
        </w:r>
      </w:ins>
      <w:ins w:id="464" w:author="Christopher Summerfield" w:date="2014-04-29T11:01:00Z">
        <w:r>
          <w:rPr>
            <w:rFonts w:asciiTheme="majorHAnsi" w:hAnsiTheme="majorHAnsi"/>
          </w:rPr>
          <w:t xml:space="preserve"> with ANOVAs testing the influence of cue condition and trial number.  We also verified the influence of the past history of </w:t>
        </w:r>
        <w:proofErr w:type="spellStart"/>
        <w:r>
          <w:rPr>
            <w:rFonts w:asciiTheme="majorHAnsi" w:hAnsiTheme="majorHAnsi"/>
          </w:rPr>
          <w:t>verificatory</w:t>
        </w:r>
        <w:proofErr w:type="spellEnd"/>
        <w:r>
          <w:rPr>
            <w:rFonts w:asciiTheme="majorHAnsi" w:hAnsiTheme="majorHAnsi"/>
          </w:rPr>
          <w:t xml:space="preserve"> and </w:t>
        </w:r>
        <w:proofErr w:type="spellStart"/>
        <w:r>
          <w:rPr>
            <w:rFonts w:asciiTheme="majorHAnsi" w:hAnsiTheme="majorHAnsi"/>
          </w:rPr>
          <w:t>falsificatory</w:t>
        </w:r>
        <w:proofErr w:type="spellEnd"/>
        <w:r>
          <w:rPr>
            <w:rFonts w:asciiTheme="majorHAnsi" w:hAnsiTheme="majorHAnsi"/>
          </w:rPr>
          <w:t xml:space="preserve"> feedback on </w:t>
        </w:r>
        <w:proofErr w:type="spellStart"/>
        <w:r>
          <w:rPr>
            <w:rFonts w:asciiTheme="majorHAnsi" w:hAnsiTheme="majorHAnsi"/>
          </w:rPr>
          <w:t>behaviour</w:t>
        </w:r>
        <w:proofErr w:type="spellEnd"/>
        <w:r>
          <w:rPr>
            <w:rFonts w:asciiTheme="majorHAnsi" w:hAnsiTheme="majorHAnsi"/>
          </w:rPr>
          <w:t>. For each feature (e.g. red on the left), we estimated the probability to respond target (as a proportion of target responses) as a function of the dimension (relevant, irrelevant), the cue (familiar, novel) and the number of times it previously appeared associated with a target (one, two, three, or more).  Probabilities shown in Fig. 2d were averaged across features and sides (left and right).</w:t>
        </w:r>
      </w:ins>
      <w:ins w:id="465" w:author="Christopher Summerfield" w:date="2014-04-29T11:27:00Z">
        <w:r w:rsidR="00207506">
          <w:rPr>
            <w:rFonts w:asciiTheme="majorHAnsi" w:hAnsiTheme="majorHAnsi"/>
          </w:rPr>
          <w:t xml:space="preserve"> </w:t>
        </w:r>
      </w:ins>
      <w:commentRangeStart w:id="466"/>
      <w:proofErr w:type="gramStart"/>
      <w:ins w:id="467" w:author="Christopher Summerfield" w:date="2014-04-29T11:01:00Z">
        <w:r>
          <w:rPr>
            <w:rFonts w:asciiTheme="majorHAnsi" w:hAnsiTheme="majorHAnsi"/>
          </w:rPr>
          <w:t>Analysis in reaction time were</w:t>
        </w:r>
        <w:proofErr w:type="gramEnd"/>
        <w:r>
          <w:rPr>
            <w:rFonts w:asciiTheme="majorHAnsi" w:hAnsiTheme="majorHAnsi"/>
          </w:rPr>
          <w:t xml:space="preserve"> controlled to avoid for sequential effects. Slowing down was estimated as the deviation from the baseline (average) reaction time, independently for each trial.</w:t>
        </w:r>
      </w:ins>
    </w:p>
    <w:commentRangeEnd w:id="466"/>
    <w:p w:rsidR="00A70B41" w:rsidRPr="00563533" w:rsidRDefault="00F61FC9" w:rsidP="00A70B41">
      <w:pPr>
        <w:numPr>
          <w:ins w:id="468" w:author="Christopher Summerfield" w:date="2014-04-29T11:01:00Z"/>
        </w:numPr>
        <w:jc w:val="both"/>
        <w:rPr>
          <w:ins w:id="469" w:author="Christopher Summerfield" w:date="2014-05-01T08:42:00Z"/>
          <w:rFonts w:ascii="Calibri" w:hAnsi="Calibri"/>
        </w:rPr>
      </w:pPr>
      <w:ins w:id="470" w:author="Christopher Summerfield" w:date="2014-05-01T08:42:00Z">
        <w:r w:rsidRPr="00F61FC9">
          <w:rPr>
            <w:rFonts w:ascii="Calibri" w:hAnsi="Calibri"/>
          </w:rPr>
          <w:t>All ANOVAs were carried out with Greenhouse-</w:t>
        </w:r>
        <w:proofErr w:type="spellStart"/>
        <w:r w:rsidRPr="00F61FC9">
          <w:rPr>
            <w:rFonts w:ascii="Calibri" w:hAnsi="Calibri"/>
          </w:rPr>
          <w:t>Geisser</w:t>
        </w:r>
        <w:proofErr w:type="spellEnd"/>
        <w:r w:rsidRPr="00F61FC9">
          <w:rPr>
            <w:rFonts w:ascii="Calibri" w:hAnsi="Calibri"/>
          </w:rPr>
          <w:t xml:space="preserve"> correction for </w:t>
        </w:r>
        <w:proofErr w:type="spellStart"/>
        <w:r w:rsidRPr="00F61FC9">
          <w:rPr>
            <w:rFonts w:ascii="Calibri" w:hAnsi="Calibri"/>
          </w:rPr>
          <w:t>sphericity</w:t>
        </w:r>
        <w:proofErr w:type="spellEnd"/>
        <w:r w:rsidRPr="00F61FC9">
          <w:rPr>
            <w:rFonts w:ascii="Calibri" w:hAnsi="Calibri"/>
          </w:rPr>
          <w:t xml:space="preserve"> (reporting adjusted </w:t>
        </w:r>
        <w:proofErr w:type="spellStart"/>
        <w:r w:rsidRPr="00F61FC9">
          <w:rPr>
            <w:rFonts w:ascii="Calibri" w:hAnsi="Calibri"/>
          </w:rPr>
          <w:t>d.f</w:t>
        </w:r>
        <w:proofErr w:type="spellEnd"/>
        <w:r w:rsidRPr="00F61FC9">
          <w:rPr>
            <w:rFonts w:ascii="Calibri" w:hAnsi="Calibri"/>
          </w:rPr>
          <w:t>. rounded to the nearest integer) using an alpha of p &lt; 0.05.</w:t>
        </w:r>
      </w:ins>
      <w:ins w:id="471" w:author="Christopher Summerfield" w:date="2014-04-29T11:28:00Z">
        <w:r w:rsidR="00207506" w:rsidRPr="00563533">
          <w:rPr>
            <w:rStyle w:val="CommentReference"/>
            <w:vanish/>
          </w:rPr>
          <w:commentReference w:id="466"/>
        </w:r>
      </w:ins>
    </w:p>
    <w:p w:rsidR="00563533" w:rsidRDefault="00563533" w:rsidP="00A70B41">
      <w:pPr>
        <w:numPr>
          <w:ins w:id="472" w:author="Christopher Summerfield" w:date="2014-05-01T08:42:00Z"/>
        </w:numPr>
        <w:jc w:val="both"/>
        <w:rPr>
          <w:ins w:id="473" w:author="Christopher Summerfield" w:date="2014-04-29T11:01:00Z"/>
          <w:rFonts w:ascii="Calibri" w:hAnsi="Calibri"/>
        </w:rPr>
      </w:pPr>
    </w:p>
    <w:p w:rsidR="00DD0FC3" w:rsidRDefault="00A70B41" w:rsidP="00A70B41">
      <w:pPr>
        <w:numPr>
          <w:ins w:id="474" w:author="Christopher Summerfield" w:date="2014-04-29T11:01:00Z"/>
        </w:numPr>
        <w:jc w:val="both"/>
        <w:rPr>
          <w:ins w:id="475" w:author="Christopher Summerfield" w:date="2014-05-01T07:57:00Z"/>
          <w:rFonts w:asciiTheme="majorHAnsi" w:hAnsiTheme="majorHAnsi"/>
        </w:rPr>
      </w:pPr>
      <w:ins w:id="476" w:author="Christopher Summerfield" w:date="2014-04-29T11:01:00Z">
        <w:r w:rsidRPr="00056FEA">
          <w:rPr>
            <w:rFonts w:ascii="Calibri" w:hAnsi="Calibri"/>
            <w:b/>
          </w:rPr>
          <w:t xml:space="preserve">Computational </w:t>
        </w:r>
        <w:proofErr w:type="spellStart"/>
        <w:r w:rsidRPr="00056FEA">
          <w:rPr>
            <w:rFonts w:ascii="Calibri" w:hAnsi="Calibri"/>
            <w:b/>
          </w:rPr>
          <w:t>modelling</w:t>
        </w:r>
        <w:proofErr w:type="spellEnd"/>
        <w:r w:rsidRPr="00056FEA">
          <w:rPr>
            <w:rFonts w:ascii="Calibri" w:hAnsi="Calibri"/>
            <w:b/>
          </w:rPr>
          <w:t>.</w:t>
        </w:r>
        <w:r>
          <w:rPr>
            <w:rFonts w:ascii="Calibri" w:hAnsi="Calibri"/>
          </w:rPr>
          <w:t xml:space="preserve"> Our model updated beliefs about a space of possible hypotheses concerning the rule on each side of the screen, using a delta rule (equations described in the main text).  In total, there were 12 hypothesis computed in parallel, defined by the dimension/side combination (</w:t>
        </w:r>
        <w:proofErr w:type="spellStart"/>
        <w:r>
          <w:rPr>
            <w:rFonts w:ascii="Calibri" w:hAnsi="Calibri"/>
          </w:rPr>
          <w:t>colour</w:t>
        </w:r>
        <w:proofErr w:type="spellEnd"/>
        <w:r>
          <w:rPr>
            <w:rFonts w:ascii="Calibri" w:hAnsi="Calibri"/>
          </w:rPr>
          <w:t xml:space="preserve">-left, </w:t>
        </w:r>
        <w:proofErr w:type="spellStart"/>
        <w:r>
          <w:rPr>
            <w:rFonts w:ascii="Calibri" w:hAnsi="Calibri"/>
          </w:rPr>
          <w:t>colour</w:t>
        </w:r>
        <w:proofErr w:type="spellEnd"/>
        <w:r>
          <w:rPr>
            <w:rFonts w:ascii="Calibri" w:hAnsi="Calibri"/>
          </w:rPr>
          <w:t xml:space="preserve">-right, shape-left, shape-right} and the feature (red/green/blue or shape/circle/triangle).  Only the values corresponding to the features currently shown on the screen are updated. This space is reduced to 6 values in the </w:t>
        </w:r>
        <w:r w:rsidRPr="007A165F">
          <w:rPr>
            <w:rFonts w:asciiTheme="majorHAnsi" w:hAnsiTheme="majorHAnsi"/>
          </w:rPr>
          <w:t>familiar case (where only the relevant dimensions are taken into account).</w:t>
        </w:r>
      </w:ins>
    </w:p>
    <w:p w:rsidR="00DD0FC3" w:rsidRDefault="00DD0FC3" w:rsidP="00A70B41">
      <w:pPr>
        <w:numPr>
          <w:ins w:id="477" w:author="Christopher Summerfield" w:date="2014-05-01T07:57:00Z"/>
        </w:numPr>
        <w:jc w:val="both"/>
        <w:rPr>
          <w:ins w:id="478" w:author="Christopher Summerfield" w:date="2014-05-01T07:57:00Z"/>
          <w:rFonts w:asciiTheme="majorHAnsi" w:hAnsiTheme="majorHAnsi"/>
        </w:rPr>
      </w:pPr>
    </w:p>
    <w:p w:rsidR="00DD0FC3" w:rsidRDefault="00DD0FC3" w:rsidP="00DD0FC3">
      <w:pPr>
        <w:numPr>
          <w:ins w:id="479" w:author="Christopher Summerfield" w:date="2014-05-01T07:57:00Z"/>
        </w:numPr>
        <w:jc w:val="both"/>
        <w:rPr>
          <w:ins w:id="480" w:author="Christopher Summerfield" w:date="2014-05-01T07:57:00Z"/>
          <w:rFonts w:asciiTheme="majorHAnsi" w:hAnsiTheme="majorHAnsi"/>
        </w:rPr>
      </w:pPr>
      <w:ins w:id="481" w:author="Christopher Summerfield" w:date="2014-05-01T07:57:00Z">
        <w:r>
          <w:rPr>
            <w:rFonts w:asciiTheme="majorHAnsi" w:hAnsiTheme="majorHAnsi"/>
          </w:rPr>
          <w:t>On every trial, the model chose</w:t>
        </w:r>
        <w:r w:rsidRPr="007A165F">
          <w:rPr>
            <w:rFonts w:asciiTheme="majorHAnsi" w:hAnsiTheme="majorHAnsi"/>
          </w:rPr>
          <w:t xml:space="preserve"> target if TV ≥ 0</w:t>
        </w:r>
        <w:r>
          <w:rPr>
            <w:rFonts w:asciiTheme="majorHAnsi" w:hAnsiTheme="majorHAnsi"/>
          </w:rPr>
          <w:t>,</w:t>
        </w:r>
        <w:r w:rsidRPr="007A165F">
          <w:rPr>
            <w:rFonts w:asciiTheme="majorHAnsi" w:hAnsiTheme="majorHAnsi"/>
          </w:rPr>
          <w:t xml:space="preserve"> and </w:t>
        </w:r>
        <w:proofErr w:type="spellStart"/>
        <w:r w:rsidRPr="007A165F">
          <w:rPr>
            <w:rFonts w:asciiTheme="majorHAnsi" w:hAnsiTheme="majorHAnsi"/>
          </w:rPr>
          <w:t>nontarget</w:t>
        </w:r>
        <w:proofErr w:type="spellEnd"/>
        <w:r w:rsidRPr="007A165F">
          <w:rPr>
            <w:rFonts w:asciiTheme="majorHAnsi" w:hAnsiTheme="majorHAnsi"/>
          </w:rPr>
          <w:t xml:space="preserve"> otherwise</w:t>
        </w:r>
        <w:r>
          <w:rPr>
            <w:rFonts w:asciiTheme="majorHAnsi" w:hAnsiTheme="majorHAnsi"/>
          </w:rPr>
          <w:t>, where:</w:t>
        </w:r>
      </w:ins>
    </w:p>
    <w:p w:rsidR="00DD0FC3" w:rsidRDefault="00DD0FC3" w:rsidP="00DD0FC3">
      <w:pPr>
        <w:numPr>
          <w:ins w:id="482" w:author="Christopher Summerfield" w:date="2014-05-01T07:57:00Z"/>
        </w:numPr>
        <w:jc w:val="both"/>
        <w:rPr>
          <w:ins w:id="483" w:author="Christopher Summerfield" w:date="2014-05-01T07:57:00Z"/>
          <w:rFonts w:asciiTheme="majorHAnsi" w:hAnsiTheme="majorHAnsi"/>
        </w:rPr>
      </w:pPr>
      <w:ins w:id="484" w:author="Christopher Summerfield" w:date="2014-05-01T07:57:00Z">
        <w:r>
          <w:rPr>
            <w:rFonts w:asciiTheme="majorHAnsi" w:hAnsiTheme="majorHAnsi"/>
          </w:rPr>
          <w:tab/>
        </w:r>
      </w:ins>
    </w:p>
    <w:p w:rsidR="00DD0FC3" w:rsidRDefault="00DD0FC3" w:rsidP="00DD0FC3">
      <w:pPr>
        <w:numPr>
          <w:ins w:id="485" w:author="Christopher Summerfield" w:date="2014-05-01T07:57:00Z"/>
        </w:numPr>
        <w:tabs>
          <w:tab w:val="left" w:pos="1134"/>
          <w:tab w:val="left" w:pos="7230"/>
        </w:tabs>
        <w:ind w:firstLine="709"/>
        <w:jc w:val="both"/>
        <w:rPr>
          <w:ins w:id="486" w:author="Christopher Summerfield" w:date="2014-05-01T07:57:00Z"/>
          <w:rFonts w:ascii="Calibri" w:hAnsi="Calibri"/>
        </w:rPr>
      </w:pPr>
      <w:ins w:id="487" w:author="Christopher Summerfield" w:date="2014-05-01T07:57:00Z">
        <w:r>
          <w:rPr>
            <w:rFonts w:asciiTheme="majorHAnsi" w:hAnsiTheme="majorHAnsi"/>
          </w:rPr>
          <w:t xml:space="preserve">TV  = </w:t>
        </w:r>
        <w:r>
          <w:rPr>
            <w:rFonts w:ascii="Calibri" w:hAnsi="Calibri"/>
          </w:rPr>
          <w:t>H</w:t>
        </w:r>
        <w:r w:rsidRPr="0071785E">
          <w:rPr>
            <w:rFonts w:ascii="Calibri" w:hAnsi="Calibri"/>
            <w:vertAlign w:val="subscript"/>
          </w:rPr>
          <w:t>MAX</w:t>
        </w:r>
        <w:r>
          <w:t xml:space="preserve"> + τ </w:t>
        </w:r>
        <w:r>
          <w:rPr>
            <w:rFonts w:ascii="Calibri" w:hAnsi="Calibri"/>
          </w:rPr>
          <w:t>· (H</w:t>
        </w:r>
        <w:r>
          <w:rPr>
            <w:rFonts w:ascii="Calibri" w:hAnsi="Calibri"/>
            <w:vertAlign w:val="subscript"/>
          </w:rPr>
          <w:t>MIN</w:t>
        </w:r>
        <w:r>
          <w:rPr>
            <w:rFonts w:ascii="Calibri" w:hAnsi="Calibri"/>
          </w:rPr>
          <w:t xml:space="preserve"> - H</w:t>
        </w:r>
        <w:r w:rsidRPr="00EC3723">
          <w:rPr>
            <w:rFonts w:ascii="Calibri" w:hAnsi="Calibri"/>
            <w:vertAlign w:val="subscript"/>
          </w:rPr>
          <w:t>MAX</w:t>
        </w:r>
        <w:r>
          <w:rPr>
            <w:rFonts w:ascii="Calibri" w:hAnsi="Calibri"/>
          </w:rPr>
          <w:t>)</w:t>
        </w:r>
        <w:r>
          <w:rPr>
            <w:rFonts w:ascii="Calibri" w:hAnsi="Calibri"/>
          </w:rPr>
          <w:tab/>
        </w:r>
      </w:ins>
      <w:ins w:id="488" w:author="Christopher Summerfield" w:date="2014-05-01T08:44:00Z">
        <w:r w:rsidR="00563533">
          <w:rPr>
            <w:rFonts w:ascii="Calibri" w:hAnsi="Calibri"/>
          </w:rPr>
          <w:tab/>
        </w:r>
        <w:r w:rsidR="00563533">
          <w:rPr>
            <w:rFonts w:ascii="Calibri" w:hAnsi="Calibri"/>
          </w:rPr>
          <w:tab/>
        </w:r>
      </w:ins>
      <w:ins w:id="489" w:author="Christopher Summerfield" w:date="2014-05-01T07:57:00Z">
        <w:r>
          <w:rPr>
            <w:rFonts w:ascii="Calibri" w:hAnsi="Calibri"/>
          </w:rPr>
          <w:t>(3)</w:t>
        </w:r>
      </w:ins>
    </w:p>
    <w:p w:rsidR="00DD0FC3" w:rsidRDefault="00DD0FC3" w:rsidP="00DD0FC3">
      <w:pPr>
        <w:numPr>
          <w:ins w:id="490" w:author="Christopher Summerfield" w:date="2014-05-01T07:57:00Z"/>
        </w:numPr>
        <w:jc w:val="both"/>
        <w:rPr>
          <w:ins w:id="491" w:author="Christopher Summerfield" w:date="2014-05-01T07:57:00Z"/>
          <w:rFonts w:ascii="Calibri" w:hAnsi="Calibri"/>
        </w:rPr>
      </w:pPr>
    </w:p>
    <w:p w:rsidR="00DD0FC3" w:rsidRDefault="00DD0FC3" w:rsidP="00DD0FC3">
      <w:pPr>
        <w:numPr>
          <w:ins w:id="492" w:author="Christopher Summerfield" w:date="2014-05-01T07:57:00Z"/>
        </w:numPr>
        <w:jc w:val="both"/>
        <w:rPr>
          <w:ins w:id="493" w:author="Christopher Summerfield" w:date="2014-05-01T07:57:00Z"/>
          <w:rFonts w:ascii="Calibri" w:hAnsi="Calibri"/>
        </w:rPr>
      </w:pPr>
      <w:ins w:id="494" w:author="Christopher Summerfield" w:date="2014-05-01T07:57:00Z">
        <w:r>
          <w:rPr>
            <w:rFonts w:ascii="Calibri" w:hAnsi="Calibri"/>
          </w:rPr>
          <w:t>where H</w:t>
        </w:r>
        <w:r w:rsidRPr="00EC3723">
          <w:rPr>
            <w:rFonts w:ascii="Calibri" w:hAnsi="Calibri"/>
            <w:vertAlign w:val="subscript"/>
          </w:rPr>
          <w:t>MAX</w:t>
        </w:r>
        <w:r>
          <w:rPr>
            <w:rFonts w:ascii="Calibri" w:hAnsi="Calibri"/>
          </w:rPr>
          <w:t xml:space="preserve"> (H</w:t>
        </w:r>
        <w:r w:rsidRPr="00EC3723">
          <w:rPr>
            <w:rFonts w:ascii="Calibri" w:hAnsi="Calibri"/>
            <w:vertAlign w:val="subscript"/>
          </w:rPr>
          <w:t>MIN</w:t>
        </w:r>
        <w:r>
          <w:rPr>
            <w:rFonts w:ascii="Calibri" w:hAnsi="Calibri"/>
          </w:rPr>
          <w:t xml:space="preserve"> respectively) is the maximum (min</w:t>
        </w:r>
        <w:r w:rsidR="00F61FC9" w:rsidRPr="00F61FC9">
          <w:rPr>
            <w:rFonts w:asciiTheme="majorHAnsi" w:hAnsiTheme="majorHAnsi"/>
          </w:rPr>
          <w:t xml:space="preserve">imum) associative value of features in the current trial, and </w:t>
        </w:r>
        <w:r w:rsidR="00F61FC9" w:rsidRPr="00F61FC9">
          <w:rPr>
            <w:rFonts w:asciiTheme="majorHAnsi" w:hAnsiTheme="majorHAnsi" w:hint="eastAsia"/>
          </w:rPr>
          <w:t>τ</w:t>
        </w:r>
        <w:r w:rsidR="00F61FC9" w:rsidRPr="00F61FC9">
          <w:rPr>
            <w:rFonts w:asciiTheme="majorHAnsi" w:hAnsiTheme="majorHAnsi"/>
          </w:rPr>
          <w:t xml:space="preserve"> was an additional free parameter </w:t>
        </w:r>
      </w:ins>
      <w:ins w:id="495" w:author="Christopher Summerfield" w:date="2014-05-01T08:43:00Z">
        <w:r w:rsidR="00563533">
          <w:rPr>
            <w:rFonts w:asciiTheme="majorHAnsi" w:hAnsiTheme="majorHAnsi"/>
          </w:rPr>
          <w:t xml:space="preserve">that controlled whether decisions were mainly based on the most, or least, </w:t>
        </w:r>
        <w:del w:id="496" w:author="Jan Balaguer" w:date="2014-06-03T14:09:00Z">
          <w:r w:rsidR="00563533" w:rsidDel="00F265A7">
            <w:rPr>
              <w:rFonts w:asciiTheme="majorHAnsi" w:hAnsiTheme="majorHAnsi"/>
            </w:rPr>
            <w:delText>diagonostic</w:delText>
          </w:r>
        </w:del>
      </w:ins>
      <w:proofErr w:type="gramStart"/>
      <w:ins w:id="497" w:author="Jan Balaguer" w:date="2014-06-03T14:09:00Z">
        <w:r w:rsidR="00F265A7">
          <w:rPr>
            <w:rFonts w:asciiTheme="majorHAnsi" w:hAnsiTheme="majorHAnsi"/>
          </w:rPr>
          <w:t>diagnostic</w:t>
        </w:r>
      </w:ins>
      <w:proofErr w:type="gramEnd"/>
      <w:ins w:id="498" w:author="Christopher Summerfield" w:date="2014-05-01T08:43:00Z">
        <w:r w:rsidR="00563533">
          <w:rPr>
            <w:rFonts w:asciiTheme="majorHAnsi" w:hAnsiTheme="majorHAnsi"/>
          </w:rPr>
          <w:t xml:space="preserve"> feature information.  We do not focus on analyses of </w:t>
        </w:r>
      </w:ins>
      <w:ins w:id="499" w:author="Christopher Summerfield" w:date="2014-05-01T08:44:00Z">
        <w:r w:rsidR="00563533">
          <w:t xml:space="preserve">τ </w:t>
        </w:r>
        <w:r w:rsidR="00F61FC9" w:rsidRPr="00F61FC9">
          <w:rPr>
            <w:rFonts w:asciiTheme="majorHAnsi" w:hAnsiTheme="majorHAnsi"/>
          </w:rPr>
          <w:t>because of</w:t>
        </w:r>
        <w:r w:rsidR="00563533">
          <w:rPr>
            <w:rFonts w:asciiTheme="majorHAnsi" w:hAnsiTheme="majorHAnsi"/>
          </w:rPr>
          <w:t xml:space="preserve"> space constraints; more information is given in the supplementary materials.</w:t>
        </w:r>
      </w:ins>
    </w:p>
    <w:p w:rsidR="00A70B41" w:rsidRPr="007A165F" w:rsidRDefault="00A70B41" w:rsidP="00A70B41">
      <w:pPr>
        <w:numPr>
          <w:ins w:id="500" w:author="Christopher Summerfield" w:date="2014-04-29T11:01:00Z"/>
        </w:numPr>
        <w:jc w:val="both"/>
        <w:rPr>
          <w:ins w:id="501" w:author="Christopher Summerfield" w:date="2014-04-29T11:01:00Z"/>
          <w:rFonts w:asciiTheme="majorHAnsi" w:hAnsiTheme="majorHAnsi"/>
        </w:rPr>
      </w:pPr>
      <w:ins w:id="502" w:author="Christopher Summerfield" w:date="2014-04-29T11:01:00Z">
        <w:del w:id="503" w:author="Jan Balaguer" w:date="2014-04-29T13:49:00Z">
          <w:r w:rsidDel="00731BF0">
            <w:rPr>
              <w:rFonts w:asciiTheme="majorHAnsi" w:hAnsiTheme="majorHAnsi"/>
            </w:rPr>
            <w:delText xml:space="preserve"> The m</w:delText>
          </w:r>
          <w:r w:rsidRPr="007A165F" w:rsidDel="00731BF0">
            <w:rPr>
              <w:rFonts w:asciiTheme="majorHAnsi" w:hAnsiTheme="majorHAnsi"/>
            </w:rPr>
            <w:delText xml:space="preserve">odel </w:delText>
          </w:r>
          <w:r w:rsidDel="00731BF0">
            <w:rPr>
              <w:rFonts w:asciiTheme="majorHAnsi" w:hAnsiTheme="majorHAnsi"/>
            </w:rPr>
            <w:delText>chose</w:delText>
          </w:r>
          <w:r w:rsidRPr="007A165F" w:rsidDel="00731BF0">
            <w:rPr>
              <w:rFonts w:asciiTheme="majorHAnsi" w:hAnsiTheme="majorHAnsi"/>
            </w:rPr>
            <w:delText xml:space="preserve"> target if TV ≥ 0</w:delText>
          </w:r>
          <w:r w:rsidDel="00731BF0">
            <w:rPr>
              <w:rFonts w:asciiTheme="majorHAnsi" w:hAnsiTheme="majorHAnsi"/>
            </w:rPr>
            <w:delText>,</w:delText>
          </w:r>
          <w:r w:rsidRPr="007A165F" w:rsidDel="00731BF0">
            <w:rPr>
              <w:rFonts w:asciiTheme="majorHAnsi" w:hAnsiTheme="majorHAnsi"/>
            </w:rPr>
            <w:delText xml:space="preserve"> and nontarget otherwise.</w:delText>
          </w:r>
        </w:del>
      </w:ins>
    </w:p>
    <w:p w:rsidR="00A70B41" w:rsidRDefault="00A70B41" w:rsidP="00A70B41">
      <w:pPr>
        <w:numPr>
          <w:ins w:id="504" w:author="Christopher Summerfield" w:date="2014-04-29T11:01:00Z"/>
        </w:numPr>
        <w:jc w:val="both"/>
        <w:rPr>
          <w:ins w:id="505" w:author="Christopher Summerfield" w:date="2014-04-29T11:01:00Z"/>
          <w:rFonts w:asciiTheme="majorHAnsi" w:hAnsiTheme="majorHAnsi"/>
        </w:rPr>
      </w:pPr>
      <w:ins w:id="506" w:author="Christopher Summerfield" w:date="2014-04-29T11:01:00Z">
        <w:r w:rsidRPr="007A165F">
          <w:rPr>
            <w:rFonts w:asciiTheme="majorHAnsi" w:hAnsiTheme="majorHAnsi"/>
          </w:rPr>
          <w:t xml:space="preserve">Fittings of the model were done using an exhaustive search through a </w:t>
        </w:r>
        <w:r>
          <w:rPr>
            <w:rFonts w:asciiTheme="majorHAnsi" w:hAnsiTheme="majorHAnsi"/>
          </w:rPr>
          <w:t>2</w:t>
        </w:r>
        <w:r w:rsidRPr="007A165F">
          <w:rPr>
            <w:rFonts w:asciiTheme="majorHAnsi" w:hAnsiTheme="majorHAnsi"/>
          </w:rPr>
          <w:t>1x</w:t>
        </w:r>
        <w:r>
          <w:rPr>
            <w:rFonts w:asciiTheme="majorHAnsi" w:hAnsiTheme="majorHAnsi"/>
          </w:rPr>
          <w:t>2</w:t>
        </w:r>
        <w:r w:rsidRPr="007A165F">
          <w:rPr>
            <w:rFonts w:asciiTheme="majorHAnsi" w:hAnsiTheme="majorHAnsi"/>
          </w:rPr>
          <w:t>1</w:t>
        </w:r>
        <w:r>
          <w:rPr>
            <w:rFonts w:asciiTheme="majorHAnsi" w:hAnsiTheme="majorHAnsi"/>
          </w:rPr>
          <w:t>x21</w:t>
        </w:r>
        <w:r w:rsidRPr="007A165F">
          <w:rPr>
            <w:rFonts w:asciiTheme="majorHAnsi" w:hAnsiTheme="majorHAnsi"/>
          </w:rPr>
          <w:t xml:space="preserve"> grid with uniformly distributed values over between 0 and 1 with a step of 0.0</w:t>
        </w:r>
        <w:r>
          <w:rPr>
            <w:rFonts w:asciiTheme="majorHAnsi" w:hAnsiTheme="majorHAnsi"/>
          </w:rPr>
          <w:t>5</w:t>
        </w:r>
        <w:r w:rsidRPr="007A165F">
          <w:rPr>
            <w:rFonts w:asciiTheme="majorHAnsi" w:hAnsiTheme="majorHAnsi"/>
          </w:rPr>
          <w:t xml:space="preserve"> for parameters </w:t>
        </w:r>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w:t>
        </w:r>
        <w:r>
          <w:rPr>
            <w:rFonts w:asciiTheme="majorHAnsi" w:hAnsiTheme="majorHAnsi"/>
          </w:rPr>
          <w:sym w:font="Symbol" w:char="F061"/>
        </w:r>
        <w:r>
          <w:rPr>
            <w:rFonts w:asciiTheme="majorHAnsi" w:hAnsiTheme="majorHAnsi"/>
            <w:vertAlign w:val="subscript"/>
          </w:rPr>
          <w:t>R</w:t>
        </w:r>
        <w:r w:rsidRPr="007A165F">
          <w:rPr>
            <w:rFonts w:asciiTheme="majorHAnsi" w:hAnsiTheme="majorHAnsi"/>
          </w:rPr>
          <w:t xml:space="preserve"> and τ. </w:t>
        </w:r>
        <w:r>
          <w:rPr>
            <w:rFonts w:asciiTheme="majorHAnsi" w:hAnsiTheme="majorHAnsi"/>
          </w:rPr>
          <w:t xml:space="preserve">The best-fitting model was deemed to be that which minimized the </w:t>
        </w:r>
        <w:del w:id="507" w:author="Jan Balaguer" w:date="2014-06-03T14:22:00Z">
          <w:r w:rsidDel="009B7E73">
            <w:rPr>
              <w:rFonts w:asciiTheme="majorHAnsi" w:hAnsiTheme="majorHAnsi"/>
            </w:rPr>
            <w:delText>BIC</w:delText>
          </w:r>
        </w:del>
      </w:ins>
      <w:ins w:id="508" w:author="Jan Balaguer" w:date="2014-06-03T14:22:00Z">
        <w:r w:rsidR="009B7E73">
          <w:rPr>
            <w:rFonts w:asciiTheme="majorHAnsi" w:hAnsiTheme="majorHAnsi"/>
          </w:rPr>
          <w:t>MAE</w:t>
        </w:r>
      </w:ins>
      <w:ins w:id="509" w:author="Christopher Summerfield" w:date="2014-04-29T11:01:00Z">
        <w:r>
          <w:rPr>
            <w:rFonts w:asciiTheme="majorHAnsi" w:hAnsiTheme="majorHAnsi"/>
          </w:rPr>
          <w:t xml:space="preserve"> on choice and performance: </w:t>
        </w:r>
      </w:ins>
    </w:p>
    <w:p w:rsidR="00A70B41" w:rsidRDefault="00A70B41" w:rsidP="00A70B41">
      <w:pPr>
        <w:numPr>
          <w:ins w:id="510" w:author="Christopher Summerfield" w:date="2014-04-29T11:01:00Z"/>
        </w:numPr>
        <w:jc w:val="both"/>
        <w:rPr>
          <w:ins w:id="511" w:author="Christopher Summerfield" w:date="2014-04-29T11:01:00Z"/>
          <w:rFonts w:ascii="Calibri" w:hAnsi="Calibri"/>
        </w:rPr>
      </w:pPr>
    </w:p>
    <w:p w:rsidR="00A70B41" w:rsidRPr="00033E8E" w:rsidRDefault="00A70B41" w:rsidP="00A70B41">
      <w:pPr>
        <w:numPr>
          <w:ins w:id="512" w:author="Christopher Summerfield" w:date="2014-04-29T11:01:00Z"/>
        </w:numPr>
        <w:ind w:firstLine="720"/>
        <w:jc w:val="both"/>
        <w:rPr>
          <w:ins w:id="513" w:author="Christopher Summerfield" w:date="2014-04-29T11:01:00Z"/>
          <w:rFonts w:asciiTheme="majorHAnsi" w:hAnsiTheme="majorHAnsi"/>
        </w:rPr>
      </w:pPr>
      <w:ins w:id="514" w:author="Christopher Summerfield" w:date="2014-04-29T11:01:00Z">
        <w:r w:rsidRPr="00747313">
          <w:rPr>
            <w:rFonts w:ascii="Calibri" w:hAnsi="Calibri"/>
          </w:rPr>
          <w:t>ε</w:t>
        </w:r>
        <w:r>
          <w:rPr>
            <w:rFonts w:ascii="Calibri" w:hAnsi="Calibri"/>
          </w:rPr>
          <w:t xml:space="preserve"> = </w:t>
        </w:r>
        <w:r w:rsidRPr="00747313">
          <w:rPr>
            <w:rFonts w:ascii="Calibri" w:hAnsi="Calibri"/>
          </w:rPr>
          <w:t>0.5* (</w:t>
        </w:r>
        <w:del w:id="515" w:author="Jan Balaguer" w:date="2014-06-03T14:22:00Z">
          <w:r w:rsidDel="009B7E73">
            <w:rPr>
              <w:rFonts w:asciiTheme="majorHAnsi" w:hAnsiTheme="majorHAnsi"/>
            </w:rPr>
            <w:delText>BIC</w:delText>
          </w:r>
        </w:del>
      </w:ins>
      <w:ins w:id="516" w:author="Jan Balaguer" w:date="2014-06-03T14:22:00Z">
        <w:r w:rsidR="009B7E73">
          <w:rPr>
            <w:rFonts w:asciiTheme="majorHAnsi" w:hAnsiTheme="majorHAnsi"/>
          </w:rPr>
          <w:t>MAE</w:t>
        </w:r>
      </w:ins>
      <w:ins w:id="517" w:author="Christopher Summerfield" w:date="2014-04-29T11:01:00Z">
        <w:r>
          <w:rPr>
            <w:rFonts w:asciiTheme="majorHAnsi" w:hAnsiTheme="majorHAnsi"/>
            <w:vertAlign w:val="subscript"/>
          </w:rPr>
          <w:t>CHOICE</w:t>
        </w:r>
        <w:r>
          <w:rPr>
            <w:rFonts w:asciiTheme="majorHAnsi" w:hAnsiTheme="majorHAnsi"/>
          </w:rPr>
          <w:t xml:space="preserve"> + </w:t>
        </w:r>
        <w:del w:id="518" w:author="Jan Balaguer" w:date="2014-06-03T14:22:00Z">
          <w:r w:rsidDel="009B7E73">
            <w:rPr>
              <w:rFonts w:asciiTheme="majorHAnsi" w:hAnsiTheme="majorHAnsi"/>
            </w:rPr>
            <w:delText>BIC</w:delText>
          </w:r>
        </w:del>
      </w:ins>
      <w:ins w:id="519" w:author="Jan Balaguer" w:date="2014-06-03T14:22:00Z">
        <w:r w:rsidR="009B7E73">
          <w:rPr>
            <w:rFonts w:asciiTheme="majorHAnsi" w:hAnsiTheme="majorHAnsi"/>
          </w:rPr>
          <w:t>MAE</w:t>
        </w:r>
      </w:ins>
      <w:ins w:id="520" w:author="Christopher Summerfield" w:date="2014-04-29T11:01:00Z">
        <w:r>
          <w:rPr>
            <w:rFonts w:asciiTheme="majorHAnsi" w:hAnsiTheme="majorHAnsi"/>
            <w:vertAlign w:val="subscript"/>
          </w:rPr>
          <w:t>PERFORMANCE</w:t>
        </w:r>
        <w:r w:rsidRPr="00747313">
          <w:rPr>
            <w:rFonts w:ascii="Calibri" w:hAnsi="Calibri"/>
          </w:rPr>
          <w: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w:t>
        </w:r>
        <w:r w:rsidR="00563533">
          <w:rPr>
            <w:rFonts w:asciiTheme="majorHAnsi" w:hAnsiTheme="majorHAnsi"/>
          </w:rPr>
          <w:t>4</w:t>
        </w:r>
        <w:r>
          <w:rPr>
            <w:rFonts w:asciiTheme="majorHAnsi" w:hAnsiTheme="majorHAnsi"/>
          </w:rPr>
          <w:t>)</w:t>
        </w:r>
      </w:ins>
    </w:p>
    <w:p w:rsidR="00A70B41" w:rsidRDefault="00A70B41" w:rsidP="00A70B41">
      <w:pPr>
        <w:numPr>
          <w:ins w:id="521" w:author="Christopher Summerfield" w:date="2014-04-29T11:01:00Z"/>
        </w:numPr>
        <w:jc w:val="both"/>
        <w:rPr>
          <w:ins w:id="522" w:author="Christopher Summerfield" w:date="2014-04-29T11:01:00Z"/>
          <w:rFonts w:ascii="Calibri" w:hAnsi="Calibri"/>
        </w:rPr>
      </w:pPr>
    </w:p>
    <w:p w:rsidR="00A70B41" w:rsidRDefault="00A70B41" w:rsidP="00A70B41">
      <w:pPr>
        <w:numPr>
          <w:ins w:id="523" w:author="Christopher Summerfield" w:date="2014-04-29T11:01:00Z"/>
        </w:numPr>
        <w:jc w:val="both"/>
        <w:rPr>
          <w:ins w:id="524" w:author="Christopher Summerfield" w:date="2014-05-01T08:45:00Z"/>
          <w:rFonts w:ascii="Calibri" w:hAnsi="Calibri"/>
        </w:rPr>
      </w:pPr>
      <w:proofErr w:type="gramStart"/>
      <w:ins w:id="525" w:author="Christopher Summerfield" w:date="2014-04-29T11:01:00Z">
        <w:r>
          <w:rPr>
            <w:rFonts w:ascii="Calibri" w:hAnsi="Calibri"/>
          </w:rPr>
          <w:t>where</w:t>
        </w:r>
        <w:proofErr w:type="gramEnd"/>
        <w:r>
          <w:rPr>
            <w:rFonts w:ascii="Calibri" w:hAnsi="Calibri"/>
          </w:rPr>
          <w:t xml:space="preserve"> </w:t>
        </w:r>
        <w:del w:id="526" w:author="Jan Balaguer" w:date="2014-06-03T14:22:00Z">
          <w:r w:rsidDel="009B7E73">
            <w:rPr>
              <w:rFonts w:ascii="Calibri" w:hAnsi="Calibri"/>
            </w:rPr>
            <w:delText>BIC</w:delText>
          </w:r>
        </w:del>
      </w:ins>
      <w:proofErr w:type="spellStart"/>
      <w:ins w:id="527" w:author="Jan Balaguer" w:date="2014-06-03T14:22:00Z">
        <w:r w:rsidR="009B7E73">
          <w:rPr>
            <w:rFonts w:ascii="Calibri" w:hAnsi="Calibri"/>
          </w:rPr>
          <w:t>MAE</w:t>
        </w:r>
      </w:ins>
      <w:ins w:id="528" w:author="Christopher Summerfield" w:date="2014-04-29T11:01:00Z">
        <w:r w:rsidRPr="00747313">
          <w:rPr>
            <w:rFonts w:ascii="Calibri" w:hAnsi="Calibri"/>
            <w:vertAlign w:val="subscript"/>
          </w:rPr>
          <w:t>choice</w:t>
        </w:r>
        <w:proofErr w:type="spellEnd"/>
        <w:r>
          <w:rPr>
            <w:rFonts w:ascii="Calibri" w:hAnsi="Calibri"/>
          </w:rPr>
          <w:t xml:space="preserve"> and</w:t>
        </w:r>
        <w:r w:rsidRPr="00747313">
          <w:rPr>
            <w:rFonts w:ascii="Calibri" w:hAnsi="Calibri"/>
          </w:rPr>
          <w:t xml:space="preserve"> </w:t>
        </w:r>
        <w:del w:id="529" w:author="Jan Balaguer" w:date="2014-06-03T14:22:00Z">
          <w:r w:rsidDel="009B7E73">
            <w:rPr>
              <w:rFonts w:ascii="Calibri" w:hAnsi="Calibri"/>
            </w:rPr>
            <w:delText>BIC</w:delText>
          </w:r>
        </w:del>
      </w:ins>
      <w:proofErr w:type="spellStart"/>
      <w:ins w:id="530" w:author="Jan Balaguer" w:date="2014-06-03T14:22:00Z">
        <w:r w:rsidR="009B7E73">
          <w:rPr>
            <w:rFonts w:ascii="Calibri" w:hAnsi="Calibri"/>
          </w:rPr>
          <w:t>MAE</w:t>
        </w:r>
      </w:ins>
      <w:ins w:id="531" w:author="Christopher Summerfield" w:date="2014-04-29T11:01:00Z">
        <w:r w:rsidRPr="00747313">
          <w:rPr>
            <w:rFonts w:ascii="Calibri" w:hAnsi="Calibri"/>
            <w:vertAlign w:val="subscript"/>
          </w:rPr>
          <w:t>performance</w:t>
        </w:r>
        <w:proofErr w:type="spellEnd"/>
        <w:r>
          <w:rPr>
            <w:rFonts w:ascii="Calibri" w:hAnsi="Calibri"/>
          </w:rPr>
          <w:t xml:space="preserve"> are the </w:t>
        </w:r>
        <w:del w:id="532" w:author="Jan Balaguer" w:date="2014-06-03T14:22:00Z">
          <w:r w:rsidDel="009B7E73">
            <w:rPr>
              <w:rFonts w:ascii="Calibri" w:hAnsi="Calibri"/>
            </w:rPr>
            <w:delText>Bayesian Informtion Criterio</w:delText>
          </w:r>
        </w:del>
      </w:ins>
      <w:ins w:id="533" w:author="Jan Balaguer" w:date="2014-06-03T14:22:00Z">
        <w:r w:rsidR="009B7E73">
          <w:rPr>
            <w:rFonts w:ascii="Calibri" w:hAnsi="Calibri"/>
          </w:rPr>
          <w:t>Minimum Absolute Error</w:t>
        </w:r>
      </w:ins>
      <w:ins w:id="534" w:author="Christopher Summerfield" w:date="2014-04-29T11:01:00Z">
        <w:del w:id="535" w:author="Jan Balaguer" w:date="2014-06-03T14:22:00Z">
          <w:r w:rsidDel="009B7E73">
            <w:rPr>
              <w:rFonts w:ascii="Calibri" w:hAnsi="Calibri"/>
            </w:rPr>
            <w:delText>n</w:delText>
          </w:r>
        </w:del>
        <w:r>
          <w:rPr>
            <w:rFonts w:ascii="Calibri" w:hAnsi="Calibri"/>
          </w:rPr>
          <w:t xml:space="preserve"> scores on choice and performance respectively. The model was also fit to half of the data (even blocks) and used to predict the rest (odd blocks). This </w:t>
        </w:r>
      </w:ins>
      <w:ins w:id="536" w:author="Christopher Summerfield" w:date="2014-05-01T09:43:00Z">
        <w:r w:rsidR="00AA758C">
          <w:rPr>
            <w:rFonts w:ascii="Calibri" w:hAnsi="Calibri"/>
          </w:rPr>
          <w:t>allowed us to avoid</w:t>
        </w:r>
      </w:ins>
      <w:ins w:id="537" w:author="Christopher Summerfield" w:date="2014-04-29T11:01:00Z">
        <w:r>
          <w:rPr>
            <w:rFonts w:ascii="Calibri" w:hAnsi="Calibri"/>
          </w:rPr>
          <w:t xml:space="preserve"> over-fitting (see Table S</w:t>
        </w:r>
      </w:ins>
      <w:ins w:id="538" w:author="Jan Balaguer" w:date="2014-04-30T14:15:00Z">
        <w:r w:rsidR="00391198">
          <w:rPr>
            <w:rFonts w:ascii="Calibri" w:hAnsi="Calibri"/>
          </w:rPr>
          <w:t>3</w:t>
        </w:r>
      </w:ins>
      <w:ins w:id="539" w:author="Christopher Summerfield" w:date="2014-05-01T08:45:00Z">
        <w:r w:rsidR="00563533">
          <w:rPr>
            <w:rFonts w:ascii="Calibri" w:hAnsi="Calibri"/>
          </w:rPr>
          <w:t>).</w:t>
        </w:r>
      </w:ins>
    </w:p>
    <w:p w:rsidR="00563533" w:rsidRPr="00DB6C0F" w:rsidRDefault="00563533" w:rsidP="00A70B41">
      <w:pPr>
        <w:numPr>
          <w:ins w:id="540" w:author="Christopher Summerfield" w:date="2014-05-01T08:45:00Z"/>
        </w:numPr>
        <w:jc w:val="both"/>
        <w:rPr>
          <w:ins w:id="541" w:author="Christopher Summerfield" w:date="2014-04-29T11:01:00Z"/>
          <w:rFonts w:ascii="Calibri" w:hAnsi="Calibri"/>
        </w:rPr>
      </w:pPr>
    </w:p>
    <w:p w:rsidR="00A70B41" w:rsidRDefault="00A70B41" w:rsidP="00A70B41">
      <w:pPr>
        <w:pStyle w:val="Heading3"/>
        <w:numPr>
          <w:ins w:id="542" w:author="Christopher Summerfield" w:date="2014-04-29T11:01:00Z"/>
        </w:numPr>
        <w:spacing w:before="2" w:after="2"/>
        <w:jc w:val="both"/>
        <w:rPr>
          <w:ins w:id="543" w:author="Christopher Summerfield" w:date="2014-04-29T11:01:00Z"/>
          <w:rFonts w:ascii="Calibri" w:hAnsi="Calibri" w:cs="Times New Roman"/>
          <w:b w:val="0"/>
          <w:sz w:val="24"/>
        </w:rPr>
      </w:pPr>
      <w:proofErr w:type="spellStart"/>
      <w:proofErr w:type="gramStart"/>
      <w:ins w:id="544" w:author="Christopher Summerfield" w:date="2014-04-29T11:01:00Z">
        <w:r w:rsidRPr="00DB6C0F">
          <w:rPr>
            <w:rFonts w:ascii="Calibri" w:hAnsi="Calibri"/>
            <w:sz w:val="24"/>
          </w:rPr>
          <w:t>fMRI</w:t>
        </w:r>
        <w:proofErr w:type="spellEnd"/>
        <w:proofErr w:type="gramEnd"/>
        <w:r w:rsidRPr="00DB6C0F">
          <w:rPr>
            <w:rFonts w:ascii="Calibri" w:hAnsi="Calibri"/>
            <w:sz w:val="24"/>
          </w:rPr>
          <w:t xml:space="preserve"> Data Acquisition and </w:t>
        </w:r>
        <w:proofErr w:type="spellStart"/>
        <w:r w:rsidRPr="00DB6C0F">
          <w:rPr>
            <w:rFonts w:ascii="Calibri" w:hAnsi="Calibri"/>
            <w:sz w:val="24"/>
          </w:rPr>
          <w:t>Preprocessing</w:t>
        </w:r>
        <w:proofErr w:type="spellEnd"/>
        <w:r>
          <w:rPr>
            <w:rFonts w:ascii="Calibri" w:hAnsi="Calibri"/>
            <w:sz w:val="24"/>
          </w:rPr>
          <w:t xml:space="preserve">.  </w:t>
        </w:r>
        <w:r w:rsidRPr="00DB6C0F">
          <w:rPr>
            <w:rFonts w:ascii="Calibri" w:hAnsi="Calibri"/>
            <w:b w:val="0"/>
            <w:sz w:val="24"/>
          </w:rPr>
          <w:t>Magnetic resonance</w:t>
        </w:r>
        <w:r>
          <w:rPr>
            <w:rFonts w:ascii="Calibri" w:hAnsi="Calibri" w:cs="Times New Roman"/>
            <w:b w:val="0"/>
            <w:sz w:val="24"/>
          </w:rPr>
          <w:t xml:space="preserve"> images</w:t>
        </w:r>
        <w:r w:rsidRPr="00DB6C0F">
          <w:rPr>
            <w:rFonts w:ascii="Calibri" w:hAnsi="Calibri" w:cs="Times New Roman"/>
            <w:b w:val="0"/>
            <w:sz w:val="24"/>
          </w:rPr>
          <w:t xml:space="preserve"> were acquired with a 3T Siemens VERIO scanner with a 32-channel head coil using a standard echo-planar imaging sequence. Whole-head </w:t>
        </w:r>
        <w:r w:rsidRPr="00DB6C0F">
          <w:rPr>
            <w:rFonts w:ascii="Calibri" w:hAnsi="Calibri" w:cs="Times New Roman"/>
            <w:b w:val="0"/>
            <w:i/>
            <w:sz w:val="24"/>
          </w:rPr>
          <w:t>T</w:t>
        </w:r>
        <w:r w:rsidRPr="00DB6C0F">
          <w:rPr>
            <w:rFonts w:ascii="Calibri" w:hAnsi="Calibri" w:cs="Times New Roman"/>
            <w:b w:val="0"/>
            <w:sz w:val="24"/>
            <w:vertAlign w:val="subscript"/>
          </w:rPr>
          <w:t>2</w:t>
        </w:r>
        <w:r w:rsidRPr="00DB6C0F">
          <w:rPr>
            <w:rFonts w:ascii="Calibri" w:hAnsi="Calibri" w:cs="Times New Roman"/>
            <w:b w:val="0"/>
            <w:sz w:val="24"/>
          </w:rPr>
          <w:t xml:space="preserve">*-weighted echo-planar images were continuously acquired with a repetition time of 2 s, echo time of 30 ms. We acquired </w:t>
        </w:r>
        <w:r>
          <w:rPr>
            <w:rFonts w:ascii="Calibri" w:hAnsi="Calibri" w:cs="Times New Roman"/>
            <w:b w:val="0"/>
            <w:sz w:val="24"/>
          </w:rPr>
          <w:t>510</w:t>
        </w:r>
        <w:r w:rsidRPr="00DB6C0F">
          <w:rPr>
            <w:rFonts w:ascii="Calibri" w:hAnsi="Calibri" w:cs="Times New Roman"/>
            <w:b w:val="0"/>
            <w:sz w:val="24"/>
          </w:rPr>
          <w:t xml:space="preserve"> volumes per block, plus 3 dummy scans discarded before the analyses. Each volume included 64 × 64 × 36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of 3 × 3 × 3 mm. A high-resolution </w:t>
        </w:r>
        <w:r w:rsidRPr="00DB6C0F">
          <w:rPr>
            <w:rFonts w:ascii="Calibri" w:hAnsi="Calibri" w:cs="Times New Roman"/>
            <w:b w:val="0"/>
            <w:i/>
            <w:sz w:val="24"/>
          </w:rPr>
          <w:t>T</w:t>
        </w:r>
        <w:r w:rsidRPr="00DB6C0F">
          <w:rPr>
            <w:rFonts w:ascii="Calibri" w:hAnsi="Calibri" w:cs="Times New Roman"/>
            <w:b w:val="0"/>
            <w:sz w:val="24"/>
            <w:vertAlign w:val="subscript"/>
          </w:rPr>
          <w:t>1</w:t>
        </w:r>
        <w:r w:rsidRPr="00DB6C0F">
          <w:rPr>
            <w:rFonts w:ascii="Calibri" w:hAnsi="Calibri" w:cs="Times New Roman"/>
            <w:b w:val="0"/>
            <w:sz w:val="24"/>
          </w:rPr>
          <w:t>-weighted structural image was also obtained (</w:t>
        </w:r>
        <w:proofErr w:type="spellStart"/>
        <w:r w:rsidRPr="00DB6C0F">
          <w:rPr>
            <w:rFonts w:ascii="Calibri" w:hAnsi="Calibri" w:cs="Times New Roman"/>
            <w:b w:val="0"/>
            <w:sz w:val="24"/>
          </w:rPr>
          <w:t>voxel</w:t>
        </w:r>
        <w:proofErr w:type="spellEnd"/>
        <w:r w:rsidRPr="00DB6C0F">
          <w:rPr>
            <w:rFonts w:ascii="Calibri" w:hAnsi="Calibri" w:cs="Times New Roman"/>
            <w:b w:val="0"/>
            <w:sz w:val="24"/>
          </w:rPr>
          <w:t xml:space="preserve"> size = 1 × 1 × 1 mm). For standard </w:t>
        </w:r>
        <w:proofErr w:type="spellStart"/>
        <w:r w:rsidRPr="00DB6C0F">
          <w:rPr>
            <w:rFonts w:ascii="Calibri" w:hAnsi="Calibri" w:cs="Times New Roman"/>
            <w:b w:val="0"/>
            <w:sz w:val="24"/>
          </w:rPr>
          <w:t>preprocessing</w:t>
        </w:r>
        <w:proofErr w:type="spellEnd"/>
        <w:r w:rsidRPr="00DB6C0F">
          <w:rPr>
            <w:rFonts w:ascii="Calibri" w:hAnsi="Calibri" w:cs="Times New Roman"/>
            <w:b w:val="0"/>
            <w:sz w:val="24"/>
          </w:rPr>
          <w:t xml:space="preserve"> and </w:t>
        </w:r>
        <w:proofErr w:type="spellStart"/>
        <w:r w:rsidRPr="00DB6C0F">
          <w:rPr>
            <w:rFonts w:ascii="Calibri" w:hAnsi="Calibri" w:cs="Times New Roman"/>
            <w:b w:val="0"/>
            <w:sz w:val="24"/>
          </w:rPr>
          <w:t>univariate</w:t>
        </w:r>
        <w:proofErr w:type="spellEnd"/>
        <w:r w:rsidRPr="00DB6C0F">
          <w:rPr>
            <w:rFonts w:ascii="Calibri" w:hAnsi="Calibri" w:cs="Times New Roman"/>
            <w:b w:val="0"/>
            <w:sz w:val="24"/>
          </w:rPr>
          <w:t xml:space="preserve"> statistical analyses, we used SPM8 (</w:t>
        </w:r>
        <w:proofErr w:type="spellStart"/>
        <w:r w:rsidRPr="00DB6C0F">
          <w:rPr>
            <w:rFonts w:ascii="Calibri" w:hAnsi="Calibri" w:cs="Times New Roman"/>
            <w:b w:val="0"/>
            <w:sz w:val="24"/>
          </w:rPr>
          <w:t>Wellcome</w:t>
        </w:r>
        <w:proofErr w:type="spellEnd"/>
        <w:r w:rsidRPr="00DB6C0F">
          <w:rPr>
            <w:rFonts w:ascii="Calibri" w:hAnsi="Calibri" w:cs="Times New Roman"/>
            <w:b w:val="0"/>
            <w:sz w:val="24"/>
          </w:rPr>
          <w:t xml:space="preserve"> Department of Cognitive Neurology, London, United Kingdom). All other analyses were done with custom scripts for </w:t>
        </w:r>
        <w:proofErr w:type="spellStart"/>
        <w:r w:rsidRPr="00DB6C0F">
          <w:rPr>
            <w:rFonts w:ascii="Calibri" w:hAnsi="Calibri" w:cs="Times New Roman"/>
            <w:b w:val="0"/>
            <w:sz w:val="24"/>
          </w:rPr>
          <w:t>Matlab</w:t>
        </w:r>
        <w:proofErr w:type="spellEnd"/>
        <w:r w:rsidRPr="00DB6C0F">
          <w:rPr>
            <w:rFonts w:ascii="Calibri" w:hAnsi="Calibri" w:cs="Times New Roman"/>
            <w:b w:val="0"/>
            <w:sz w:val="24"/>
          </w:rPr>
          <w:t xml:space="preserve"> (</w:t>
        </w:r>
        <w:proofErr w:type="spellStart"/>
        <w:r w:rsidRPr="00DB6C0F">
          <w:rPr>
            <w:rFonts w:ascii="Calibri" w:hAnsi="Calibri" w:cs="Times New Roman"/>
            <w:b w:val="0"/>
            <w:sz w:val="24"/>
          </w:rPr>
          <w:t>Mathworks</w:t>
        </w:r>
        <w:proofErr w:type="spellEnd"/>
        <w:r w:rsidRPr="00DB6C0F">
          <w:rPr>
            <w:rFonts w:ascii="Calibri" w:hAnsi="Calibri" w:cs="Times New Roman"/>
            <w:b w:val="0"/>
            <w:sz w:val="24"/>
          </w:rPr>
          <w:t xml:space="preserve">, Natick, MA, United States of America). We also used </w:t>
        </w:r>
        <w:proofErr w:type="spellStart"/>
        <w:r w:rsidRPr="00DB6C0F">
          <w:rPr>
            <w:rFonts w:ascii="Calibri" w:hAnsi="Calibri" w:cs="Times New Roman"/>
            <w:b w:val="0"/>
            <w:sz w:val="24"/>
          </w:rPr>
          <w:t>xjview</w:t>
        </w:r>
        <w:proofErr w:type="spellEnd"/>
        <w:r w:rsidRPr="00DB6C0F">
          <w:rPr>
            <w:rFonts w:ascii="Calibri" w:hAnsi="Calibri" w:cs="Times New Roman"/>
            <w:b w:val="0"/>
            <w:sz w:val="24"/>
          </w:rPr>
          <w:t xml:space="preserve"> (</w:t>
        </w:r>
        <w:r w:rsidR="00551ED9">
          <w:fldChar w:fldCharType="begin"/>
        </w:r>
        <w:r>
          <w:instrText>HYPERLINK "http://www.alivelearn.net/xjview"</w:instrText>
        </w:r>
        <w:r w:rsidR="00551ED9">
          <w:fldChar w:fldCharType="separate"/>
        </w:r>
        <w:r w:rsidRPr="00DB6C0F">
          <w:rPr>
            <w:rFonts w:ascii="Calibri" w:hAnsi="Calibri" w:cs="Times New Roman"/>
            <w:b w:val="0"/>
            <w:color w:val="0000FF"/>
            <w:sz w:val="24"/>
            <w:u w:val="single"/>
          </w:rPr>
          <w:t>http://www.alivelearn.net/xjview</w:t>
        </w:r>
        <w:r w:rsidR="00551ED9">
          <w:fldChar w:fldCharType="end"/>
        </w:r>
        <w:r w:rsidRPr="00DB6C0F">
          <w:rPr>
            <w:rFonts w:ascii="Calibri" w:hAnsi="Calibri" w:cs="Times New Roman"/>
            <w:b w:val="0"/>
            <w:sz w:val="24"/>
          </w:rPr>
          <w:t>) to visualize the data</w:t>
        </w:r>
        <w:r>
          <w:rPr>
            <w:rFonts w:ascii="Calibri" w:hAnsi="Calibri" w:cs="Times New Roman"/>
            <w:b w:val="0"/>
            <w:sz w:val="24"/>
          </w:rPr>
          <w:t xml:space="preserve"> and to</w:t>
        </w:r>
        <w:r w:rsidRPr="00DB6C0F">
          <w:rPr>
            <w:rFonts w:ascii="Calibri" w:hAnsi="Calibri" w:cs="Times New Roman"/>
            <w:b w:val="0"/>
            <w:sz w:val="24"/>
          </w:rPr>
          <w: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gr</w:t>
        </w:r>
        <w:r>
          <w:rPr>
            <w:rFonts w:ascii="Calibri" w:hAnsi="Calibri" w:cs="Times New Roman"/>
            <w:b w:val="0"/>
            <w:sz w:val="24"/>
          </w:rPr>
          <w:t>e</w:t>
        </w:r>
        <w:r w:rsidRPr="00DB6C0F">
          <w:rPr>
            <w:rFonts w:ascii="Calibri" w:hAnsi="Calibri" w:cs="Times New Roman"/>
            <w:b w:val="0"/>
            <w:sz w:val="24"/>
          </w:rPr>
          <w:t xml:space="preserve">y matter, white matter, and </w:t>
        </w:r>
        <w:proofErr w:type="spellStart"/>
        <w:r w:rsidRPr="00DB6C0F">
          <w:rPr>
            <w:rFonts w:ascii="Calibri" w:hAnsi="Calibri" w:cs="Times New Roman"/>
            <w:b w:val="0"/>
            <w:sz w:val="24"/>
          </w:rPr>
          <w:t>cerebro</w:t>
        </w:r>
        <w:proofErr w:type="spellEnd"/>
        <w:r w:rsidRPr="00DB6C0F">
          <w:rPr>
            <w:rFonts w:ascii="Calibri" w:hAnsi="Calibri" w:cs="Times New Roman"/>
            <w:b w:val="0"/>
            <w:sz w:val="24"/>
          </w:rPr>
          <w:t xml:space="preserve">-spinal fluid. Functional images were </w:t>
        </w:r>
        <w:proofErr w:type="spellStart"/>
        <w:r w:rsidRPr="00DB6C0F">
          <w:rPr>
            <w:rFonts w:ascii="Calibri" w:hAnsi="Calibri" w:cs="Times New Roman"/>
            <w:b w:val="0"/>
            <w:sz w:val="24"/>
          </w:rPr>
          <w:t>resampled</w:t>
        </w:r>
        <w:proofErr w:type="spellEnd"/>
        <w:r w:rsidRPr="00DB6C0F">
          <w:rPr>
            <w:rFonts w:ascii="Calibri" w:hAnsi="Calibri" w:cs="Times New Roman"/>
            <w:b w:val="0"/>
            <w:sz w:val="24"/>
          </w:rPr>
          <w:t xml:space="preserve"> (4 × 4 × 4 mm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and spatially smoothed (8-mm full-width half-maximum (FWHM) Gaussian kernel). </w:t>
        </w:r>
      </w:ins>
    </w:p>
    <w:p w:rsidR="00A70B41" w:rsidRDefault="00A70B41" w:rsidP="00A70B41">
      <w:pPr>
        <w:pStyle w:val="Heading3"/>
        <w:numPr>
          <w:ins w:id="545" w:author="Christopher Summerfield" w:date="2014-04-29T11:01:00Z"/>
        </w:numPr>
        <w:spacing w:before="2" w:after="2"/>
        <w:jc w:val="both"/>
        <w:rPr>
          <w:ins w:id="546" w:author="Christopher Summerfield" w:date="2014-04-29T11:01:00Z"/>
          <w:rFonts w:ascii="Calibri" w:hAnsi="Calibri" w:cs="Times New Roman"/>
          <w:b w:val="0"/>
          <w:sz w:val="24"/>
        </w:rPr>
      </w:pPr>
    </w:p>
    <w:p w:rsidR="00A70B41" w:rsidRDefault="00A70B41" w:rsidP="00A70B41">
      <w:pPr>
        <w:pStyle w:val="Heading3"/>
        <w:numPr>
          <w:ins w:id="547" w:author="Christopher Summerfield" w:date="2014-04-29T11:01:00Z"/>
        </w:numPr>
        <w:spacing w:before="2" w:after="2"/>
        <w:jc w:val="both"/>
        <w:rPr>
          <w:ins w:id="548" w:author="Christopher Summerfield" w:date="2014-04-29T11:01:00Z"/>
          <w:rFonts w:ascii="Calibri" w:hAnsi="Calibri"/>
          <w:b w:val="0"/>
          <w:sz w:val="24"/>
        </w:rPr>
      </w:pPr>
      <w:proofErr w:type="spellStart"/>
      <w:proofErr w:type="gramStart"/>
      <w:ins w:id="549" w:author="Christopher Summerfield" w:date="2014-04-29T11:01:00Z">
        <w:r w:rsidRPr="00AD4383">
          <w:rPr>
            <w:rFonts w:ascii="Calibri" w:hAnsi="Calibri" w:cs="Times New Roman"/>
            <w:sz w:val="24"/>
          </w:rPr>
          <w:t>fMRI</w:t>
        </w:r>
        <w:proofErr w:type="spellEnd"/>
        <w:proofErr w:type="gramEnd"/>
        <w:r w:rsidRPr="00AD4383">
          <w:rPr>
            <w:rFonts w:ascii="Calibri" w:hAnsi="Calibri" w:cs="Times New Roman"/>
            <w:sz w:val="24"/>
          </w:rPr>
          <w:t xml:space="preserve"> analysis.</w:t>
        </w:r>
        <w:r w:rsidRPr="00AD4383">
          <w:rPr>
            <w:rFonts w:ascii="Calibri" w:hAnsi="Calibri" w:cs="Times New Roman"/>
            <w:b w:val="0"/>
            <w:sz w:val="24"/>
          </w:rPr>
          <w:t xml:space="preserve"> </w:t>
        </w:r>
        <w:r w:rsidRPr="00AD4383">
          <w:rPr>
            <w:rFonts w:ascii="Calibri" w:hAnsi="Calibri"/>
            <w:b w:val="0"/>
            <w:sz w:val="24"/>
          </w:rPr>
          <w:t xml:space="preserve">Our </w:t>
        </w:r>
        <w:proofErr w:type="spellStart"/>
        <w:r w:rsidRPr="00AD4383">
          <w:rPr>
            <w:rFonts w:ascii="Calibri" w:hAnsi="Calibri"/>
            <w:b w:val="0"/>
            <w:sz w:val="24"/>
          </w:rPr>
          <w:t>univariate</w:t>
        </w:r>
        <w:proofErr w:type="spellEnd"/>
        <w:r w:rsidRPr="00AD4383">
          <w:rPr>
            <w:rFonts w:ascii="Calibri" w:hAnsi="Calibri"/>
            <w:b w:val="0"/>
            <w:sz w:val="24"/>
          </w:rPr>
          <w:t xml:space="preserve"> analyses used a generalized linear model (GLM) approach. A 128-s temporal high-pass filter was applied to remove low-frequency scanner </w:t>
        </w:r>
        <w:proofErr w:type="spellStart"/>
        <w:r w:rsidRPr="00AD4383">
          <w:rPr>
            <w:rFonts w:ascii="Calibri" w:hAnsi="Calibri"/>
            <w:b w:val="0"/>
            <w:sz w:val="24"/>
          </w:rPr>
          <w:t>artifacts</w:t>
        </w:r>
        <w:proofErr w:type="spellEnd"/>
        <w:r w:rsidRPr="00AD4383">
          <w:rPr>
            <w:rFonts w:ascii="Calibri" w:hAnsi="Calibri"/>
            <w:b w:val="0"/>
            <w:sz w:val="24"/>
          </w:rPr>
          <w:t>. Temporal autocorrelation in the time series data was estimated using restricted maximum-likelihood estimates of variance components using a first-order autoregressive model (AR-1), and the resulting non-</w:t>
        </w:r>
        <w:proofErr w:type="spellStart"/>
        <w:r w:rsidRPr="00AD4383">
          <w:rPr>
            <w:rFonts w:ascii="Calibri" w:hAnsi="Calibri"/>
            <w:b w:val="0"/>
            <w:sz w:val="24"/>
          </w:rPr>
          <w:t>sphericity</w:t>
        </w:r>
        <w:proofErr w:type="spellEnd"/>
        <w:r w:rsidRPr="00AD4383">
          <w:rPr>
            <w:rFonts w:ascii="Calibri" w:hAnsi="Calibri"/>
            <w:b w:val="0"/>
            <w:sz w:val="24"/>
          </w:rPr>
          <w:t xml:space="preserve"> was used to form maximum-likelihood estimates of the activations. Our GLM included </w:t>
        </w:r>
        <w:proofErr w:type="spellStart"/>
        <w:r w:rsidRPr="00AD4383">
          <w:rPr>
            <w:rFonts w:ascii="Calibri" w:hAnsi="Calibri"/>
            <w:b w:val="0"/>
            <w:sz w:val="24"/>
          </w:rPr>
          <w:t>regressors</w:t>
        </w:r>
        <w:proofErr w:type="spellEnd"/>
        <w:r w:rsidRPr="00AD4383">
          <w:rPr>
            <w:rFonts w:ascii="Calibri" w:hAnsi="Calibri"/>
            <w:b w:val="0"/>
            <w:sz w:val="24"/>
          </w:rPr>
          <w:t xml:space="preserve"> coding for onsets and durations of stimuli or events, which were then convolved with the canonical hemodynamic response function (HRF) and regressed against the observed </w:t>
        </w:r>
        <w:proofErr w:type="spellStart"/>
        <w:r w:rsidRPr="00AD4383">
          <w:rPr>
            <w:rFonts w:ascii="Calibri" w:hAnsi="Calibri"/>
            <w:b w:val="0"/>
            <w:sz w:val="24"/>
          </w:rPr>
          <w:t>fMRI</w:t>
        </w:r>
        <w:proofErr w:type="spellEnd"/>
        <w:r w:rsidRPr="00AD4383">
          <w:rPr>
            <w:rFonts w:ascii="Calibri" w:hAnsi="Calibri"/>
            <w:b w:val="0"/>
            <w:sz w:val="24"/>
          </w:rPr>
          <w:t xml:space="preserve"> data. Experimental blocks were model</w:t>
        </w:r>
        <w:r>
          <w:rPr>
            <w:rFonts w:ascii="Calibri" w:hAnsi="Calibri"/>
            <w:b w:val="0"/>
            <w:sz w:val="24"/>
          </w:rPr>
          <w:t>l</w:t>
        </w:r>
        <w:r w:rsidRPr="00AD4383">
          <w:rPr>
            <w:rFonts w:ascii="Calibri" w:hAnsi="Calibri"/>
            <w:b w:val="0"/>
            <w:sz w:val="24"/>
          </w:rPr>
          <w:t xml:space="preserve">ed using separate </w:t>
        </w:r>
        <w:proofErr w:type="spellStart"/>
        <w:r w:rsidRPr="00AD4383">
          <w:rPr>
            <w:rFonts w:ascii="Calibri" w:hAnsi="Calibri"/>
            <w:b w:val="0"/>
            <w:sz w:val="24"/>
          </w:rPr>
          <w:t>regressors</w:t>
        </w:r>
        <w:proofErr w:type="spellEnd"/>
        <w:r w:rsidRPr="00AD4383">
          <w:rPr>
            <w:rFonts w:ascii="Calibri" w:hAnsi="Calibri"/>
            <w:b w:val="0"/>
            <w:sz w:val="24"/>
          </w:rPr>
          <w:t>, and constant terms for each block were included. Additionally, motion parameters were included as nuisance variables.</w:t>
        </w:r>
      </w:ins>
    </w:p>
    <w:p w:rsidR="00A70B41" w:rsidRDefault="00A70B41" w:rsidP="00A70B41">
      <w:pPr>
        <w:pStyle w:val="Heading3"/>
        <w:numPr>
          <w:ins w:id="550" w:author="Christopher Summerfield" w:date="2014-04-29T11:01:00Z"/>
        </w:numPr>
        <w:spacing w:before="2" w:after="2"/>
        <w:jc w:val="both"/>
        <w:rPr>
          <w:ins w:id="551" w:author="Christopher Summerfield" w:date="2014-04-29T11:01:00Z"/>
          <w:rFonts w:ascii="Calibri" w:hAnsi="Calibri"/>
          <w:b w:val="0"/>
          <w:sz w:val="24"/>
        </w:rPr>
      </w:pPr>
    </w:p>
    <w:p w:rsidR="00A70B41" w:rsidRPr="00AD4383" w:rsidRDefault="00A70B41" w:rsidP="00A70B41">
      <w:pPr>
        <w:pStyle w:val="Heading3"/>
        <w:numPr>
          <w:ins w:id="552" w:author="Christopher Summerfield" w:date="2014-04-29T11:40:00Z"/>
        </w:numPr>
        <w:spacing w:before="2" w:after="2"/>
        <w:jc w:val="both"/>
        <w:rPr>
          <w:ins w:id="553" w:author="Christopher Summerfield" w:date="2014-04-29T11:01:00Z"/>
          <w:rFonts w:ascii="Calibri" w:hAnsi="Calibri"/>
          <w:b w:val="0"/>
          <w:sz w:val="24"/>
        </w:rPr>
      </w:pPr>
      <w:ins w:id="554" w:author="Christopher Summerfield" w:date="2014-04-29T11:01:00Z">
        <w:r>
          <w:rPr>
            <w:rFonts w:ascii="Calibri" w:hAnsi="Calibri"/>
            <w:b w:val="0"/>
            <w:sz w:val="24"/>
          </w:rPr>
          <w:t>For the model-based analyses, we co</w:t>
        </w:r>
        <w:r w:rsidR="001F4CAE">
          <w:rPr>
            <w:rFonts w:ascii="Calibri" w:hAnsi="Calibri"/>
            <w:b w:val="0"/>
            <w:sz w:val="24"/>
          </w:rPr>
          <w:t>nstructed a design matrix with 3</w:t>
        </w:r>
        <w:r>
          <w:rPr>
            <w:rFonts w:ascii="Calibri" w:hAnsi="Calibri"/>
            <w:b w:val="0"/>
            <w:sz w:val="24"/>
          </w:rPr>
          <w:t xml:space="preserve"> </w:t>
        </w:r>
        <w:proofErr w:type="spellStart"/>
        <w:r>
          <w:rPr>
            <w:rFonts w:ascii="Calibri" w:hAnsi="Calibri"/>
            <w:b w:val="0"/>
            <w:sz w:val="24"/>
          </w:rPr>
          <w:t>regressors</w:t>
        </w:r>
        <w:proofErr w:type="spellEnd"/>
        <w:r>
          <w:rPr>
            <w:rFonts w:ascii="Calibri" w:hAnsi="Calibri"/>
            <w:b w:val="0"/>
            <w:sz w:val="24"/>
          </w:rPr>
          <w:t>: the expected value (i.e. |TV|) predicted by the best-fitting parameterisation of the</w:t>
        </w:r>
      </w:ins>
      <w:ins w:id="555" w:author="Christopher Summerfield" w:date="2014-04-29T11:39:00Z">
        <w:r w:rsidR="001F4CAE">
          <w:rPr>
            <w:rFonts w:ascii="Calibri" w:hAnsi="Calibri"/>
            <w:b w:val="0"/>
            <w:sz w:val="24"/>
          </w:rPr>
          <w:t xml:space="preserve"> V</w:t>
        </w:r>
      </w:ins>
      <w:ins w:id="556" w:author="Jan Balaguer" w:date="2014-04-30T16:06:00Z">
        <w:r w:rsidR="00177A6C">
          <w:rPr>
            <w:rFonts w:ascii="Calibri" w:hAnsi="Calibri"/>
            <w:b w:val="0"/>
            <w:sz w:val="24"/>
          </w:rPr>
          <w:t>F</w:t>
        </w:r>
      </w:ins>
      <w:ins w:id="557" w:author="Christopher Summerfield" w:date="2014-04-29T11:39:00Z">
        <w:r w:rsidR="001F4CAE">
          <w:rPr>
            <w:rFonts w:ascii="Calibri" w:hAnsi="Calibri"/>
            <w:b w:val="0"/>
            <w:sz w:val="24"/>
          </w:rPr>
          <w:t>, CI and HB</w:t>
        </w:r>
      </w:ins>
      <w:ins w:id="558" w:author="Christopher Summerfield" w:date="2014-04-29T11:01:00Z">
        <w:r>
          <w:rPr>
            <w:rFonts w:ascii="Calibri" w:hAnsi="Calibri"/>
            <w:b w:val="0"/>
            <w:sz w:val="24"/>
          </w:rPr>
          <w:t xml:space="preserve"> model</w:t>
        </w:r>
      </w:ins>
      <w:ins w:id="559" w:author="Christopher Summerfield" w:date="2014-04-29T11:39:00Z">
        <w:r w:rsidR="001F4CAE">
          <w:rPr>
            <w:rFonts w:ascii="Calibri" w:hAnsi="Calibri"/>
            <w:b w:val="0"/>
            <w:sz w:val="24"/>
          </w:rPr>
          <w:t>s.</w:t>
        </w:r>
      </w:ins>
      <w:ins w:id="560" w:author="Christopher Summerfield" w:date="2014-04-29T11:01:00Z">
        <w:r w:rsidR="001F4CAE">
          <w:rPr>
            <w:rFonts w:ascii="Calibri" w:hAnsi="Calibri"/>
            <w:b w:val="0"/>
            <w:sz w:val="24"/>
          </w:rPr>
          <w:t xml:space="preserve"> For </w:t>
        </w:r>
        <w:proofErr w:type="spellStart"/>
        <w:r w:rsidR="001F4CAE">
          <w:rPr>
            <w:rFonts w:ascii="Calibri" w:hAnsi="Calibri"/>
            <w:b w:val="0"/>
            <w:sz w:val="24"/>
          </w:rPr>
          <w:t>conventioanl</w:t>
        </w:r>
        <w:proofErr w:type="spellEnd"/>
        <w:r w:rsidR="001F4CAE">
          <w:rPr>
            <w:rFonts w:ascii="Calibri" w:hAnsi="Calibri"/>
            <w:b w:val="0"/>
            <w:sz w:val="24"/>
          </w:rPr>
          <w:t xml:space="preserve"> </w:t>
        </w:r>
        <w:r>
          <w:rPr>
            <w:rFonts w:ascii="Calibri" w:hAnsi="Calibri"/>
            <w:b w:val="0"/>
            <w:sz w:val="24"/>
          </w:rPr>
          <w:t xml:space="preserve">analyses, we included a design matrix with </w:t>
        </w:r>
        <w:proofErr w:type="spellStart"/>
        <w:r>
          <w:rPr>
            <w:rFonts w:ascii="Calibri" w:hAnsi="Calibri"/>
            <w:b w:val="0"/>
            <w:sz w:val="24"/>
          </w:rPr>
          <w:t>regressors</w:t>
        </w:r>
        <w:proofErr w:type="spellEnd"/>
        <w:r>
          <w:rPr>
            <w:rFonts w:ascii="Calibri" w:hAnsi="Calibri"/>
            <w:b w:val="0"/>
            <w:sz w:val="24"/>
          </w:rPr>
          <w:t xml:space="preserve"> aligned to stimulus onset, encoding the main effect of stimulus (target vs. </w:t>
        </w:r>
        <w:proofErr w:type="spellStart"/>
        <w:r>
          <w:rPr>
            <w:rFonts w:ascii="Calibri" w:hAnsi="Calibri"/>
            <w:b w:val="0"/>
            <w:sz w:val="24"/>
          </w:rPr>
          <w:t>nontarget</w:t>
        </w:r>
        <w:proofErr w:type="spellEnd"/>
        <w:r>
          <w:rPr>
            <w:rFonts w:ascii="Calibri" w:hAnsi="Calibri"/>
            <w:b w:val="0"/>
            <w:sz w:val="24"/>
          </w:rPr>
          <w:t xml:space="preserve">), cues (novel vs. familiar) and feedback (correct vs. error), alongside their two- and three-way interactions.  We report </w:t>
        </w:r>
        <w:proofErr w:type="spellStart"/>
        <w:r>
          <w:rPr>
            <w:rFonts w:ascii="Calibri" w:hAnsi="Calibri"/>
            <w:b w:val="0"/>
            <w:sz w:val="24"/>
          </w:rPr>
          <w:t>voxels</w:t>
        </w:r>
        <w:proofErr w:type="spellEnd"/>
        <w:r>
          <w:rPr>
            <w:rFonts w:ascii="Calibri" w:hAnsi="Calibri"/>
            <w:b w:val="0"/>
            <w:sz w:val="24"/>
          </w:rPr>
          <w:t xml:space="preserve"> that responded to these </w:t>
        </w:r>
        <w:proofErr w:type="spellStart"/>
        <w:r>
          <w:rPr>
            <w:rFonts w:ascii="Calibri" w:hAnsi="Calibri"/>
            <w:b w:val="0"/>
            <w:sz w:val="24"/>
          </w:rPr>
          <w:t>regressors</w:t>
        </w:r>
        <w:proofErr w:type="spellEnd"/>
        <w:r>
          <w:rPr>
            <w:rFonts w:ascii="Calibri" w:hAnsi="Calibri"/>
            <w:b w:val="0"/>
            <w:sz w:val="24"/>
          </w:rPr>
          <w:t xml:space="preserve"> at thresholds that were corrected for multiple comparisons, using a false discovery rate of p&lt;0.05. </w:t>
        </w:r>
        <w:proofErr w:type="spellStart"/>
        <w:r>
          <w:rPr>
            <w:rFonts w:ascii="Calibri" w:hAnsi="Calibri"/>
            <w:b w:val="0"/>
            <w:sz w:val="24"/>
          </w:rPr>
          <w:t>Voxelwise</w:t>
        </w:r>
        <w:proofErr w:type="spellEnd"/>
        <w:r>
          <w:rPr>
            <w:rFonts w:ascii="Calibri" w:hAnsi="Calibri"/>
            <w:b w:val="0"/>
            <w:sz w:val="24"/>
          </w:rPr>
          <w:t xml:space="preserve"> statistics were rendered onto the MNI template brain using </w:t>
        </w:r>
        <w:proofErr w:type="spellStart"/>
        <w:r>
          <w:rPr>
            <w:rFonts w:ascii="Calibri" w:hAnsi="Calibri"/>
            <w:b w:val="0"/>
            <w:sz w:val="24"/>
          </w:rPr>
          <w:t>xjview</w:t>
        </w:r>
        <w:proofErr w:type="spellEnd"/>
        <w:r>
          <w:rPr>
            <w:rFonts w:ascii="Calibri" w:hAnsi="Calibri"/>
            <w:b w:val="0"/>
            <w:sz w:val="24"/>
          </w:rPr>
          <w:t xml:space="preserve"> (</w:t>
        </w:r>
        <w:r w:rsidRPr="006A6785">
          <w:rPr>
            <w:rFonts w:ascii="Calibri" w:hAnsi="Calibri"/>
            <w:b w:val="0"/>
            <w:sz w:val="24"/>
          </w:rPr>
          <w:t>http://www.alivelearn.net/xjview8/</w:t>
        </w:r>
        <w:r>
          <w:rPr>
            <w:rFonts w:ascii="Calibri" w:hAnsi="Calibri"/>
            <w:b w:val="0"/>
            <w:sz w:val="24"/>
          </w:rPr>
          <w:t>). Subsequently, to interrogate the complex interactions among factors, we extracted raw data from cluster-corrected regions of interest (</w:t>
        </w:r>
        <w:proofErr w:type="spellStart"/>
        <w:r>
          <w:rPr>
            <w:rFonts w:ascii="Calibri" w:hAnsi="Calibri"/>
            <w:b w:val="0"/>
            <w:sz w:val="24"/>
          </w:rPr>
          <w:t>ROIs</w:t>
        </w:r>
        <w:proofErr w:type="spellEnd"/>
        <w:r>
          <w:rPr>
            <w:rFonts w:ascii="Calibri" w:hAnsi="Calibri"/>
            <w:b w:val="0"/>
            <w:sz w:val="24"/>
          </w:rPr>
          <w:t xml:space="preserve">) and resubmitted them to a new finite impulse response (FIR) regression analysis that estimated the parameter estimates associated with each of 16 </w:t>
        </w:r>
        <w:proofErr w:type="spellStart"/>
        <w:r>
          <w:rPr>
            <w:rFonts w:ascii="Calibri" w:hAnsi="Calibri"/>
            <w:b w:val="0"/>
            <w:sz w:val="24"/>
          </w:rPr>
          <w:t>peri</w:t>
        </w:r>
        <w:proofErr w:type="spellEnd"/>
        <w:r>
          <w:rPr>
            <w:rFonts w:ascii="Calibri" w:hAnsi="Calibri"/>
            <w:b w:val="0"/>
            <w:sz w:val="24"/>
          </w:rPr>
          <w:t xml:space="preserve">-stimulus time bins.  </w:t>
        </w:r>
      </w:ins>
      <w:ins w:id="561" w:author="Christopher Summerfield" w:date="2014-04-29T11:40:00Z">
        <w:r w:rsidR="001F4CAE">
          <w:rPr>
            <w:rFonts w:ascii="Calibri" w:hAnsi="Calibri"/>
            <w:b w:val="0"/>
            <w:sz w:val="24"/>
          </w:rPr>
          <w:t>To avoid selection bias (</w:t>
        </w:r>
      </w:ins>
      <w:ins w:id="562" w:author="Christopher Summerfield" w:date="2014-04-29T11:41:00Z">
        <w:r w:rsidR="001F4CAE">
          <w:rPr>
            <w:rFonts w:ascii="Calibri" w:hAnsi="Calibri"/>
            <w:b w:val="0"/>
            <w:sz w:val="24"/>
          </w:rPr>
          <w:t>‘double-dipping’), d</w:t>
        </w:r>
      </w:ins>
      <w:ins w:id="563" w:author="Christopher Summerfield" w:date="2014-04-29T11:40:00Z">
        <w:r w:rsidR="001F4CAE">
          <w:rPr>
            <w:rFonts w:ascii="Calibri" w:hAnsi="Calibri"/>
            <w:b w:val="0"/>
            <w:sz w:val="24"/>
          </w:rPr>
          <w:t xml:space="preserve">ata for each participant were extracted on the basis of an ROI defined for the remaining 17 members of </w:t>
        </w:r>
      </w:ins>
      <w:ins w:id="564" w:author="Christopher Summerfield" w:date="2014-05-01T08:46:00Z">
        <w:r w:rsidR="00315506">
          <w:rPr>
            <w:rFonts w:ascii="Calibri" w:hAnsi="Calibri"/>
            <w:b w:val="0"/>
            <w:sz w:val="24"/>
          </w:rPr>
          <w:t>the</w:t>
        </w:r>
      </w:ins>
      <w:ins w:id="565" w:author="Christopher Summerfield" w:date="2014-04-29T11:40:00Z">
        <w:r w:rsidR="001F4CAE">
          <w:rPr>
            <w:rFonts w:ascii="Calibri" w:hAnsi="Calibri"/>
            <w:b w:val="0"/>
            <w:sz w:val="24"/>
          </w:rPr>
          <w:t xml:space="preserve"> cohort.  </w:t>
        </w:r>
      </w:ins>
      <w:proofErr w:type="spellStart"/>
      <w:ins w:id="566" w:author="Christopher Summerfield" w:date="2014-04-29T11:01:00Z">
        <w:r>
          <w:rPr>
            <w:rFonts w:ascii="Calibri" w:hAnsi="Calibri"/>
            <w:b w:val="0"/>
            <w:sz w:val="24"/>
          </w:rPr>
          <w:t>Haemodynamic</w:t>
        </w:r>
        <w:proofErr w:type="spellEnd"/>
        <w:r>
          <w:rPr>
            <w:rFonts w:ascii="Calibri" w:hAnsi="Calibri"/>
            <w:b w:val="0"/>
            <w:sz w:val="24"/>
          </w:rPr>
          <w:t xml:space="preserve"> response data were temporally </w:t>
        </w:r>
        <w:proofErr w:type="spellStart"/>
        <w:r>
          <w:rPr>
            <w:rFonts w:ascii="Calibri" w:hAnsi="Calibri"/>
            <w:b w:val="0"/>
            <w:sz w:val="24"/>
          </w:rPr>
          <w:t>upsampled</w:t>
        </w:r>
        <w:proofErr w:type="spellEnd"/>
        <w:r>
          <w:rPr>
            <w:rFonts w:ascii="Calibri" w:hAnsi="Calibri"/>
            <w:b w:val="0"/>
            <w:sz w:val="24"/>
          </w:rPr>
          <w:t xml:space="preserve"> by a factor of 10 for plotting.  Statistics are reported for an early time window (~6-8s post-stimulus) and a late time window (~8-10s post-feedback) where the BOLD signal peaked overall.   </w:t>
        </w:r>
      </w:ins>
    </w:p>
    <w:p w:rsidR="00C2711E" w:rsidRDefault="00FA7740" w:rsidP="00E246B6">
      <w:pPr>
        <w:jc w:val="both"/>
        <w:rPr>
          <w:rFonts w:asciiTheme="majorHAnsi" w:hAnsiTheme="majorHAnsi"/>
          <w:b/>
        </w:rPr>
      </w:pPr>
      <w:r>
        <w:rPr>
          <w:rFonts w:asciiTheme="majorHAnsi" w:hAnsiTheme="majorHAnsi"/>
          <w:b/>
        </w:rPr>
        <w:br w:type="page"/>
      </w:r>
      <w:r w:rsidR="00C2711E">
        <w:rPr>
          <w:rFonts w:asciiTheme="majorHAnsi" w:hAnsiTheme="majorHAnsi"/>
          <w:b/>
        </w:rPr>
        <w:t>FIGURE 1</w:t>
      </w:r>
    </w:p>
    <w:p w:rsidR="00C2711E" w:rsidRDefault="00C2711E" w:rsidP="00E246B6">
      <w:pPr>
        <w:jc w:val="both"/>
        <w:rPr>
          <w:rFonts w:asciiTheme="majorHAnsi" w:hAnsiTheme="majorHAnsi"/>
          <w:b/>
        </w:rPr>
      </w:pPr>
    </w:p>
    <w:p w:rsidR="00697AF1" w:rsidRDefault="00697AF1">
      <w:pPr>
        <w:jc w:val="center"/>
        <w:rPr>
          <w:rFonts w:asciiTheme="majorHAnsi" w:hAnsiTheme="majorHAnsi"/>
          <w:b/>
        </w:rPr>
        <w:pPrChange w:id="567" w:author="Jan Balaguer" w:date="2014-06-03T02:13:00Z">
          <w:pPr/>
        </w:pPrChange>
      </w:pPr>
      <w:ins w:id="568" w:author="Jan Balaguer" w:date="2014-06-03T01:23:00Z">
        <w:r>
          <w:rPr>
            <w:rFonts w:asciiTheme="majorHAnsi" w:hAnsiTheme="majorHAnsi"/>
            <w:b/>
            <w:noProof/>
            <w:lang w:eastAsia="en-US"/>
            <w:rPrChange w:id="569" w:author="Unknown">
              <w:rPr>
                <w:noProof/>
                <w:lang w:eastAsia="en-US"/>
              </w:rPr>
            </w:rPrChange>
          </w:rPr>
          <w:drawing>
            <wp:inline distT="0" distB="0" distL="0" distR="0">
              <wp:extent cx="4196080" cy="5699760"/>
              <wp:effectExtent l="25400" t="0" r="0" b="0"/>
              <wp:docPr id="7" name="Picture 1" descr=":figure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pdf"/>
                      <pic:cNvPicPr>
                        <a:picLocks noChangeAspect="1" noChangeArrowheads="1"/>
                      </pic:cNvPicPr>
                    </pic:nvPicPr>
                    <ve:AlternateContent xmlns:ma="http://schemas.microsoft.com/office/mac/drawingml/2008/main">
                      <ve:Choice Requires="ma">
                        <pic:blipFill>
                          <a:blip r:embed="rId7"/>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8"/>
                          <a:srcRect/>
                          <a:stretch>
                            <a:fillRect/>
                          </a:stretch>
                        </pic:blipFill>
                      </ve:Fallback>
                    </ve:AlternateContent>
                    <pic:spPr bwMode="auto">
                      <a:xfrm>
                        <a:off x="0" y="0"/>
                        <a:ext cx="4196080" cy="5699760"/>
                      </a:xfrm>
                      <a:prstGeom prst="rect">
                        <a:avLst/>
                      </a:prstGeom>
                      <a:noFill/>
                      <a:ln w="9525">
                        <a:noFill/>
                        <a:miter lim="800000"/>
                        <a:headEnd/>
                        <a:tailEnd/>
                      </a:ln>
                    </pic:spPr>
                  </pic:pic>
                </a:graphicData>
              </a:graphic>
            </wp:inline>
          </w:drawing>
        </w:r>
      </w:ins>
      <w:r w:rsidR="00551ED9">
        <w:rPr>
          <w:rFonts w:asciiTheme="majorHAnsi" w:hAnsiTheme="majorHAnsi"/>
          <w:b/>
          <w:noProof/>
          <w:lang w:eastAsia="en-US"/>
        </w:rPr>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456.7pt;width:468pt;height:18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" filled="f" stroked="f">
            <v:textbox inset=",7.2pt,,7.2pt">
              <w:txbxContent>
                <w:p w:rsidR="00F265A7" w:rsidRPr="003E04B2" w:rsidRDefault="00F265A7" w:rsidP="0029647F">
                  <w:pPr>
                    <w:jc w:val="both"/>
                    <w:rPr>
                      <w:rFonts w:asciiTheme="majorHAnsi" w:hAnsiTheme="majorHAnsi"/>
                      <w:sz w:val="22"/>
                    </w:rPr>
                  </w:pPr>
                  <w:r w:rsidRPr="003E04B2">
                    <w:rPr>
                      <w:rFonts w:asciiTheme="majorHAnsi" w:hAnsiTheme="majorHAnsi"/>
                      <w:b/>
                      <w:sz w:val="22"/>
                    </w:rPr>
                    <w:t>Figure 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task. On each trial participants view a pair of </w:t>
                  </w:r>
                  <w:proofErr w:type="spellStart"/>
                  <w:r w:rsidRPr="003E04B2">
                    <w:rPr>
                      <w:rFonts w:asciiTheme="majorHAnsi" w:hAnsiTheme="majorHAnsi"/>
                      <w:sz w:val="22"/>
                    </w:rPr>
                    <w:t>coloured</w:t>
                  </w:r>
                  <w:proofErr w:type="spellEnd"/>
                  <w:r w:rsidRPr="003E04B2">
                    <w:rPr>
                      <w:rFonts w:asciiTheme="majorHAnsi" w:hAnsiTheme="majorHAnsi"/>
                      <w:sz w:val="22"/>
                    </w:rPr>
                    <w:t xml:space="preserve"> shapes on </w:t>
                  </w:r>
                  <w:proofErr w:type="gramStart"/>
                  <w:r w:rsidRPr="003E04B2">
                    <w:rPr>
                      <w:rFonts w:asciiTheme="majorHAnsi" w:hAnsiTheme="majorHAnsi"/>
                      <w:sz w:val="22"/>
                    </w:rPr>
                    <w:t>the  left</w:t>
                  </w:r>
                  <w:proofErr w:type="gramEnd"/>
                  <w:r w:rsidRPr="003E04B2">
                    <w:rPr>
                      <w:rFonts w:asciiTheme="majorHAnsi" w:hAnsiTheme="majorHAnsi"/>
                      <w:sz w:val="22"/>
                    </w:rPr>
                    <w:t xml:space="preserve"> and right of the screen. They responded ‘target’ or ‘</w:t>
                  </w:r>
                  <w:proofErr w:type="spellStart"/>
                  <w:r w:rsidRPr="003E04B2">
                    <w:rPr>
                      <w:rFonts w:asciiTheme="majorHAnsi" w:hAnsiTheme="majorHAnsi"/>
                      <w:sz w:val="22"/>
                    </w:rPr>
                    <w:t>nontarget</w:t>
                  </w:r>
                  <w:proofErr w:type="spellEnd"/>
                  <w:r w:rsidRPr="003E04B2">
                    <w:rPr>
                      <w:rFonts w:asciiTheme="majorHAnsi" w:hAnsiTheme="majorHAnsi"/>
                      <w:sz w:val="22"/>
                    </w:rPr>
                    <w:t xml:space="preserve">’ and were provided with positive or negative auditory feedback.  Each block of 16 trials was preceded by a Greek </w:t>
                  </w:r>
                  <w:proofErr w:type="gramStart"/>
                  <w:r w:rsidRPr="003E04B2">
                    <w:rPr>
                      <w:rFonts w:asciiTheme="majorHAnsi" w:hAnsiTheme="majorHAnsi"/>
                      <w:sz w:val="22"/>
                    </w:rPr>
                    <w:t>symbol which</w:t>
                  </w:r>
                  <w:proofErr w:type="gramEnd"/>
                  <w:r w:rsidRPr="003E04B2">
                    <w:rPr>
                      <w:rFonts w:asciiTheme="majorHAnsi" w:hAnsiTheme="majorHAnsi"/>
                      <w:sz w:val="22"/>
                    </w:rPr>
                    <w:t xml:space="preserve"> was either fully predictive of the relevant dimensions (e.g. {</w:t>
                  </w:r>
                  <w:proofErr w:type="spellStart"/>
                  <w:r w:rsidRPr="003E04B2">
                    <w:rPr>
                      <w:rFonts w:asciiTheme="majorHAnsi" w:hAnsiTheme="majorHAnsi"/>
                      <w:sz w:val="22"/>
                    </w:rPr>
                    <w:t>colour</w:t>
                  </w:r>
                  <w:proofErr w:type="spellEnd"/>
                  <w:r w:rsidRPr="003E04B2">
                    <w:rPr>
                      <w:rFonts w:asciiTheme="majorHAnsi" w:hAnsiTheme="majorHAnsi"/>
                      <w:sz w:val="22"/>
                    </w:rPr>
                    <w:t xml:space="preserve">-left, </w:t>
                  </w:r>
                  <w:proofErr w:type="spellStart"/>
                  <w:r w:rsidRPr="003E04B2">
                    <w:rPr>
                      <w:rFonts w:asciiTheme="majorHAnsi" w:hAnsiTheme="majorHAnsi"/>
                      <w:sz w:val="22"/>
                    </w:rPr>
                    <w:t>colour</w:t>
                  </w:r>
                  <w:proofErr w:type="spellEnd"/>
                  <w:r w:rsidRPr="003E04B2">
                    <w:rPr>
                      <w:rFonts w:asciiTheme="majorHAnsi" w:hAnsiTheme="majorHAnsi"/>
                      <w:sz w:val="22"/>
                    </w:rPr>
                    <w:t xml:space="preserve">-right}; familiar cues condition) or not at all predictive (novel cues condition).  Associations between cues and dimensions were learned in a prior training session.  </w:t>
                  </w:r>
                  <w:r w:rsidRPr="003E04B2">
                    <w:rPr>
                      <w:rFonts w:asciiTheme="majorHAnsi" w:hAnsiTheme="majorHAnsi"/>
                      <w:b/>
                      <w:sz w:val="22"/>
                    </w:rPr>
                    <w:t>B.</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model (lines).  % </w:t>
                  </w:r>
                  <w:proofErr w:type="spellStart"/>
                  <w:proofErr w:type="gramStart"/>
                  <w:r w:rsidRPr="003E04B2">
                    <w:rPr>
                      <w:rFonts w:asciiTheme="majorHAnsi" w:hAnsiTheme="majorHAnsi"/>
                      <w:sz w:val="22"/>
                    </w:rPr>
                    <w:t>acuracy</w:t>
                  </w:r>
                  <w:proofErr w:type="spellEnd"/>
                  <w:proofErr w:type="gramEnd"/>
                  <w:r w:rsidRPr="003E04B2">
                    <w:rPr>
                      <w:rFonts w:asciiTheme="majorHAnsi" w:hAnsiTheme="majorHAnsi"/>
                      <w:sz w:val="22"/>
                    </w:rPr>
                    <w:t xml:space="preserve"> (top panels) and % target choice (bottom panels) over trials (1-16) are shown for familiar cues (left panels; red) and novel cues (right panels; green).  Lines show the same data for the best-fitting </w:t>
                  </w:r>
                  <w:proofErr w:type="spellStart"/>
                  <w:r w:rsidRPr="003E04B2">
                    <w:rPr>
                      <w:rFonts w:asciiTheme="majorHAnsi" w:hAnsiTheme="majorHAnsi"/>
                      <w:sz w:val="22"/>
                    </w:rPr>
                    <w:t>parameterisation</w:t>
                  </w:r>
                  <w:proofErr w:type="spellEnd"/>
                  <w:r w:rsidRPr="003E04B2">
                    <w:rPr>
                      <w:rFonts w:asciiTheme="majorHAnsi" w:hAnsiTheme="majorHAnsi"/>
                      <w:sz w:val="22"/>
                    </w:rPr>
                    <w:t xml:space="preserve"> of the model.</w:t>
                  </w:r>
                </w:p>
              </w:txbxContent>
            </v:textbox>
          </v:shape>
        </w:pict>
      </w:r>
      <w:r w:rsidR="00C2711E">
        <w:rPr>
          <w:rFonts w:asciiTheme="majorHAnsi" w:hAnsiTheme="majorHAnsi"/>
          <w:b/>
        </w:rPr>
        <w:br w:type="page"/>
        <w:t>FIGURE 2</w:t>
      </w:r>
    </w:p>
    <w:p w:rsidR="00697AF1" w:rsidRDefault="00697AF1">
      <w:pPr>
        <w:jc w:val="center"/>
        <w:rPr>
          <w:rFonts w:asciiTheme="majorHAnsi" w:hAnsiTheme="majorHAnsi"/>
          <w:b/>
        </w:rPr>
        <w:pPrChange w:id="570" w:author="Jan Balaguer" w:date="2014-04-29T16:49:00Z">
          <w:pPr>
            <w:jc w:val="both"/>
          </w:pPr>
        </w:pPrChange>
      </w:pPr>
    </w:p>
    <w:p w:rsidR="00697AF1" w:rsidRDefault="00551ED9">
      <w:pPr>
        <w:jc w:val="center"/>
        <w:rPr>
          <w:ins w:id="571" w:author="Christopher Summerfield" w:date="2014-04-29T10:33:00Z"/>
          <w:rFonts w:asciiTheme="majorHAnsi" w:hAnsiTheme="majorHAnsi"/>
          <w:b/>
        </w:rPr>
        <w:pPrChange w:id="572" w:author="Jan Balaguer" w:date="2014-06-02T18:36:00Z">
          <w:pPr>
            <w:jc w:val="both"/>
          </w:pPr>
        </w:pPrChange>
      </w:pPr>
      <w:r>
        <w:rPr>
          <w:rFonts w:asciiTheme="majorHAnsi" w:hAnsiTheme="majorHAnsi"/>
          <w:b/>
          <w:noProof/>
          <w:lang w:eastAsia="en-US"/>
        </w:rPr>
        <w:pict>
          <v:shape id="Text Box 5" o:spid="_x0000_s1027" type="#_x0000_t202" style="position:absolute;left:0;text-align:left;margin-left:18pt;margin-top:546.7pt;width:486pt;height:1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" filled="f" stroked="f">
            <v:textbox style="mso-next-textbox:#Text Box 5" inset=",7.2pt,,7.2pt">
              <w:txbxContent>
                <w:p w:rsidR="00F265A7" w:rsidRPr="003E04B2" w:rsidRDefault="00F265A7" w:rsidP="002F6DCA">
                  <w:pPr>
                    <w:jc w:val="both"/>
                    <w:rPr>
                      <w:rFonts w:asciiTheme="majorHAnsi" w:hAnsiTheme="majorHAnsi"/>
                      <w:sz w:val="22"/>
                    </w:rPr>
                  </w:pPr>
                  <w:r w:rsidRPr="003E04B2">
                    <w:rPr>
                      <w:rFonts w:asciiTheme="majorHAnsi" w:hAnsiTheme="majorHAnsi"/>
                      <w:b/>
                      <w:sz w:val="22"/>
                    </w:rPr>
                    <w:t>Figure 2. A.</w:t>
                  </w:r>
                  <w:r w:rsidRPr="003E04B2">
                    <w:rPr>
                      <w:rFonts w:asciiTheme="majorHAnsi" w:hAnsiTheme="majorHAnsi"/>
                      <w:sz w:val="22"/>
                    </w:rPr>
                    <w:t xml:space="preserve"> </w:t>
                  </w:r>
                  <w:del w:id="573" w:author="Jan Balaguer" w:date="2014-04-28T18:43:00Z">
                    <w:r w:rsidRPr="003E04B2" w:rsidDel="00EE6496">
                      <w:rPr>
                        <w:rFonts w:asciiTheme="majorHAnsi" w:hAnsiTheme="majorHAnsi"/>
                        <w:sz w:val="22"/>
                      </w:rPr>
                      <w:delText xml:space="preserve">model </w:delText>
                    </w:r>
                  </w:del>
                  <w:ins w:id="574" w:author="Jan Balaguer" w:date="2014-04-28T18:43:00Z">
                    <w:r>
                      <w:rPr>
                        <w:rFonts w:asciiTheme="majorHAnsi" w:hAnsiTheme="majorHAnsi"/>
                        <w:sz w:val="22"/>
                      </w:rPr>
                      <w:t>M</w:t>
                    </w:r>
                    <w:r w:rsidRPr="003E04B2">
                      <w:rPr>
                        <w:rFonts w:asciiTheme="majorHAnsi" w:hAnsiTheme="majorHAnsi"/>
                        <w:sz w:val="22"/>
                      </w:rPr>
                      <w:t xml:space="preserve">odel </w:t>
                    </w:r>
                  </w:ins>
                  <w:r w:rsidRPr="003E04B2">
                    <w:rPr>
                      <w:rFonts w:asciiTheme="majorHAnsi" w:hAnsiTheme="majorHAnsi"/>
                      <w:sz w:val="22"/>
                    </w:rPr>
                    <w:t>performance</w:t>
                  </w:r>
                  <w:ins w:id="575" w:author="Christopher Summerfield" w:date="2014-04-29T09:32:00Z">
                    <w:r>
                      <w:rPr>
                        <w:rFonts w:asciiTheme="majorHAnsi" w:hAnsiTheme="majorHAnsi"/>
                        <w:sz w:val="22"/>
                      </w:rPr>
                      <w:t xml:space="preserve"> (% correct)</w:t>
                    </w:r>
                  </w:ins>
                  <w:r w:rsidRPr="003E04B2">
                    <w:rPr>
                      <w:rFonts w:asciiTheme="majorHAnsi" w:hAnsiTheme="majorHAnsi"/>
                      <w:sz w:val="22"/>
                    </w:rPr>
                    <w:t xml:space="preserve"> as a function of model parameters</w:t>
                  </w:r>
                  <w:del w:id="576" w:author="Jan Balaguer" w:date="2014-04-28T18:45:00Z">
                    <w:r w:rsidRPr="003E04B2" w:rsidDel="00EE6496">
                      <w:rPr>
                        <w:rFonts w:asciiTheme="majorHAnsi" w:hAnsiTheme="majorHAnsi"/>
                        <w:sz w:val="22"/>
                      </w:rPr>
                      <w:delText xml:space="preserve"> </w:delText>
                    </w:r>
                    <w:r w:rsidRPr="003E04B2" w:rsidDel="00EE6496">
                      <w:rPr>
                        <w:rFonts w:asciiTheme="majorHAnsi" w:hAnsiTheme="majorHAnsi"/>
                        <w:sz w:val="22"/>
                      </w:rPr>
                      <w:sym w:font="Symbol" w:char="F061"/>
                    </w:r>
                    <w:r w:rsidRPr="003E04B2" w:rsidDel="00EE6496">
                      <w:rPr>
                        <w:rFonts w:asciiTheme="majorHAnsi" w:hAnsiTheme="majorHAnsi"/>
                        <w:sz w:val="22"/>
                      </w:rPr>
                      <w:delText xml:space="preserve"> (steepness of disconfirmatory vs. confirmatory learning)</w:delText>
                    </w:r>
                  </w:del>
                  <w:r w:rsidRPr="003E04B2">
                    <w:rPr>
                      <w:rFonts w:asciiTheme="majorHAnsi" w:hAnsiTheme="majorHAnsi"/>
                      <w:sz w:val="22"/>
                    </w:rPr>
                    <w:t xml:space="preserve"> </w:t>
                  </w:r>
                  <w:del w:id="577" w:author="Jan Balaguer" w:date="2014-04-28T18:45:00Z">
                    <w:r w:rsidRPr="003E04B2" w:rsidDel="00EE6496">
                      <w:rPr>
                        <w:rFonts w:asciiTheme="majorHAnsi" w:hAnsiTheme="majorHAnsi"/>
                        <w:sz w:val="22"/>
                      </w:rPr>
                      <w:delText xml:space="preserve">and </w:delText>
                    </w:r>
                  </w:del>
                  <w:ins w:id="578" w:author="Jan Balaguer" w:date="2014-04-28T18:42:00Z">
                    <w:r w:rsidRPr="003E04B2">
                      <w:rPr>
                        <w:rFonts w:asciiTheme="majorHAnsi" w:hAnsiTheme="majorHAnsi"/>
                        <w:sz w:val="22"/>
                      </w:rPr>
                      <w:sym w:font="Symbol" w:char="F061"/>
                    </w:r>
                    <w:r>
                      <w:rPr>
                        <w:rFonts w:asciiTheme="majorHAnsi" w:hAnsiTheme="majorHAnsi"/>
                        <w:sz w:val="22"/>
                        <w:vertAlign w:val="subscript"/>
                      </w:rPr>
                      <w:t>M</w:t>
                    </w:r>
                  </w:ins>
                  <w:del w:id="579" w:author="Jan Balaguer" w:date="2014-04-28T18:42:00Z">
                    <w:r w:rsidRPr="003E04B2" w:rsidDel="00EE6496">
                      <w:rPr>
                        <w:rFonts w:asciiTheme="majorHAnsi" w:hAnsiTheme="majorHAnsi"/>
                        <w:sz w:val="22"/>
                      </w:rPr>
                      <w:sym w:font="Symbol" w:char="F074"/>
                    </w:r>
                  </w:del>
                  <w:r w:rsidRPr="003E04B2">
                    <w:rPr>
                      <w:rFonts w:asciiTheme="majorHAnsi" w:hAnsiTheme="majorHAnsi"/>
                      <w:sz w:val="22"/>
                    </w:rPr>
                    <w:t xml:space="preserve"> (</w:t>
                  </w:r>
                  <w:del w:id="580" w:author="Jan Balaguer" w:date="2014-04-28T18:43:00Z">
                    <w:r w:rsidRPr="003E04B2" w:rsidDel="00EE6496">
                      <w:rPr>
                        <w:rFonts w:asciiTheme="majorHAnsi" w:hAnsiTheme="majorHAnsi"/>
                        <w:sz w:val="22"/>
                      </w:rPr>
                      <w:delText>decisions based on max vs. min target value</w:delText>
                    </w:r>
                  </w:del>
                  <w:ins w:id="581" w:author="Jan Balaguer" w:date="2014-04-28T18:43:00Z">
                    <w:r>
                      <w:rPr>
                        <w:rFonts w:asciiTheme="majorHAnsi" w:hAnsiTheme="majorHAnsi"/>
                        <w:sz w:val="22"/>
                      </w:rPr>
                      <w:t>overall learning rate</w:t>
                    </w:r>
                  </w:ins>
                  <w:r w:rsidRPr="003E04B2">
                    <w:rPr>
                      <w:rFonts w:asciiTheme="majorHAnsi" w:hAnsiTheme="majorHAnsi"/>
                      <w:sz w:val="22"/>
                    </w:rPr>
                    <w:t xml:space="preserve">) </w:t>
                  </w:r>
                  <w:ins w:id="582" w:author="Jan Balaguer" w:date="2014-04-28T18:45:00Z">
                    <w:r w:rsidRPr="003E04B2">
                      <w:rPr>
                        <w:rFonts w:asciiTheme="majorHAnsi" w:hAnsiTheme="majorHAnsi"/>
                        <w:sz w:val="22"/>
                      </w:rPr>
                      <w:t xml:space="preserve">and </w:t>
                    </w:r>
                    <w:r w:rsidRPr="003E04B2">
                      <w:rPr>
                        <w:rFonts w:asciiTheme="majorHAnsi" w:hAnsiTheme="majorHAnsi"/>
                        <w:sz w:val="22"/>
                      </w:rPr>
                      <w:sym w:font="Symbol" w:char="F061"/>
                    </w:r>
                    <w:r>
                      <w:rPr>
                        <w:rFonts w:asciiTheme="majorHAnsi" w:hAnsiTheme="majorHAnsi"/>
                        <w:sz w:val="22"/>
                        <w:vertAlign w:val="subscript"/>
                      </w:rPr>
                      <w:t>R</w:t>
                    </w:r>
                    <w:r w:rsidRPr="003E04B2">
                      <w:rPr>
                        <w:rFonts w:asciiTheme="majorHAnsi" w:hAnsiTheme="majorHAnsi"/>
                        <w:sz w:val="22"/>
                      </w:rPr>
                      <w:t xml:space="preserve"> (steepness of </w:t>
                    </w:r>
                  </w:ins>
                  <w:proofErr w:type="spellStart"/>
                  <w:ins w:id="583" w:author="Christopher Summerfield" w:date="2014-04-29T09:32:00Z">
                    <w:r>
                      <w:rPr>
                        <w:rFonts w:asciiTheme="majorHAnsi" w:hAnsiTheme="majorHAnsi"/>
                        <w:sz w:val="22"/>
                      </w:rPr>
                      <w:t>falsificatory</w:t>
                    </w:r>
                  </w:ins>
                  <w:proofErr w:type="spellEnd"/>
                  <w:ins w:id="584" w:author="Jan Balaguer" w:date="2014-04-28T18:45:00Z">
                    <w:r w:rsidRPr="003E04B2">
                      <w:rPr>
                        <w:rFonts w:asciiTheme="majorHAnsi" w:hAnsiTheme="majorHAnsi"/>
                        <w:sz w:val="22"/>
                      </w:rPr>
                      <w:t xml:space="preserve"> vs. </w:t>
                    </w:r>
                  </w:ins>
                  <w:proofErr w:type="spellStart"/>
                  <w:ins w:id="585" w:author="Christopher Summerfield" w:date="2014-04-29T09:32:00Z">
                    <w:r>
                      <w:rPr>
                        <w:rFonts w:asciiTheme="majorHAnsi" w:hAnsiTheme="majorHAnsi"/>
                        <w:sz w:val="22"/>
                      </w:rPr>
                      <w:t>verificatory</w:t>
                    </w:r>
                  </w:ins>
                  <w:proofErr w:type="spellEnd"/>
                  <w:ins w:id="586" w:author="Jan Balaguer" w:date="2014-04-28T18:45:00Z">
                    <w:r w:rsidRPr="003E04B2">
                      <w:rPr>
                        <w:rFonts w:asciiTheme="majorHAnsi" w:hAnsiTheme="majorHAnsi"/>
                        <w:sz w:val="22"/>
                      </w:rPr>
                      <w:t xml:space="preserve"> learning)</w:t>
                    </w:r>
                    <w:r>
                      <w:rPr>
                        <w:rFonts w:asciiTheme="majorHAnsi" w:hAnsiTheme="majorHAnsi"/>
                        <w:sz w:val="22"/>
                      </w:rPr>
                      <w:t xml:space="preserve"> </w:t>
                    </w:r>
                  </w:ins>
                  <w:r w:rsidRPr="003E04B2">
                    <w:rPr>
                      <w:rFonts w:asciiTheme="majorHAnsi" w:hAnsiTheme="majorHAnsi"/>
                      <w:sz w:val="22"/>
                    </w:rPr>
                    <w:t>on blocks with familiar cues (left panel) and novel cues (right panel).  Darker grey indicates higher performance (% correct).  Red and green dots show individual humans subjects in the novel and familiar cues conditions respectively.</w:t>
                  </w:r>
                  <w:r>
                    <w:rPr>
                      <w:rFonts w:asciiTheme="majorHAnsi" w:hAnsiTheme="majorHAnsi"/>
                      <w:sz w:val="22"/>
                    </w:rPr>
                    <w:t xml:space="preserve">  </w:t>
                  </w:r>
                  <w:r w:rsidRPr="003E04B2">
                    <w:rPr>
                      <w:rFonts w:asciiTheme="majorHAnsi" w:hAnsiTheme="majorHAnsi"/>
                      <w:b/>
                      <w:sz w:val="22"/>
                    </w:rPr>
                    <w:t>B.</w:t>
                  </w:r>
                  <w:r>
                    <w:rPr>
                      <w:rFonts w:asciiTheme="majorHAnsi" w:hAnsiTheme="majorHAnsi"/>
                      <w:sz w:val="22"/>
                    </w:rPr>
                    <w:t xml:space="preserve"> Best-fitting (</w:t>
                  </w:r>
                  <w:del w:id="587" w:author="Jan Balaguer" w:date="2014-04-28T18:43:00Z">
                    <w:r w:rsidDel="00EE6496">
                      <w:rPr>
                        <w:rFonts w:asciiTheme="majorHAnsi" w:hAnsiTheme="majorHAnsi"/>
                        <w:sz w:val="22"/>
                      </w:rPr>
                      <w:delText>circles</w:delText>
                    </w:r>
                  </w:del>
                  <w:proofErr w:type="spellStart"/>
                  <w:ins w:id="588" w:author="Jan Balaguer" w:date="2014-04-28T18:43:00Z">
                    <w:r>
                      <w:rPr>
                        <w:rFonts w:asciiTheme="majorHAnsi" w:hAnsiTheme="majorHAnsi"/>
                        <w:sz w:val="22"/>
                      </w:rPr>
                      <w:t>coloured</w:t>
                    </w:r>
                  </w:ins>
                  <w:proofErr w:type="spellEnd"/>
                  <w:r>
                    <w:rPr>
                      <w:rFonts w:asciiTheme="majorHAnsi" w:hAnsiTheme="majorHAnsi"/>
                      <w:sz w:val="22"/>
                    </w:rPr>
                    <w:t>) and reward-</w:t>
                  </w:r>
                  <w:proofErr w:type="spellStart"/>
                  <w:r>
                    <w:rPr>
                      <w:rFonts w:asciiTheme="majorHAnsi" w:hAnsiTheme="majorHAnsi"/>
                      <w:sz w:val="22"/>
                    </w:rPr>
                    <w:t>maximising</w:t>
                  </w:r>
                  <w:proofErr w:type="spellEnd"/>
                  <w:r>
                    <w:rPr>
                      <w:rFonts w:asciiTheme="majorHAnsi" w:hAnsiTheme="majorHAnsi"/>
                      <w:sz w:val="22"/>
                    </w:rPr>
                    <w:t xml:space="preserve"> (</w:t>
                  </w:r>
                  <w:ins w:id="589" w:author="Jan Balaguer" w:date="2014-04-29T14:52:00Z">
                    <w:r>
                      <w:rPr>
                        <w:rFonts w:asciiTheme="majorHAnsi" w:hAnsiTheme="majorHAnsi"/>
                        <w:sz w:val="22"/>
                      </w:rPr>
                      <w:t xml:space="preserve">bordered in </w:t>
                    </w:r>
                  </w:ins>
                  <w:del w:id="590" w:author="Jan Balaguer" w:date="2014-04-28T18:43:00Z">
                    <w:r w:rsidDel="00EE6496">
                      <w:rPr>
                        <w:rFonts w:asciiTheme="majorHAnsi" w:hAnsiTheme="majorHAnsi"/>
                        <w:sz w:val="22"/>
                      </w:rPr>
                      <w:delText>diamonds</w:delText>
                    </w:r>
                  </w:del>
                  <w:ins w:id="591" w:author="Jan Balaguer" w:date="2014-04-28T18:43:00Z">
                    <w:r>
                      <w:rPr>
                        <w:rFonts w:asciiTheme="majorHAnsi" w:hAnsiTheme="majorHAnsi"/>
                        <w:sz w:val="22"/>
                      </w:rPr>
                      <w:t>black</w:t>
                    </w:r>
                  </w:ins>
                  <w:r>
                    <w:rPr>
                      <w:rFonts w:asciiTheme="majorHAnsi" w:hAnsiTheme="majorHAnsi"/>
                      <w:sz w:val="22"/>
                    </w:rPr>
                    <w:t xml:space="preserve">) values of </w:t>
                  </w:r>
                  <w:r w:rsidRPr="003E04B2">
                    <w:rPr>
                      <w:rFonts w:asciiTheme="majorHAnsi" w:hAnsiTheme="majorHAnsi"/>
                      <w:sz w:val="22"/>
                    </w:rPr>
                    <w:sym w:font="Symbol" w:char="F061"/>
                  </w:r>
                  <w:ins w:id="592" w:author="Jan Balaguer" w:date="2014-04-28T18:43:00Z">
                    <w:r>
                      <w:rPr>
                        <w:rFonts w:asciiTheme="majorHAnsi" w:hAnsiTheme="majorHAnsi"/>
                        <w:sz w:val="22"/>
                        <w:vertAlign w:val="subscript"/>
                      </w:rPr>
                      <w:t>M</w:t>
                    </w:r>
                  </w:ins>
                  <w:ins w:id="593" w:author="Jan Balaguer" w:date="2014-04-30T10:40:00Z">
                    <w:r>
                      <w:rPr>
                        <w:rFonts w:asciiTheme="majorHAnsi" w:hAnsiTheme="majorHAnsi"/>
                        <w:sz w:val="22"/>
                      </w:rPr>
                      <w:t xml:space="preserve"> and </w:t>
                    </w:r>
                  </w:ins>
                  <w:ins w:id="594" w:author="Jan Balaguer" w:date="2014-04-28T18:44:00Z">
                    <w:r w:rsidRPr="003E04B2">
                      <w:rPr>
                        <w:rFonts w:asciiTheme="majorHAnsi" w:hAnsiTheme="majorHAnsi"/>
                        <w:sz w:val="22"/>
                      </w:rPr>
                      <w:sym w:font="Symbol" w:char="F061"/>
                    </w:r>
                    <w:r>
                      <w:rPr>
                        <w:rFonts w:asciiTheme="majorHAnsi" w:hAnsiTheme="majorHAnsi"/>
                        <w:sz w:val="22"/>
                        <w:vertAlign w:val="subscript"/>
                      </w:rPr>
                      <w:t>R</w:t>
                    </w:r>
                  </w:ins>
                  <w:del w:id="595" w:author="Jan Balaguer" w:date="2014-04-30T10:40:00Z">
                    <w:r w:rsidDel="00BF4C7E">
                      <w:rPr>
                        <w:rFonts w:asciiTheme="majorHAnsi" w:hAnsiTheme="majorHAnsi"/>
                        <w:sz w:val="22"/>
                      </w:rPr>
                      <w:delText xml:space="preserve"> and </w:delText>
                    </w:r>
                    <w:r w:rsidRPr="003E04B2" w:rsidDel="00BF4C7E">
                      <w:rPr>
                        <w:rFonts w:asciiTheme="majorHAnsi" w:hAnsiTheme="majorHAnsi"/>
                        <w:sz w:val="22"/>
                      </w:rPr>
                      <w:sym w:font="Symbol" w:char="F074"/>
                    </w:r>
                  </w:del>
                  <w:r>
                    <w:rPr>
                      <w:rFonts w:asciiTheme="majorHAnsi" w:hAnsiTheme="majorHAnsi"/>
                      <w:sz w:val="22"/>
                    </w:rPr>
                    <w:t xml:space="preserve"> in the familiar (red) and novel (green) cues condition.  </w:t>
                  </w:r>
                  <w:r w:rsidRPr="003E04B2">
                    <w:rPr>
                      <w:rFonts w:asciiTheme="majorHAnsi" w:hAnsiTheme="majorHAnsi"/>
                      <w:b/>
                      <w:sz w:val="22"/>
                    </w:rPr>
                    <w:t xml:space="preserve">C. </w:t>
                  </w:r>
                  <w:r>
                    <w:rPr>
                      <w:rFonts w:asciiTheme="majorHAnsi" w:hAnsiTheme="majorHAnsi"/>
                      <w:sz w:val="22"/>
                    </w:rPr>
                    <w:t xml:space="preserve"> Correlations between </w:t>
                  </w:r>
                  <w:r w:rsidRPr="003E04B2">
                    <w:rPr>
                      <w:rFonts w:asciiTheme="majorHAnsi" w:hAnsiTheme="majorHAnsi"/>
                      <w:sz w:val="22"/>
                    </w:rPr>
                    <w:sym w:font="Symbol" w:char="F061"/>
                  </w:r>
                  <w:ins w:id="596" w:author="Jan Balaguer" w:date="2014-04-28T18:41:00Z">
                    <w:r>
                      <w:rPr>
                        <w:rFonts w:asciiTheme="majorHAnsi" w:hAnsiTheme="majorHAnsi"/>
                        <w:sz w:val="22"/>
                        <w:vertAlign w:val="subscript"/>
                      </w:rPr>
                      <w:t>R</w:t>
                    </w:r>
                    <w:r>
                      <w:rPr>
                        <w:rFonts w:asciiTheme="majorHAnsi" w:hAnsiTheme="majorHAnsi"/>
                        <w:sz w:val="22"/>
                      </w:rPr>
                      <w:t xml:space="preserve"> </w:t>
                    </w:r>
                  </w:ins>
                  <w:del w:id="597" w:author="Jan Balaguer" w:date="2014-04-28T18:42:00Z">
                    <w:r w:rsidDel="00EE6496">
                      <w:rPr>
                        <w:rFonts w:asciiTheme="majorHAnsi" w:hAnsiTheme="majorHAnsi"/>
                        <w:sz w:val="22"/>
                      </w:rPr>
                      <w:delText xml:space="preserve"> (left panel) and </w:delText>
                    </w:r>
                  </w:del>
                  <w:del w:id="598" w:author="Jan Balaguer" w:date="2014-04-28T18:41:00Z">
                    <w:r w:rsidRPr="003E04B2" w:rsidDel="00EE6496">
                      <w:rPr>
                        <w:rFonts w:asciiTheme="majorHAnsi" w:hAnsiTheme="majorHAnsi"/>
                        <w:sz w:val="22"/>
                      </w:rPr>
                      <w:sym w:font="Symbol" w:char="F074"/>
                    </w:r>
                    <w:r w:rsidDel="00EE6496">
                      <w:rPr>
                        <w:rFonts w:asciiTheme="majorHAnsi" w:hAnsiTheme="majorHAnsi"/>
                        <w:sz w:val="22"/>
                      </w:rPr>
                      <w:delText xml:space="preserve"> </w:delText>
                    </w:r>
                  </w:del>
                  <w:del w:id="599" w:author="Jan Balaguer" w:date="2014-04-28T18:42:00Z">
                    <w:r w:rsidDel="00EE6496">
                      <w:rPr>
                        <w:rFonts w:asciiTheme="majorHAnsi" w:hAnsiTheme="majorHAnsi"/>
                        <w:sz w:val="22"/>
                      </w:rPr>
                      <w:delText xml:space="preserve">(right panel) </w:delText>
                    </w:r>
                  </w:del>
                  <w:r>
                    <w:rPr>
                      <w:rFonts w:asciiTheme="majorHAnsi" w:hAnsiTheme="majorHAnsi"/>
                      <w:sz w:val="22"/>
                    </w:rPr>
                    <w:t xml:space="preserve">and performance (% correct) </w:t>
                  </w:r>
                  <w:ins w:id="600" w:author="Jan Balaguer" w:date="2014-04-28T18:42:00Z">
                    <w:r>
                      <w:rPr>
                        <w:rFonts w:asciiTheme="majorHAnsi" w:hAnsiTheme="majorHAnsi"/>
                        <w:sz w:val="22"/>
                      </w:rPr>
                      <w:t xml:space="preserve">in the familiar (left panel) and novel (right panel) conditions </w:t>
                    </w:r>
                  </w:ins>
                  <w:r>
                    <w:rPr>
                      <w:rFonts w:asciiTheme="majorHAnsi" w:hAnsiTheme="majorHAnsi"/>
                      <w:sz w:val="22"/>
                    </w:rPr>
                    <w:t xml:space="preserve">for each subject.  The line shows the best-fitting linear trend.  </w:t>
                  </w:r>
                  <w:r w:rsidRPr="003E04B2">
                    <w:rPr>
                      <w:rFonts w:asciiTheme="majorHAnsi" w:hAnsiTheme="majorHAnsi"/>
                      <w:b/>
                      <w:sz w:val="22"/>
                    </w:rPr>
                    <w:t>D.</w:t>
                  </w:r>
                  <w:r>
                    <w:rPr>
                      <w:rFonts w:asciiTheme="majorHAnsi" w:hAnsiTheme="majorHAnsi"/>
                      <w:sz w:val="22"/>
                    </w:rPr>
                    <w:t xml:space="preserve">  % </w:t>
                  </w:r>
                  <w:proofErr w:type="gramStart"/>
                  <w:r>
                    <w:rPr>
                      <w:rFonts w:asciiTheme="majorHAnsi" w:hAnsiTheme="majorHAnsi"/>
                      <w:sz w:val="22"/>
                    </w:rPr>
                    <w:t>choose</w:t>
                  </w:r>
                  <w:proofErr w:type="gramEnd"/>
                  <w:r>
                    <w:rPr>
                      <w:rFonts w:asciiTheme="majorHAnsi" w:hAnsiTheme="majorHAnsi"/>
                      <w:sz w:val="22"/>
                    </w:rPr>
                    <w:t xml:space="preserve"> target responses as a function of the number of previous times the rule-relevant feature (top panels) and rule-irrelevant feature (bottom panels) was associated with confirmatory (filled circles) or </w:t>
                  </w:r>
                  <w:proofErr w:type="spellStart"/>
                  <w:r>
                    <w:rPr>
                      <w:rFonts w:asciiTheme="majorHAnsi" w:hAnsiTheme="majorHAnsi"/>
                      <w:sz w:val="22"/>
                    </w:rPr>
                    <w:t>disconfirmatory</w:t>
                  </w:r>
                  <w:proofErr w:type="spellEnd"/>
                  <w:r>
                    <w:rPr>
                      <w:rFonts w:asciiTheme="majorHAnsi" w:hAnsiTheme="majorHAnsi"/>
                      <w:sz w:val="22"/>
                    </w:rPr>
                    <w:t xml:space="preserve"> (open circles) feedback.  Data are shown separately for familiar (left panels) and novel (right panels) cues conditions.</w:t>
                  </w:r>
                </w:p>
                <w:p w:rsidR="00F265A7" w:rsidRPr="003E04B2" w:rsidRDefault="00F265A7" w:rsidP="002F6DCA">
                  <w:pPr>
                    <w:jc w:val="both"/>
                    <w:rPr>
                      <w:rFonts w:asciiTheme="majorHAnsi" w:hAnsiTheme="majorHAnsi"/>
                      <w:sz w:val="22"/>
                    </w:rPr>
                  </w:pPr>
                </w:p>
              </w:txbxContent>
            </v:textbox>
          </v:shape>
        </w:pict>
      </w:r>
      <w:ins w:id="601" w:author="Jan Balaguer" w:date="2014-04-30T10:49:00Z">
        <w:r w:rsidR="00697AF1">
          <w:rPr>
            <w:rFonts w:asciiTheme="majorHAnsi" w:hAnsiTheme="majorHAnsi"/>
            <w:b/>
            <w:noProof/>
            <w:lang w:eastAsia="en-US"/>
            <w:rPrChange w:id="602" w:author="Unknown">
              <w:rPr>
                <w:noProof/>
                <w:lang w:eastAsia="en-US"/>
              </w:rPr>
            </w:rPrChange>
          </w:rPr>
          <w:drawing>
            <wp:inline distT="0" distB="0" distL="0" distR="0">
              <wp:extent cx="4805811" cy="6800829"/>
              <wp:effectExtent l="0" t="0" r="0" b="0"/>
              <wp:docPr id="10" name="Picture 2" descr=":::Desktop:Screen Shot 2014-04-30 at 10.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4-04-30 at 10.49.06.png"/>
                      <pic:cNvPicPr>
                        <a:picLocks noChangeAspect="1" noChangeArrowheads="1"/>
                      </pic:cNvPicPr>
                    </pic:nvPicPr>
                    <ve:AlternateContent xmlns:ma="http://schemas.microsoft.com/office/mac/drawingml/2008/main">
                      <ve:Choice Requires="ma">
                        <pic:blipFill>
                          <a:blip r:embed="rId9"/>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0"/>
                          <a:stretch>
                            <a:fillRect/>
                          </a:stretch>
                        </pic:blipFill>
                      </ve:Fallback>
                    </ve:AlternateContent>
                    <pic:spPr bwMode="auto">
                      <a:xfrm>
                        <a:off x="0" y="0"/>
                        <a:ext cx="4805811" cy="6800829"/>
                      </a:xfrm>
                      <a:prstGeom prst="rect">
                        <a:avLst/>
                      </a:prstGeom>
                      <a:noFill/>
                      <a:ln w="9525">
                        <a:noFill/>
                        <a:miter lim="800000"/>
                        <a:headEnd/>
                        <a:tailEnd/>
                      </a:ln>
                    </pic:spPr>
                  </pic:pic>
                </a:graphicData>
              </a:graphic>
            </wp:inline>
          </w:drawing>
        </w:r>
      </w:ins>
      <w:r w:rsidR="00C2711E">
        <w:rPr>
          <w:rFonts w:asciiTheme="majorHAnsi" w:hAnsiTheme="majorHAnsi"/>
          <w:b/>
        </w:rPr>
        <w:br w:type="page"/>
      </w:r>
      <w:r w:rsidR="0026220A">
        <w:rPr>
          <w:rFonts w:asciiTheme="majorHAnsi" w:hAnsiTheme="majorHAnsi"/>
          <w:b/>
        </w:rPr>
        <w:t>FIGURE 3</w:t>
      </w:r>
    </w:p>
    <w:p w:rsidR="00703582" w:rsidRDefault="00703582" w:rsidP="00E246B6">
      <w:pPr>
        <w:numPr>
          <w:ins w:id="603" w:author="Christopher Summerfield" w:date="2014-04-29T10:33:00Z"/>
        </w:numPr>
        <w:jc w:val="both"/>
        <w:rPr>
          <w:ins w:id="604" w:author="Christopher Summerfield" w:date="2014-04-29T10:33:00Z"/>
          <w:rFonts w:asciiTheme="majorHAnsi" w:hAnsiTheme="majorHAnsi"/>
          <w:b/>
        </w:rPr>
      </w:pPr>
    </w:p>
    <w:p w:rsidR="00703582" w:rsidRDefault="00697AF1" w:rsidP="00E246B6">
      <w:pPr>
        <w:numPr>
          <w:ins w:id="605" w:author="Christopher Summerfield" w:date="2014-04-29T10:33:00Z"/>
        </w:numPr>
        <w:jc w:val="both"/>
        <w:rPr>
          <w:rFonts w:asciiTheme="majorHAnsi" w:hAnsiTheme="majorHAnsi"/>
          <w:b/>
        </w:rPr>
      </w:pPr>
      <w:ins w:id="606" w:author="Christopher Summerfield" w:date="2014-04-29T10:34:00Z">
        <w:r>
          <w:rPr>
            <w:rFonts w:asciiTheme="majorHAnsi" w:hAnsiTheme="majorHAnsi"/>
            <w:b/>
            <w:noProof/>
            <w:lang w:eastAsia="en-US"/>
            <w:rPrChange w:id="607" w:author="Unknown">
              <w:rPr>
                <w:noProof/>
                <w:lang w:eastAsia="en-US"/>
              </w:rPr>
            </w:rPrChange>
          </w:rPr>
          <w:drawing>
            <wp:anchor distT="0" distB="0" distL="114300" distR="114300" simplePos="0" relativeHeight="251670528" behindDoc="0" locked="0" layoutInCell="1" allowOverlap="1">
              <wp:simplePos x="0" y="0"/>
              <wp:positionH relativeFrom="column">
                <wp:posOffset>26670</wp:posOffset>
              </wp:positionH>
              <wp:positionV relativeFrom="paragraph">
                <wp:posOffset>4445</wp:posOffset>
              </wp:positionV>
              <wp:extent cx="6116320" cy="5334000"/>
              <wp:effectExtent l="25400" t="0" r="5080" b="0"/>
              <wp:wrapNone/>
              <wp:docPr id="9" name=""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a:srcRect b="25986"/>
                      <a:stretch>
                        <a:fillRect/>
                      </a:stretch>
                    </pic:blipFill>
                    <pic:spPr>
                      <a:xfrm>
                        <a:off x="0" y="0"/>
                        <a:ext cx="6116320" cy="5334000"/>
                      </a:xfrm>
                      <a:prstGeom prst="rect">
                        <a:avLst/>
                      </a:prstGeom>
                    </pic:spPr>
                  </pic:pic>
                </a:graphicData>
              </a:graphic>
            </wp:anchor>
          </w:drawing>
        </w:r>
      </w:ins>
      <w:r w:rsidR="00B45019">
        <w:rPr>
          <w:rStyle w:val="CommentReference"/>
          <w:vanish/>
        </w:rPr>
        <w:commentReference w:id="608"/>
      </w:r>
    </w:p>
    <w:p w:rsidR="0026220A" w:rsidRDefault="0026220A" w:rsidP="00E246B6">
      <w:pPr>
        <w:jc w:val="both"/>
        <w:rPr>
          <w:rFonts w:asciiTheme="majorHAnsi" w:hAnsiTheme="majorHAnsi"/>
          <w:b/>
        </w:rPr>
      </w:pPr>
    </w:p>
    <w:p w:rsidR="00C2711E" w:rsidRDefault="00551ED9" w:rsidP="00E246B6">
      <w:pPr>
        <w:jc w:val="both"/>
        <w:rPr>
          <w:ins w:id="609" w:author="Christopher Summerfield" w:date="2014-04-29T10:51:00Z"/>
          <w:rFonts w:asciiTheme="majorHAnsi" w:hAnsiTheme="majorHAnsi"/>
          <w:b/>
        </w:rPr>
      </w:pPr>
      <w:r>
        <w:rPr>
          <w:rFonts w:asciiTheme="majorHAnsi" w:hAnsiTheme="majorHAnsi"/>
          <w:b/>
          <w:noProof/>
          <w:lang w:eastAsia="en-US"/>
        </w:rPr>
        <w:pict>
          <v:shape id="Text Box 14" o:spid="_x0000_s1028" type="#_x0000_t202" style="position:absolute;left:0;text-align:left;margin-left:-2.3pt;margin-top:409.4pt;width:486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inset=",7.2pt,,7.2pt">
              <w:txbxContent>
                <w:p w:rsidR="00F265A7" w:rsidRPr="003E04B2" w:rsidRDefault="00F265A7" w:rsidP="0026220A">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correlating with expected value predicted by the best-fitting </w:t>
                  </w:r>
                  <w:proofErr w:type="spellStart"/>
                  <w:r>
                    <w:rPr>
                      <w:rFonts w:asciiTheme="majorHAnsi" w:hAnsiTheme="majorHAnsi"/>
                      <w:sz w:val="22"/>
                    </w:rPr>
                    <w:t>parameterisation</w:t>
                  </w:r>
                  <w:proofErr w:type="spellEnd"/>
                  <w:r>
                    <w:rPr>
                      <w:rFonts w:asciiTheme="majorHAnsi" w:hAnsiTheme="majorHAnsi"/>
                      <w:sz w:val="22"/>
                    </w:rPr>
                    <w:t xml:space="preserve"> (left panel) and the </w:t>
                  </w:r>
                  <w:proofErr w:type="spellStart"/>
                  <w:r>
                    <w:rPr>
                      <w:rFonts w:asciiTheme="majorHAnsi" w:hAnsiTheme="majorHAnsi"/>
                      <w:sz w:val="22"/>
                    </w:rPr>
                    <w:t>parameterisation</w:t>
                  </w:r>
                  <w:proofErr w:type="spellEnd"/>
                  <w:r>
                    <w:rPr>
                      <w:rFonts w:asciiTheme="majorHAnsi" w:hAnsiTheme="majorHAnsi"/>
                      <w:sz w:val="22"/>
                    </w:rPr>
                    <w:t xml:space="preserve"> that </w:t>
                  </w:r>
                  <w:proofErr w:type="spellStart"/>
                  <w:r>
                    <w:rPr>
                      <w:rFonts w:asciiTheme="majorHAnsi" w:hAnsiTheme="majorHAnsi"/>
                      <w:sz w:val="22"/>
                    </w:rPr>
                    <w:t>maximises</w:t>
                  </w:r>
                  <w:proofErr w:type="spellEnd"/>
                  <w:r>
                    <w:rPr>
                      <w:rFonts w:asciiTheme="majorHAnsi" w:hAnsiTheme="majorHAnsi"/>
                      <w:sz w:val="22"/>
                    </w:rPr>
                    <w:t xml:space="preserve"> performance (right panels) rendered onto a </w:t>
                  </w:r>
                  <w:proofErr w:type="spellStart"/>
                  <w:r>
                    <w:rPr>
                      <w:rFonts w:asciiTheme="majorHAnsi" w:hAnsiTheme="majorHAnsi"/>
                      <w:sz w:val="22"/>
                    </w:rPr>
                    <w:t>saggital</w:t>
                  </w:r>
                  <w:proofErr w:type="spellEnd"/>
                  <w:r>
                    <w:rPr>
                      <w:rFonts w:asciiTheme="majorHAnsi" w:hAnsiTheme="majorHAnsi"/>
                      <w:sz w:val="22"/>
                    </w:rPr>
                    <w:t xml:space="preserve"> slice of the MNI template brain.   The green ring highlights the VMPFC.</w:t>
                  </w:r>
                  <w:r w:rsidRPr="0026220A">
                    <w:rPr>
                      <w:rFonts w:asciiTheme="majorHAnsi" w:hAnsiTheme="majorHAnsi"/>
                      <w:b/>
                      <w:sz w:val="22"/>
                    </w:rPr>
                    <w:t xml:space="preserve"> B.  </w:t>
                  </w:r>
                  <w:proofErr w:type="spellStart"/>
                  <w:r>
                    <w:rPr>
                      <w:rFonts w:asciiTheme="majorHAnsi" w:hAnsiTheme="majorHAnsi"/>
                      <w:sz w:val="22"/>
                    </w:rPr>
                    <w:t>Voxels</w:t>
                  </w:r>
                  <w:proofErr w:type="spellEnd"/>
                  <w:r>
                    <w:rPr>
                      <w:rFonts w:asciiTheme="majorHAnsi" w:hAnsiTheme="majorHAnsi"/>
                      <w:sz w:val="22"/>
                    </w:rPr>
                    <w:t xml:space="preserve"> correlating with the maximum hypothesis value (left panel) and minimum hypothesis value (right panel).  Green rings indicate the medial and lateral </w:t>
                  </w:r>
                  <w:proofErr w:type="spellStart"/>
                  <w:r>
                    <w:rPr>
                      <w:rFonts w:asciiTheme="majorHAnsi" w:hAnsiTheme="majorHAnsi"/>
                      <w:sz w:val="22"/>
                    </w:rPr>
                    <w:t>orbitofrontal</w:t>
                  </w:r>
                  <w:proofErr w:type="spellEnd"/>
                  <w:r>
                    <w:rPr>
                      <w:rFonts w:asciiTheme="majorHAnsi" w:hAnsiTheme="majorHAnsi"/>
                      <w:sz w:val="22"/>
                    </w:rPr>
                    <w:t xml:space="preserve"> cortex respectively. C.  Relative </w:t>
                  </w:r>
                  <w:proofErr w:type="spellStart"/>
                  <w:r>
                    <w:rPr>
                      <w:rFonts w:asciiTheme="majorHAnsi" w:hAnsiTheme="majorHAnsi"/>
                      <w:sz w:val="22"/>
                    </w:rPr>
                    <w:t>peri</w:t>
                  </w:r>
                  <w:proofErr w:type="spellEnd"/>
                  <w:r>
                    <w:rPr>
                      <w:rFonts w:asciiTheme="majorHAnsi" w:hAnsiTheme="majorHAnsi"/>
                      <w:sz w:val="22"/>
                    </w:rPr>
                    <w:t xml:space="preserve">-stimulus BOLD responses on error and correct trials (error minus correct) for targets (top panels) and non-targets (bottom panels) in the VMPFC (left panel) and </w:t>
                  </w:r>
                  <w:proofErr w:type="spellStart"/>
                  <w:r>
                    <w:rPr>
                      <w:rFonts w:asciiTheme="majorHAnsi" w:hAnsiTheme="majorHAnsi"/>
                      <w:sz w:val="22"/>
                    </w:rPr>
                    <w:t>putamen</w:t>
                  </w:r>
                  <w:proofErr w:type="spellEnd"/>
                  <w:r>
                    <w:rPr>
                      <w:rFonts w:asciiTheme="majorHAnsi" w:hAnsiTheme="majorHAnsi"/>
                      <w:sz w:val="22"/>
                    </w:rPr>
                    <w:t xml:space="preserve"> (right panel).</w:t>
                  </w:r>
                </w:p>
              </w:txbxContent>
            </v:textbox>
          </v:shape>
        </w:pict>
      </w:r>
      <w:ins w:id="610" w:author="Christopher Summerfield" w:date="2014-04-29T11:02:00Z">
        <w:r>
          <w:rPr>
            <w:rFonts w:asciiTheme="majorHAnsi" w:hAnsiTheme="majorHAnsi"/>
            <w:b/>
            <w:noProof/>
            <w:lang w:eastAsia="en-US"/>
          </w:rPr>
          <w:pict>
            <v:shape id="_x0000_s1040" type="#_x0000_t202" style="position:absolute;left:0;text-align:left;margin-left:0;margin-top:111.65pt;width:486pt;height:126pt;z-index:2516695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style="mso-next-textbox:#_x0000_s1040" inset=",7.2pt,,7.2pt">
                <w:txbxContent>
                  <w:p w:rsidR="00F265A7" w:rsidRPr="003E04B2" w:rsidRDefault="00F265A7" w:rsidP="00B71A10">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correlating with expected value predicted by the best-fitting </w:t>
                    </w:r>
                    <w:proofErr w:type="spellStart"/>
                    <w:r>
                      <w:rPr>
                        <w:rFonts w:asciiTheme="majorHAnsi" w:hAnsiTheme="majorHAnsi"/>
                        <w:sz w:val="22"/>
                      </w:rPr>
                      <w:t>parameterisation</w:t>
                    </w:r>
                    <w:proofErr w:type="spellEnd"/>
                    <w:r>
                      <w:rPr>
                        <w:rFonts w:asciiTheme="majorHAnsi" w:hAnsiTheme="majorHAnsi"/>
                        <w:sz w:val="22"/>
                      </w:rPr>
                      <w:t xml:space="preserve"> (left panel) and the </w:t>
                    </w:r>
                    <w:proofErr w:type="spellStart"/>
                    <w:r>
                      <w:rPr>
                        <w:rFonts w:asciiTheme="majorHAnsi" w:hAnsiTheme="majorHAnsi"/>
                        <w:sz w:val="22"/>
                      </w:rPr>
                      <w:t>parameterisation</w:t>
                    </w:r>
                    <w:proofErr w:type="spellEnd"/>
                    <w:r>
                      <w:rPr>
                        <w:rFonts w:asciiTheme="majorHAnsi" w:hAnsiTheme="majorHAnsi"/>
                        <w:sz w:val="22"/>
                      </w:rPr>
                      <w:t xml:space="preserve"> that </w:t>
                    </w:r>
                    <w:proofErr w:type="spellStart"/>
                    <w:r>
                      <w:rPr>
                        <w:rFonts w:asciiTheme="majorHAnsi" w:hAnsiTheme="majorHAnsi"/>
                        <w:sz w:val="22"/>
                      </w:rPr>
                      <w:t>maximises</w:t>
                    </w:r>
                    <w:proofErr w:type="spellEnd"/>
                    <w:r>
                      <w:rPr>
                        <w:rFonts w:asciiTheme="majorHAnsi" w:hAnsiTheme="majorHAnsi"/>
                        <w:sz w:val="22"/>
                      </w:rPr>
                      <w:t xml:space="preserve"> performance (right panels) rendered onto a </w:t>
                    </w:r>
                    <w:proofErr w:type="spellStart"/>
                    <w:r>
                      <w:rPr>
                        <w:rFonts w:asciiTheme="majorHAnsi" w:hAnsiTheme="majorHAnsi"/>
                        <w:sz w:val="22"/>
                      </w:rPr>
                      <w:t>saggital</w:t>
                    </w:r>
                    <w:proofErr w:type="spellEnd"/>
                    <w:r>
                      <w:rPr>
                        <w:rFonts w:asciiTheme="majorHAnsi" w:hAnsiTheme="majorHAnsi"/>
                        <w:sz w:val="22"/>
                      </w:rPr>
                      <w:t xml:space="preserve"> slice of the MNI template brain.   The green ring highlights the VMPFC.</w:t>
                    </w:r>
                    <w:r w:rsidRPr="0026220A">
                      <w:rPr>
                        <w:rFonts w:asciiTheme="majorHAnsi" w:hAnsiTheme="majorHAnsi"/>
                        <w:b/>
                        <w:sz w:val="22"/>
                      </w:rPr>
                      <w:t xml:space="preserve"> B.  </w:t>
                    </w:r>
                    <w:proofErr w:type="spellStart"/>
                    <w:r>
                      <w:rPr>
                        <w:rFonts w:asciiTheme="majorHAnsi" w:hAnsiTheme="majorHAnsi"/>
                        <w:sz w:val="22"/>
                      </w:rPr>
                      <w:t>Voxels</w:t>
                    </w:r>
                    <w:proofErr w:type="spellEnd"/>
                    <w:r>
                      <w:rPr>
                        <w:rFonts w:asciiTheme="majorHAnsi" w:hAnsiTheme="majorHAnsi"/>
                        <w:sz w:val="22"/>
                      </w:rPr>
                      <w:t xml:space="preserve"> correlating with the maximum hypothesis value (left panel) and minimum hypothesis value (right panel).  Green rings indicate the medial and lateral </w:t>
                    </w:r>
                    <w:proofErr w:type="spellStart"/>
                    <w:r>
                      <w:rPr>
                        <w:rFonts w:asciiTheme="majorHAnsi" w:hAnsiTheme="majorHAnsi"/>
                        <w:sz w:val="22"/>
                      </w:rPr>
                      <w:t>orbitofrontal</w:t>
                    </w:r>
                    <w:proofErr w:type="spellEnd"/>
                    <w:r>
                      <w:rPr>
                        <w:rFonts w:asciiTheme="majorHAnsi" w:hAnsiTheme="majorHAnsi"/>
                        <w:sz w:val="22"/>
                      </w:rPr>
                      <w:t xml:space="preserve"> cortex respectively. C.  Relative </w:t>
                    </w:r>
                    <w:proofErr w:type="spellStart"/>
                    <w:r>
                      <w:rPr>
                        <w:rFonts w:asciiTheme="majorHAnsi" w:hAnsiTheme="majorHAnsi"/>
                        <w:sz w:val="22"/>
                      </w:rPr>
                      <w:t>peri</w:t>
                    </w:r>
                    <w:proofErr w:type="spellEnd"/>
                    <w:r>
                      <w:rPr>
                        <w:rFonts w:asciiTheme="majorHAnsi" w:hAnsiTheme="majorHAnsi"/>
                        <w:sz w:val="22"/>
                      </w:rPr>
                      <w:t xml:space="preserve">-stimulus BOLD responses on error and correct trials (error minus correct) for targets (top panels) and non-targets (bottom panels) in the VMPFC (left panel) and </w:t>
                    </w:r>
                    <w:proofErr w:type="spellStart"/>
                    <w:r>
                      <w:rPr>
                        <w:rFonts w:asciiTheme="majorHAnsi" w:hAnsiTheme="majorHAnsi"/>
                        <w:sz w:val="22"/>
                      </w:rPr>
                      <w:t>putamen</w:t>
                    </w:r>
                    <w:proofErr w:type="spellEnd"/>
                    <w:r>
                      <w:rPr>
                        <w:rFonts w:asciiTheme="majorHAnsi" w:hAnsiTheme="majorHAnsi"/>
                        <w:sz w:val="22"/>
                      </w:rPr>
                      <w:t xml:space="preserve"> (right panel).</w:t>
                    </w:r>
                  </w:p>
                </w:txbxContent>
              </v:textbox>
              <w10:wrap type="tight"/>
            </v:shape>
          </w:pict>
        </w:r>
      </w:ins>
      <w:r w:rsidR="0026220A">
        <w:rPr>
          <w:rFonts w:asciiTheme="majorHAnsi" w:hAnsiTheme="majorHAnsi"/>
          <w:b/>
        </w:rPr>
        <w:br w:type="page"/>
      </w:r>
      <w:r w:rsidR="003D6644">
        <w:rPr>
          <w:rFonts w:asciiTheme="majorHAnsi" w:hAnsiTheme="majorHAnsi"/>
          <w:b/>
        </w:rPr>
        <w:t>FIGURE 4</w:t>
      </w:r>
    </w:p>
    <w:p w:rsidR="00CD1D26" w:rsidRDefault="00CD1D26" w:rsidP="00E246B6">
      <w:pPr>
        <w:numPr>
          <w:ins w:id="611" w:author="Christopher Summerfield" w:date="2014-04-29T10:51:00Z"/>
        </w:numPr>
        <w:jc w:val="both"/>
        <w:rPr>
          <w:rFonts w:asciiTheme="majorHAnsi" w:hAnsiTheme="majorHAnsi"/>
          <w:b/>
        </w:rPr>
      </w:pPr>
    </w:p>
    <w:p w:rsidR="00C2711E" w:rsidRDefault="00697AF1" w:rsidP="00E246B6">
      <w:pPr>
        <w:jc w:val="both"/>
        <w:rPr>
          <w:rFonts w:asciiTheme="majorHAnsi" w:hAnsiTheme="majorHAnsi"/>
          <w:b/>
        </w:rPr>
      </w:pPr>
      <w:ins w:id="612" w:author="Christopher Summerfield" w:date="2014-04-29T11:25:00Z">
        <w:r>
          <w:rPr>
            <w:rFonts w:asciiTheme="majorHAnsi" w:hAnsiTheme="majorHAnsi"/>
            <w:b/>
            <w:noProof/>
            <w:lang w:eastAsia="en-US"/>
            <w:rPrChange w:id="613" w:author="Unknown">
              <w:rPr>
                <w:noProof/>
                <w:lang w:eastAsia="en-US"/>
              </w:rPr>
            </w:rPrChange>
          </w:rPr>
          <w:drawing>
            <wp:anchor distT="0" distB="0" distL="114300" distR="114300" simplePos="0" relativeHeight="251671552" behindDoc="0" locked="0" layoutInCell="1" allowOverlap="1">
              <wp:simplePos x="0" y="0"/>
              <wp:positionH relativeFrom="column">
                <wp:posOffset>26670</wp:posOffset>
              </wp:positionH>
              <wp:positionV relativeFrom="paragraph">
                <wp:posOffset>3810</wp:posOffset>
              </wp:positionV>
              <wp:extent cx="5459730" cy="6439216"/>
              <wp:effectExtent l="25400" t="0" r="1270" b="0"/>
              <wp:wrapNone/>
              <wp:docPr id="13" name=""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a:stretch>
                        <a:fillRect/>
                      </a:stretch>
                    </pic:blipFill>
                    <pic:spPr>
                      <a:xfrm>
                        <a:off x="0" y="0"/>
                        <a:ext cx="5459730" cy="6439216"/>
                      </a:xfrm>
                      <a:prstGeom prst="rect">
                        <a:avLst/>
                      </a:prstGeom>
                    </pic:spPr>
                  </pic:pic>
                </a:graphicData>
              </a:graphic>
            </wp:anchor>
          </w:drawing>
        </w:r>
      </w:ins>
    </w:p>
    <w:p w:rsidR="00E246B6" w:rsidRPr="006A6785" w:rsidRDefault="00551ED9" w:rsidP="00E246B6">
      <w:pPr>
        <w:jc w:val="both"/>
        <w:rPr>
          <w:rFonts w:asciiTheme="majorHAnsi" w:hAnsiTheme="majorHAnsi"/>
          <w:b/>
        </w:rPr>
      </w:pPr>
      <w:r>
        <w:rPr>
          <w:rFonts w:asciiTheme="majorHAnsi" w:hAnsiTheme="majorHAnsi"/>
          <w:b/>
          <w:noProof/>
          <w:lang w:eastAsia="en-US"/>
        </w:rPr>
        <w:pict>
          <v:shape id="Text Box 7" o:spid="_x0000_s1029" type="#_x0000_t202" style="position:absolute;left:0;text-align:left;margin-left:-18pt;margin-top:492.65pt;width:486pt;height:162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" filled="f" stroked="f">
            <v:textbox inset=",7.2pt,,7.2pt">
              <w:txbxContent>
                <w:p w:rsidR="00F265A7" w:rsidRPr="003E04B2" w:rsidRDefault="00F265A7" w:rsidP="00B859C6">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4</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(target vs. </w:t>
                  </w:r>
                  <w:proofErr w:type="spellStart"/>
                  <w:r>
                    <w:rPr>
                      <w:rFonts w:asciiTheme="majorHAnsi" w:hAnsiTheme="majorHAnsi"/>
                      <w:sz w:val="22"/>
                    </w:rPr>
                    <w:t>nontarget</w:t>
                  </w:r>
                  <w:proofErr w:type="spellEnd"/>
                  <w:r>
                    <w:rPr>
                      <w:rFonts w:asciiTheme="majorHAnsi" w:hAnsiTheme="majorHAnsi"/>
                      <w:sz w:val="22"/>
                    </w:rPr>
                    <w:t xml:space="preserve">), cue (novel vs. familiar) and feedback (correct vs. error) at a threshold of p &lt; 0.0001 (uncorrected). </w:t>
                  </w:r>
                  <w:r w:rsidRPr="00B859C6">
                    <w:rPr>
                      <w:rFonts w:asciiTheme="majorHAnsi" w:hAnsiTheme="majorHAnsi"/>
                      <w:b/>
                      <w:sz w:val="22"/>
                    </w:rPr>
                    <w:t>B.</w:t>
                  </w:r>
                  <w:r>
                    <w:rPr>
                      <w:rFonts w:asciiTheme="majorHAnsi" w:hAnsiTheme="majorHAnsi"/>
                      <w:sz w:val="22"/>
                    </w:rPr>
                    <w:t xml:space="preserve">  </w:t>
                  </w:r>
                  <w:proofErr w:type="spellStart"/>
                  <w:r>
                    <w:rPr>
                      <w:rFonts w:asciiTheme="majorHAnsi" w:hAnsiTheme="majorHAnsi"/>
                      <w:sz w:val="22"/>
                    </w:rPr>
                    <w:t>Haemodynamic</w:t>
                  </w:r>
                  <w:proofErr w:type="spellEnd"/>
                  <w:r>
                    <w:rPr>
                      <w:rFonts w:asciiTheme="majorHAnsi" w:hAnsiTheme="majorHAnsi"/>
                      <w:sz w:val="22"/>
                    </w:rPr>
                    <w:t xml:space="preserve"> responses estimated with an FIR filter in three brain regions: the inferior parietal lobule (IPL), </w:t>
                  </w:r>
                  <w:proofErr w:type="spellStart"/>
                  <w:r>
                    <w:rPr>
                      <w:rFonts w:asciiTheme="majorHAnsi" w:hAnsiTheme="majorHAnsi"/>
                      <w:sz w:val="22"/>
                    </w:rPr>
                    <w:t>dorsolateral</w:t>
                  </w:r>
                  <w:proofErr w:type="spellEnd"/>
                  <w:r>
                    <w:rPr>
                      <w:rFonts w:asciiTheme="majorHAnsi" w:hAnsiTheme="majorHAnsi"/>
                      <w:sz w:val="22"/>
                    </w:rPr>
                    <w:t xml:space="preserve"> </w:t>
                  </w:r>
                  <w:proofErr w:type="spellStart"/>
                  <w:r>
                    <w:rPr>
                      <w:rFonts w:asciiTheme="majorHAnsi" w:hAnsiTheme="majorHAnsi"/>
                      <w:sz w:val="22"/>
                    </w:rPr>
                    <w:t>prefronta</w:t>
                  </w:r>
                  <w:proofErr w:type="spellEnd"/>
                  <w:r>
                    <w:rPr>
                      <w:rFonts w:asciiTheme="majorHAnsi" w:hAnsiTheme="majorHAnsi"/>
                      <w:sz w:val="22"/>
                    </w:rPr>
                    <w:t xml:space="preserve"> cortex (DLPFC) and </w:t>
                  </w:r>
                  <w:proofErr w:type="spellStart"/>
                  <w:r>
                    <w:rPr>
                      <w:rFonts w:asciiTheme="majorHAnsi" w:hAnsiTheme="majorHAnsi"/>
                      <w:sz w:val="22"/>
                    </w:rPr>
                    <w:t>rostrolateral</w:t>
                  </w:r>
                  <w:proofErr w:type="spellEnd"/>
                  <w:r>
                    <w:rPr>
                      <w:rFonts w:asciiTheme="majorHAnsi" w:hAnsiTheme="majorHAnsi"/>
                      <w:sz w:val="22"/>
                    </w:rPr>
                    <w:t xml:space="preserve"> prefrontal cortex (RLPFC).  Blue lines show </w:t>
                  </w:r>
                  <w:proofErr w:type="spellStart"/>
                  <w:r>
                    <w:rPr>
                      <w:rFonts w:asciiTheme="majorHAnsi" w:hAnsiTheme="majorHAnsi"/>
                      <w:sz w:val="22"/>
                    </w:rPr>
                    <w:t>nontarget</w:t>
                  </w:r>
                  <w:proofErr w:type="spellEnd"/>
                  <w:r>
                    <w:rPr>
                      <w:rFonts w:asciiTheme="majorHAnsi" w:hAnsiTheme="majorHAnsi"/>
                      <w:sz w:val="22"/>
                    </w:rPr>
                    <w:t xml:space="preserve"> trials and red lines show target trials; darker lines show correct trials and lighter lines error trials.  Upper panels show the responses in familiar cues blocks, and lower panels the responses in novel cues blocks. The darker dashed line at time zero indicates stimulus onset and the subsequent lighter dashed lines shows when the auditory feedback signal occurred.</w:t>
                  </w:r>
                  <w:ins w:id="614" w:author="Christopher Summerfield" w:date="2014-04-29T11:24:00Z">
                    <w:r>
                      <w:rPr>
                        <w:rFonts w:asciiTheme="majorHAnsi" w:hAnsiTheme="majorHAnsi"/>
                        <w:sz w:val="22"/>
                      </w:rPr>
                      <w:t xml:space="preserve"> </w:t>
                    </w:r>
                    <w:r w:rsidRPr="00F61FC9">
                      <w:rPr>
                        <w:rFonts w:asciiTheme="majorHAnsi" w:hAnsiTheme="majorHAnsi"/>
                        <w:b/>
                        <w:sz w:val="22"/>
                      </w:rPr>
                      <w:t>C.</w:t>
                    </w:r>
                    <w:r w:rsidRPr="003E04B2">
                      <w:rPr>
                        <w:rFonts w:asciiTheme="majorHAnsi" w:hAnsiTheme="majorHAnsi"/>
                        <w:sz w:val="22"/>
                      </w:rPr>
                      <w:t xml:space="preserve"> </w:t>
                    </w:r>
                    <w:r>
                      <w:rPr>
                        <w:rFonts w:asciiTheme="majorHAnsi" w:hAnsiTheme="majorHAnsi"/>
                        <w:sz w:val="22"/>
                      </w:rPr>
                      <w:t xml:space="preserve">Data from figure 3b are </w:t>
                    </w:r>
                    <w:proofErr w:type="spellStart"/>
                    <w:r>
                      <w:rPr>
                        <w:rFonts w:asciiTheme="majorHAnsi" w:hAnsiTheme="majorHAnsi"/>
                        <w:sz w:val="22"/>
                      </w:rPr>
                      <w:t>replotted</w:t>
                    </w:r>
                    <w:proofErr w:type="spellEnd"/>
                    <w:r>
                      <w:rPr>
                        <w:rFonts w:asciiTheme="majorHAnsi" w:hAnsiTheme="majorHAnsi"/>
                        <w:sz w:val="22"/>
                      </w:rPr>
                      <w:t xml:space="preserve"> as difference between error and correct trials for IPL, DLPFC and RLPFC as a function of cues (familiar [full lines] vs. novel [dashed lines]) and stimulus (target [red; upper panels] vs. </w:t>
                    </w:r>
                    <w:proofErr w:type="spellStart"/>
                    <w:r>
                      <w:rPr>
                        <w:rFonts w:asciiTheme="majorHAnsi" w:hAnsiTheme="majorHAnsi"/>
                        <w:sz w:val="22"/>
                      </w:rPr>
                      <w:t>nontarget</w:t>
                    </w:r>
                    <w:proofErr w:type="spellEnd"/>
                    <w:r>
                      <w:rPr>
                        <w:rFonts w:asciiTheme="majorHAnsi" w:hAnsiTheme="majorHAnsi"/>
                        <w:sz w:val="22"/>
                      </w:rPr>
                      <w:t xml:space="preserve"> [blue; lower panels]).</w:t>
                    </w:r>
                  </w:ins>
                </w:p>
                <w:p w:rsidR="00F265A7" w:rsidRPr="003E04B2" w:rsidRDefault="00F265A7" w:rsidP="00B859C6">
                  <w:pPr>
                    <w:jc w:val="both"/>
                    <w:rPr>
                      <w:rFonts w:asciiTheme="majorHAnsi" w:hAnsiTheme="majorHAnsi"/>
                      <w:sz w:val="22"/>
                    </w:rPr>
                  </w:pPr>
                </w:p>
              </w:txbxContent>
            </v:textbox>
            <w10:wrap type="tight"/>
          </v:shape>
        </w:pict>
      </w:r>
      <w:ins w:id="615" w:author="Christopher Summerfield" w:date="2014-04-29T11:01:00Z">
        <w:r w:rsidR="00A70B41" w:rsidDel="00A70B41">
          <w:rPr>
            <w:rFonts w:asciiTheme="majorHAnsi" w:hAnsiTheme="majorHAnsi"/>
            <w:b/>
          </w:rPr>
          <w:t xml:space="preserve"> </w:t>
        </w:r>
      </w:ins>
      <w:r w:rsidR="0026220A">
        <w:rPr>
          <w:rFonts w:asciiTheme="majorHAnsi" w:hAnsiTheme="majorHAnsi"/>
          <w:b/>
        </w:rPr>
        <w:t xml:space="preserve"> </w:t>
      </w:r>
      <w:r w:rsidR="00E009C8">
        <w:rPr>
          <w:rFonts w:asciiTheme="majorHAnsi" w:hAnsiTheme="majorHAnsi"/>
          <w:b/>
        </w:rPr>
        <w:br w:type="page"/>
      </w:r>
      <w:r w:rsidR="006A6785">
        <w:rPr>
          <w:rFonts w:asciiTheme="majorHAnsi" w:hAnsiTheme="majorHAnsi"/>
          <w:b/>
        </w:rPr>
        <w:t>ACKNOWL</w:t>
      </w:r>
      <w:r w:rsidR="006A6785" w:rsidRPr="006A6785">
        <w:rPr>
          <w:rFonts w:asciiTheme="majorHAnsi" w:hAnsiTheme="majorHAnsi"/>
          <w:b/>
        </w:rPr>
        <w:t>EGDEMENTS</w:t>
      </w:r>
    </w:p>
    <w:p w:rsidR="006A6785" w:rsidRDefault="006A6785" w:rsidP="00E246B6">
      <w:pPr>
        <w:jc w:val="both"/>
        <w:rPr>
          <w:rFonts w:asciiTheme="majorHAnsi" w:hAnsiTheme="majorHAnsi"/>
        </w:rPr>
      </w:pPr>
    </w:p>
    <w:p w:rsidR="00E246B6" w:rsidRPr="006A6785" w:rsidRDefault="006A6785" w:rsidP="00E246B6">
      <w:pPr>
        <w:jc w:val="both"/>
        <w:rPr>
          <w:rFonts w:asciiTheme="majorHAnsi" w:hAnsiTheme="majorHAnsi"/>
        </w:rPr>
      </w:pPr>
      <w:proofErr w:type="gramStart"/>
      <w:r>
        <w:rPr>
          <w:rFonts w:asciiTheme="majorHAnsi" w:hAnsiTheme="majorHAnsi"/>
        </w:rPr>
        <w:t xml:space="preserve">This work was supported by an award from the </w:t>
      </w:r>
      <w:r w:rsidRPr="006A6785">
        <w:rPr>
          <w:rFonts w:ascii="Calibri" w:eastAsia="ArialMT" w:hAnsi="Calibri" w:cs="ArialMT"/>
          <w:color w:val="000000"/>
          <w:szCs w:val="22"/>
        </w:rPr>
        <w:t>Spanish ministry of science and innovation (PSI2010-16421)</w:t>
      </w:r>
      <w:r>
        <w:rPr>
          <w:rFonts w:ascii="Calibri" w:eastAsia="ArialMT" w:hAnsi="Calibri" w:cs="ArialMT"/>
          <w:color w:val="000000"/>
          <w:szCs w:val="22"/>
        </w:rPr>
        <w:t xml:space="preserve"> to M.R. and C.S</w:t>
      </w:r>
      <w:proofErr w:type="gramEnd"/>
      <w:r>
        <w:rPr>
          <w:rFonts w:ascii="Calibri" w:eastAsia="ArialMT" w:hAnsi="Calibri" w:cs="ArialMT"/>
          <w:color w:val="000000"/>
          <w:szCs w:val="22"/>
        </w:rPr>
        <w:t>.</w:t>
      </w:r>
      <w:r w:rsidR="00D912C6">
        <w:rPr>
          <w:rFonts w:ascii="Calibri" w:eastAsia="ArialMT" w:hAnsi="Calibri" w:cs="ArialMT"/>
          <w:color w:val="000000"/>
          <w:szCs w:val="22"/>
        </w:rPr>
        <w:t xml:space="preserve">  </w:t>
      </w:r>
      <w:r w:rsidR="00B74914">
        <w:rPr>
          <w:rFonts w:ascii="Calibri" w:eastAsia="ArialMT" w:hAnsi="Calibri" w:cs="ArialMT"/>
          <w:color w:val="000000"/>
          <w:szCs w:val="22"/>
        </w:rPr>
        <w:t xml:space="preserve">We thank Monika </w:t>
      </w:r>
      <w:proofErr w:type="spellStart"/>
      <w:r w:rsidR="00B74914">
        <w:rPr>
          <w:rFonts w:ascii="Calibri" w:eastAsia="ArialMT" w:hAnsi="Calibri" w:cs="ArialMT"/>
          <w:color w:val="000000"/>
          <w:szCs w:val="22"/>
        </w:rPr>
        <w:t>Waszczuk</w:t>
      </w:r>
      <w:proofErr w:type="spellEnd"/>
      <w:r w:rsidR="00B74914">
        <w:rPr>
          <w:rFonts w:ascii="Calibri" w:eastAsia="ArialMT" w:hAnsi="Calibri" w:cs="ArialMT"/>
          <w:color w:val="000000"/>
          <w:szCs w:val="22"/>
        </w:rPr>
        <w:t xml:space="preserve"> for help with data collection, and </w:t>
      </w:r>
      <w:proofErr w:type="spellStart"/>
      <w:r w:rsidR="00D912C6">
        <w:rPr>
          <w:rFonts w:ascii="Calibri" w:eastAsia="ArialMT" w:hAnsi="Calibri" w:cs="ArialMT"/>
          <w:color w:val="000000"/>
          <w:szCs w:val="22"/>
        </w:rPr>
        <w:t>Konstantinos</w:t>
      </w:r>
      <w:proofErr w:type="spellEnd"/>
      <w:r w:rsidR="00D912C6">
        <w:rPr>
          <w:rFonts w:ascii="Calibri" w:eastAsia="ArialMT" w:hAnsi="Calibri" w:cs="ArialMT"/>
          <w:color w:val="000000"/>
          <w:szCs w:val="22"/>
        </w:rPr>
        <w:t xml:space="preserve"> </w:t>
      </w:r>
      <w:proofErr w:type="spellStart"/>
      <w:r w:rsidR="00D912C6">
        <w:rPr>
          <w:rFonts w:ascii="Calibri" w:eastAsia="ArialMT" w:hAnsi="Calibri" w:cs="ArialMT"/>
          <w:color w:val="000000"/>
          <w:szCs w:val="22"/>
        </w:rPr>
        <w:t>Tsetsos</w:t>
      </w:r>
      <w:proofErr w:type="spellEnd"/>
      <w:r w:rsidR="00B74914">
        <w:rPr>
          <w:rFonts w:ascii="Calibri" w:eastAsia="ArialMT" w:hAnsi="Calibri" w:cs="ArialMT"/>
          <w:color w:val="000000"/>
          <w:szCs w:val="22"/>
        </w:rPr>
        <w:t>, Hannah Tickle</w:t>
      </w:r>
      <w:r w:rsidR="00D912C6">
        <w:rPr>
          <w:rFonts w:ascii="Calibri" w:eastAsia="ArialMT" w:hAnsi="Calibri" w:cs="ArialMT"/>
          <w:color w:val="000000"/>
          <w:szCs w:val="22"/>
        </w:rPr>
        <w:t xml:space="preserve"> and</w:t>
      </w:r>
      <w:r w:rsidR="00D912C6" w:rsidRPr="00035103">
        <w:rPr>
          <w:rFonts w:asciiTheme="majorHAnsi" w:eastAsia="ArialMT" w:hAnsiTheme="majorHAnsi" w:cs="ArialMT"/>
          <w:color w:val="000000"/>
          <w:szCs w:val="22"/>
        </w:rPr>
        <w:t xml:space="preserve"> </w:t>
      </w:r>
      <w:r w:rsidR="00035103" w:rsidRPr="00035103">
        <w:rPr>
          <w:rStyle w:val="il"/>
          <w:rFonts w:asciiTheme="majorHAnsi" w:hAnsiTheme="majorHAnsi"/>
        </w:rPr>
        <w:t>José</w:t>
      </w:r>
      <w:r w:rsidR="00035103">
        <w:rPr>
          <w:rStyle w:val="il"/>
        </w:rPr>
        <w:t xml:space="preserve"> </w:t>
      </w:r>
      <w:proofErr w:type="spellStart"/>
      <w:r w:rsidR="00D912C6">
        <w:rPr>
          <w:rFonts w:ascii="Calibri" w:eastAsia="ArialMT" w:hAnsi="Calibri" w:cs="ArialMT"/>
          <w:color w:val="000000"/>
          <w:szCs w:val="22"/>
        </w:rPr>
        <w:t>Perales</w:t>
      </w:r>
      <w:proofErr w:type="spellEnd"/>
      <w:r w:rsidR="00D912C6">
        <w:rPr>
          <w:rFonts w:ascii="Calibri" w:eastAsia="ArialMT" w:hAnsi="Calibri" w:cs="ArialMT"/>
          <w:color w:val="000000"/>
          <w:szCs w:val="22"/>
        </w:rPr>
        <w:t xml:space="preserve"> for comments on the manuscript.</w:t>
      </w:r>
    </w:p>
    <w:p w:rsidR="00E246B6" w:rsidRPr="006A6785" w:rsidRDefault="00E246B6" w:rsidP="00E246B6">
      <w:pPr>
        <w:jc w:val="both"/>
        <w:rPr>
          <w:rFonts w:asciiTheme="majorHAnsi" w:hAnsiTheme="majorHAnsi"/>
        </w:rPr>
      </w:pPr>
    </w:p>
    <w:p w:rsidR="007F245A" w:rsidRPr="0055566F" w:rsidRDefault="0055566F" w:rsidP="00E246B6">
      <w:pPr>
        <w:jc w:val="both"/>
        <w:rPr>
          <w:rFonts w:asciiTheme="majorHAnsi" w:hAnsiTheme="majorHAnsi"/>
          <w:b/>
        </w:rPr>
      </w:pPr>
      <w:r w:rsidRPr="00FA7740">
        <w:rPr>
          <w:rFonts w:asciiTheme="majorHAnsi" w:hAnsiTheme="majorHAnsi"/>
        </w:rPr>
        <w:br w:type="page"/>
      </w:r>
      <w:r w:rsidRPr="0055566F">
        <w:rPr>
          <w:rFonts w:asciiTheme="majorHAnsi" w:hAnsiTheme="majorHAnsi"/>
          <w:b/>
        </w:rPr>
        <w:t>REFERENCES</w:t>
      </w:r>
    </w:p>
    <w:p w:rsidR="007F245A" w:rsidRDefault="007F245A">
      <w:pPr>
        <w:rPr>
          <w:rFonts w:asciiTheme="majorHAnsi" w:hAnsiTheme="majorHAnsi"/>
        </w:rPr>
      </w:pPr>
    </w:p>
    <w:p w:rsidR="001261CC" w:rsidRPr="001261CC" w:rsidRDefault="00551ED9" w:rsidP="001261CC">
      <w:pPr>
        <w:ind w:left="720" w:hanging="720"/>
        <w:rPr>
          <w:ins w:id="616" w:author="Christopher Summerfield" w:date="2014-04-29T10:20:00Z"/>
          <w:rFonts w:ascii="Calibri" w:hAnsi="Calibri"/>
          <w:noProof/>
        </w:rPr>
      </w:pPr>
      <w:r>
        <w:rPr>
          <w:rFonts w:asciiTheme="majorHAnsi" w:hAnsiTheme="majorHAnsi"/>
        </w:rPr>
        <w:fldChar w:fldCharType="begin"/>
      </w:r>
      <w:r w:rsidR="007F245A">
        <w:rPr>
          <w:rFonts w:asciiTheme="majorHAnsi" w:hAnsiTheme="majorHAnsi"/>
        </w:rPr>
        <w:instrText xml:space="preserve"> ADDIN EN.REFLIST </w:instrText>
      </w:r>
      <w:r>
        <w:rPr>
          <w:rFonts w:asciiTheme="majorHAnsi" w:hAnsiTheme="majorHAnsi"/>
        </w:rPr>
        <w:fldChar w:fldCharType="separate"/>
      </w:r>
      <w:ins w:id="617" w:author="Christopher Summerfield" w:date="2014-04-29T10:20:00Z">
        <w:r w:rsidR="00F61FC9" w:rsidRPr="00F61FC9">
          <w:rPr>
            <w:rFonts w:ascii="Calibri" w:hAnsi="Calibri"/>
            <w:noProof/>
          </w:rPr>
          <w:t>1.</w:t>
        </w:r>
        <w:r w:rsidR="00F61FC9" w:rsidRPr="00F61FC9">
          <w:rPr>
            <w:rFonts w:ascii="Calibri" w:hAnsi="Calibri"/>
            <w:noProof/>
          </w:rPr>
          <w:tab/>
          <w:t xml:space="preserve">Koechlin, E. &amp; Summerfield, C. An information theoretical approach to prefrontal executive function. </w:t>
        </w:r>
        <w:r w:rsidR="00F61FC9" w:rsidRPr="00F61FC9">
          <w:rPr>
            <w:rFonts w:ascii="Calibri" w:hAnsi="Calibri"/>
            <w:i/>
            <w:noProof/>
          </w:rPr>
          <w:t>Trends Cogn Sci</w:t>
        </w:r>
        <w:r w:rsidR="00F61FC9" w:rsidRPr="00F61FC9">
          <w:rPr>
            <w:rFonts w:ascii="Calibri" w:hAnsi="Calibri"/>
            <w:noProof/>
          </w:rPr>
          <w:t xml:space="preserve"> </w:t>
        </w:r>
        <w:r w:rsidR="00F61FC9" w:rsidRPr="00F61FC9">
          <w:rPr>
            <w:rFonts w:ascii="Calibri" w:hAnsi="Calibri"/>
            <w:b/>
            <w:noProof/>
          </w:rPr>
          <w:t>11</w:t>
        </w:r>
        <w:r w:rsidR="00F61FC9" w:rsidRPr="00F61FC9">
          <w:rPr>
            <w:rFonts w:ascii="Calibri" w:hAnsi="Calibri"/>
            <w:noProof/>
          </w:rPr>
          <w:t>, 229-235 (2007).</w:t>
        </w:r>
      </w:ins>
    </w:p>
    <w:p w:rsidR="001261CC" w:rsidRPr="001261CC" w:rsidRDefault="00F61FC9" w:rsidP="001261CC">
      <w:pPr>
        <w:ind w:left="720" w:hanging="720"/>
        <w:rPr>
          <w:ins w:id="618" w:author="Christopher Summerfield" w:date="2014-04-29T10:20:00Z"/>
          <w:rFonts w:ascii="Calibri" w:hAnsi="Calibri"/>
          <w:noProof/>
        </w:rPr>
      </w:pPr>
      <w:ins w:id="619" w:author="Christopher Summerfield" w:date="2014-04-29T10:20:00Z">
        <w:r w:rsidRPr="00F61FC9">
          <w:rPr>
            <w:rFonts w:ascii="Calibri" w:hAnsi="Calibri"/>
            <w:noProof/>
          </w:rPr>
          <w:t>2.</w:t>
        </w:r>
        <w:r w:rsidRPr="00F61FC9">
          <w:rPr>
            <w:rFonts w:ascii="Calibri" w:hAnsi="Calibri"/>
            <w:noProof/>
          </w:rPr>
          <w:tab/>
          <w:t xml:space="preserve">Miller, E.K. &amp; Cohen, J.D. An integrative theory of prefrontal cortex function. </w:t>
        </w:r>
        <w:r w:rsidRPr="00F61FC9">
          <w:rPr>
            <w:rFonts w:ascii="Calibri" w:hAnsi="Calibri"/>
            <w:i/>
            <w:noProof/>
          </w:rPr>
          <w:t>Annu Rev Neurosci</w:t>
        </w:r>
        <w:r w:rsidRPr="00F61FC9">
          <w:rPr>
            <w:rFonts w:ascii="Calibri" w:hAnsi="Calibri"/>
            <w:noProof/>
          </w:rPr>
          <w:t xml:space="preserve"> </w:t>
        </w:r>
        <w:r w:rsidRPr="00F61FC9">
          <w:rPr>
            <w:rFonts w:ascii="Calibri" w:hAnsi="Calibri"/>
            <w:b/>
            <w:noProof/>
          </w:rPr>
          <w:t>24</w:t>
        </w:r>
        <w:r w:rsidRPr="00F61FC9">
          <w:rPr>
            <w:rFonts w:ascii="Calibri" w:hAnsi="Calibri"/>
            <w:noProof/>
          </w:rPr>
          <w:t>, 167-202 (2001).</w:t>
        </w:r>
      </w:ins>
    </w:p>
    <w:p w:rsidR="001261CC" w:rsidRPr="001261CC" w:rsidRDefault="00F61FC9" w:rsidP="001261CC">
      <w:pPr>
        <w:ind w:left="720" w:hanging="720"/>
        <w:rPr>
          <w:ins w:id="620" w:author="Christopher Summerfield" w:date="2014-04-29T10:20:00Z"/>
          <w:rFonts w:ascii="Calibri" w:hAnsi="Calibri"/>
          <w:noProof/>
        </w:rPr>
      </w:pPr>
      <w:ins w:id="621" w:author="Christopher Summerfield" w:date="2014-04-29T10:20:00Z">
        <w:r w:rsidRPr="00F61FC9">
          <w:rPr>
            <w:rFonts w:ascii="Calibri" w:hAnsi="Calibri"/>
            <w:noProof/>
          </w:rPr>
          <w:t>3.</w:t>
        </w:r>
        <w:r w:rsidRPr="00F61FC9">
          <w:rPr>
            <w:rFonts w:ascii="Calibri" w:hAnsi="Calibri"/>
            <w:noProof/>
          </w:rPr>
          <w:tab/>
          <w:t xml:space="preserve">Miller, E.K., Freedman, D.J. &amp; Wallis, J.D. The prefrontal cortex: categories, concepts and cognition. </w:t>
        </w:r>
        <w:r w:rsidRPr="00F61FC9">
          <w:rPr>
            <w:rFonts w:ascii="Calibri" w:hAnsi="Calibri"/>
            <w:i/>
            <w:noProof/>
          </w:rPr>
          <w:t>Philos Trans R Soc Lond B Biol Sci</w:t>
        </w:r>
        <w:r w:rsidRPr="00F61FC9">
          <w:rPr>
            <w:rFonts w:ascii="Calibri" w:hAnsi="Calibri"/>
            <w:noProof/>
          </w:rPr>
          <w:t xml:space="preserve"> </w:t>
        </w:r>
        <w:r w:rsidRPr="00F61FC9">
          <w:rPr>
            <w:rFonts w:ascii="Calibri" w:hAnsi="Calibri"/>
            <w:b/>
            <w:noProof/>
          </w:rPr>
          <w:t>357</w:t>
        </w:r>
        <w:r w:rsidRPr="00F61FC9">
          <w:rPr>
            <w:rFonts w:ascii="Calibri" w:hAnsi="Calibri"/>
            <w:noProof/>
          </w:rPr>
          <w:t>, 1123-1136 (2002).</w:t>
        </w:r>
      </w:ins>
    </w:p>
    <w:p w:rsidR="001261CC" w:rsidRPr="001261CC" w:rsidRDefault="00F61FC9" w:rsidP="001261CC">
      <w:pPr>
        <w:ind w:left="720" w:hanging="720"/>
        <w:rPr>
          <w:ins w:id="622" w:author="Christopher Summerfield" w:date="2014-04-29T10:20:00Z"/>
          <w:rFonts w:ascii="Calibri" w:hAnsi="Calibri"/>
          <w:noProof/>
        </w:rPr>
      </w:pPr>
      <w:ins w:id="623" w:author="Christopher Summerfield" w:date="2014-04-29T10:20:00Z">
        <w:r w:rsidRPr="00F61FC9">
          <w:rPr>
            <w:rFonts w:ascii="Calibri" w:hAnsi="Calibri"/>
            <w:noProof/>
          </w:rPr>
          <w:t>4.</w:t>
        </w:r>
        <w:r w:rsidRPr="00F61FC9">
          <w:rPr>
            <w:rFonts w:ascii="Calibri" w:hAnsi="Calibri"/>
            <w:noProof/>
          </w:rPr>
          <w:tab/>
          <w:t xml:space="preserve">Toni, I., Ramnani, N., Josephs, O., Ashburner, J. &amp; Passingham, R.E. Learning arbitrary visuomotor associations: temporal dynamic of brain activity.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14</w:t>
        </w:r>
        <w:r w:rsidRPr="00F61FC9">
          <w:rPr>
            <w:rFonts w:ascii="Calibri" w:hAnsi="Calibri"/>
            <w:noProof/>
          </w:rPr>
          <w:t>, 1048-1057 (2001).</w:t>
        </w:r>
      </w:ins>
    </w:p>
    <w:p w:rsidR="001261CC" w:rsidRPr="001261CC" w:rsidRDefault="00F61FC9" w:rsidP="001261CC">
      <w:pPr>
        <w:ind w:left="720" w:hanging="720"/>
        <w:rPr>
          <w:ins w:id="624" w:author="Christopher Summerfield" w:date="2014-04-29T10:20:00Z"/>
          <w:rFonts w:ascii="Calibri" w:hAnsi="Calibri"/>
          <w:noProof/>
        </w:rPr>
      </w:pPr>
      <w:ins w:id="625" w:author="Christopher Summerfield" w:date="2014-04-29T10:20:00Z">
        <w:r w:rsidRPr="00F61FC9">
          <w:rPr>
            <w:rFonts w:ascii="Calibri" w:hAnsi="Calibri"/>
            <w:noProof/>
          </w:rPr>
          <w:t>5.</w:t>
        </w:r>
        <w:r w:rsidRPr="00F61FC9">
          <w:rPr>
            <w:rFonts w:ascii="Calibri" w:hAnsi="Calibri"/>
            <w:noProof/>
          </w:rPr>
          <w:tab/>
          <w:t xml:space="preserve">Kemp, C. &amp; Jern, A. A taxonomy of inductive problems. </w:t>
        </w:r>
        <w:r w:rsidRPr="00F61FC9">
          <w:rPr>
            <w:rFonts w:ascii="Calibri" w:hAnsi="Calibri"/>
            <w:i/>
            <w:noProof/>
          </w:rPr>
          <w:t>Psychon Bull Rev</w:t>
        </w:r>
        <w:r w:rsidRPr="00F61FC9">
          <w:rPr>
            <w:rFonts w:ascii="Calibri" w:hAnsi="Calibri"/>
            <w:noProof/>
          </w:rPr>
          <w:t xml:space="preserve"> (2013).</w:t>
        </w:r>
      </w:ins>
    </w:p>
    <w:p w:rsidR="001261CC" w:rsidRPr="001261CC" w:rsidRDefault="00F61FC9" w:rsidP="001261CC">
      <w:pPr>
        <w:ind w:left="720" w:hanging="720"/>
        <w:rPr>
          <w:ins w:id="626" w:author="Christopher Summerfield" w:date="2014-04-29T10:20:00Z"/>
          <w:rFonts w:ascii="Calibri" w:hAnsi="Calibri"/>
          <w:noProof/>
        </w:rPr>
      </w:pPr>
      <w:ins w:id="627" w:author="Christopher Summerfield" w:date="2014-04-29T10:20:00Z">
        <w:r w:rsidRPr="00F61FC9">
          <w:rPr>
            <w:rFonts w:ascii="Calibri" w:hAnsi="Calibri"/>
            <w:noProof/>
          </w:rPr>
          <w:t>6.</w:t>
        </w:r>
        <w:r w:rsidRPr="00F61FC9">
          <w:rPr>
            <w:rFonts w:ascii="Calibri" w:hAnsi="Calibri"/>
            <w:noProof/>
          </w:rPr>
          <w:tab/>
          <w:t xml:space="preserve">Bruner, J.S., Goodnow, J.J. &amp; Austin, G.A. </w:t>
        </w:r>
        <w:r w:rsidRPr="00F61FC9">
          <w:rPr>
            <w:rFonts w:ascii="Calibri" w:hAnsi="Calibri"/>
            <w:i/>
            <w:noProof/>
          </w:rPr>
          <w:t>A study of thinking</w:t>
        </w:r>
        <w:r w:rsidRPr="00F61FC9">
          <w:rPr>
            <w:rFonts w:ascii="Calibri" w:hAnsi="Calibri"/>
            <w:noProof/>
          </w:rPr>
          <w:t>, (WIley, New York, 1956).</w:t>
        </w:r>
      </w:ins>
    </w:p>
    <w:p w:rsidR="001261CC" w:rsidRPr="001261CC" w:rsidRDefault="00F61FC9" w:rsidP="001261CC">
      <w:pPr>
        <w:ind w:left="720" w:hanging="720"/>
        <w:rPr>
          <w:ins w:id="628" w:author="Christopher Summerfield" w:date="2014-04-29T10:20:00Z"/>
          <w:rFonts w:ascii="Calibri" w:hAnsi="Calibri"/>
          <w:noProof/>
        </w:rPr>
      </w:pPr>
      <w:ins w:id="629" w:author="Christopher Summerfield" w:date="2014-04-29T10:20:00Z">
        <w:r w:rsidRPr="00F61FC9">
          <w:rPr>
            <w:rFonts w:ascii="Calibri" w:hAnsi="Calibri"/>
            <w:noProof/>
          </w:rPr>
          <w:t>7.</w:t>
        </w:r>
        <w:r w:rsidRPr="00F61FC9">
          <w:rPr>
            <w:rFonts w:ascii="Calibri" w:hAnsi="Calibri"/>
            <w:noProof/>
          </w:rPr>
          <w:tab/>
          <w:t xml:space="preserve">Heit, E. Models of inductive reasoning. in </w:t>
        </w:r>
        <w:r w:rsidRPr="00F61FC9">
          <w:rPr>
            <w:rFonts w:ascii="Calibri" w:hAnsi="Calibri"/>
            <w:i/>
            <w:noProof/>
          </w:rPr>
          <w:t>Cambridge handbook of computational psychology</w:t>
        </w:r>
        <w:r w:rsidRPr="00F61FC9">
          <w:rPr>
            <w:rFonts w:ascii="Calibri" w:hAnsi="Calibri"/>
            <w:noProof/>
          </w:rPr>
          <w:t xml:space="preserve"> (ed. Sun, R.) 322-338 (Cambridge University Press., 2008).</w:t>
        </w:r>
      </w:ins>
    </w:p>
    <w:p w:rsidR="001261CC" w:rsidRPr="001261CC" w:rsidRDefault="00F61FC9" w:rsidP="001261CC">
      <w:pPr>
        <w:ind w:left="720" w:hanging="720"/>
        <w:rPr>
          <w:ins w:id="630" w:author="Christopher Summerfield" w:date="2014-04-29T10:20:00Z"/>
          <w:rFonts w:ascii="Calibri" w:hAnsi="Calibri"/>
          <w:noProof/>
        </w:rPr>
      </w:pPr>
      <w:ins w:id="631" w:author="Christopher Summerfield" w:date="2014-04-29T10:20:00Z">
        <w:r w:rsidRPr="00F61FC9">
          <w:rPr>
            <w:rFonts w:ascii="Calibri" w:hAnsi="Calibri"/>
            <w:noProof/>
          </w:rPr>
          <w:t>8.</w:t>
        </w:r>
        <w:r w:rsidRPr="00F61FC9">
          <w:rPr>
            <w:rFonts w:ascii="Calibri" w:hAnsi="Calibri"/>
            <w:noProof/>
          </w:rPr>
          <w:tab/>
          <w:t xml:space="preserve">Hume, D. </w:t>
        </w:r>
        <w:r w:rsidRPr="00F61FC9">
          <w:rPr>
            <w:rFonts w:ascii="Calibri" w:hAnsi="Calibri"/>
            <w:i/>
            <w:noProof/>
          </w:rPr>
          <w:t>A Treatise of Human Nature (1967 edition)</w:t>
        </w:r>
        <w:r w:rsidRPr="00F61FC9">
          <w:rPr>
            <w:rFonts w:ascii="Calibri" w:hAnsi="Calibri"/>
            <w:noProof/>
          </w:rPr>
          <w:t>, (Oxford University Press, Oxford, 1740).</w:t>
        </w:r>
      </w:ins>
    </w:p>
    <w:p w:rsidR="001261CC" w:rsidRPr="001261CC" w:rsidRDefault="00F61FC9" w:rsidP="001261CC">
      <w:pPr>
        <w:ind w:left="720" w:hanging="720"/>
        <w:rPr>
          <w:ins w:id="632" w:author="Christopher Summerfield" w:date="2014-04-29T10:20:00Z"/>
          <w:rFonts w:ascii="Calibri" w:hAnsi="Calibri"/>
          <w:noProof/>
        </w:rPr>
      </w:pPr>
      <w:ins w:id="633" w:author="Christopher Summerfield" w:date="2014-04-29T10:20:00Z">
        <w:r w:rsidRPr="00F61FC9">
          <w:rPr>
            <w:rFonts w:ascii="Calibri" w:hAnsi="Calibri"/>
            <w:noProof/>
          </w:rPr>
          <w:t>9.</w:t>
        </w:r>
        <w:r w:rsidRPr="00F61FC9">
          <w:rPr>
            <w:rFonts w:ascii="Calibri" w:hAnsi="Calibri"/>
            <w:noProof/>
          </w:rPr>
          <w:tab/>
          <w:t xml:space="preserve">ATLAS. Observation of a New Particle in the Search for the Standard Model Higgs Boson with the ATLAS Detector at the LHC. </w:t>
        </w:r>
        <w:r w:rsidRPr="00F61FC9">
          <w:rPr>
            <w:rFonts w:ascii="Calibri" w:hAnsi="Calibri"/>
            <w:i/>
            <w:noProof/>
          </w:rPr>
          <w:t>Physics Letters B</w:t>
        </w:r>
        <w:r w:rsidRPr="00F61FC9">
          <w:rPr>
            <w:rFonts w:ascii="Calibri" w:hAnsi="Calibri"/>
            <w:b/>
            <w:noProof/>
          </w:rPr>
          <w:t xml:space="preserve"> 716</w:t>
        </w:r>
        <w:r w:rsidRPr="00F61FC9">
          <w:rPr>
            <w:rFonts w:ascii="Calibri" w:hAnsi="Calibri"/>
            <w:noProof/>
          </w:rPr>
          <w:t>, 1-29 (2012).</w:t>
        </w:r>
      </w:ins>
    </w:p>
    <w:p w:rsidR="001261CC" w:rsidRPr="001261CC" w:rsidRDefault="00F61FC9" w:rsidP="001261CC">
      <w:pPr>
        <w:ind w:left="720" w:hanging="720"/>
        <w:rPr>
          <w:ins w:id="634" w:author="Christopher Summerfield" w:date="2014-04-29T10:20:00Z"/>
          <w:rFonts w:ascii="Calibri" w:hAnsi="Calibri"/>
          <w:noProof/>
        </w:rPr>
      </w:pPr>
      <w:ins w:id="635" w:author="Christopher Summerfield" w:date="2014-04-29T10:20:00Z">
        <w:r w:rsidRPr="00F61FC9">
          <w:rPr>
            <w:rFonts w:ascii="Calibri" w:hAnsi="Calibri"/>
            <w:noProof/>
          </w:rPr>
          <w:t>10.</w:t>
        </w:r>
        <w:r w:rsidRPr="00F61FC9">
          <w:rPr>
            <w:rFonts w:ascii="Calibri" w:hAnsi="Calibri"/>
            <w:noProof/>
          </w:rPr>
          <w:tab/>
          <w:t xml:space="preserve">Gopnik, A. &amp; Schulz, L. Mechanisms of theory formation in young children. </w:t>
        </w:r>
        <w:r w:rsidRPr="00F61FC9">
          <w:rPr>
            <w:rFonts w:ascii="Calibri" w:hAnsi="Calibri"/>
            <w:i/>
            <w:noProof/>
          </w:rPr>
          <w:t>Trends Cogn Sci</w:t>
        </w:r>
        <w:r w:rsidRPr="00F61FC9">
          <w:rPr>
            <w:rFonts w:ascii="Calibri" w:hAnsi="Calibri"/>
            <w:noProof/>
          </w:rPr>
          <w:t xml:space="preserve"> </w:t>
        </w:r>
        <w:r w:rsidRPr="00F61FC9">
          <w:rPr>
            <w:rFonts w:ascii="Calibri" w:hAnsi="Calibri"/>
            <w:b/>
            <w:noProof/>
          </w:rPr>
          <w:t>8</w:t>
        </w:r>
        <w:r w:rsidRPr="00F61FC9">
          <w:rPr>
            <w:rFonts w:ascii="Calibri" w:hAnsi="Calibri"/>
            <w:noProof/>
          </w:rPr>
          <w:t>, 371-377 (2004).</w:t>
        </w:r>
      </w:ins>
    </w:p>
    <w:p w:rsidR="001261CC" w:rsidRPr="001261CC" w:rsidRDefault="00F61FC9" w:rsidP="001261CC">
      <w:pPr>
        <w:ind w:left="720" w:hanging="720"/>
        <w:rPr>
          <w:ins w:id="636" w:author="Christopher Summerfield" w:date="2014-04-29T10:20:00Z"/>
          <w:rFonts w:ascii="Calibri" w:hAnsi="Calibri"/>
          <w:noProof/>
        </w:rPr>
      </w:pPr>
      <w:ins w:id="637" w:author="Christopher Summerfield" w:date="2014-04-29T10:20:00Z">
        <w:r w:rsidRPr="00F61FC9">
          <w:rPr>
            <w:rFonts w:ascii="Calibri" w:hAnsi="Calibri"/>
            <w:noProof/>
          </w:rPr>
          <w:t>11.</w:t>
        </w:r>
        <w:r w:rsidRPr="00F61FC9">
          <w:rPr>
            <w:rFonts w:ascii="Calibri" w:hAnsi="Calibri"/>
            <w:noProof/>
          </w:rPr>
          <w:tab/>
          <w:t xml:space="preserve">Griffiths, T.L. &amp; Tenenbaum, J.B. Structure and strength in causal induction. </w:t>
        </w:r>
        <w:r w:rsidRPr="00F61FC9">
          <w:rPr>
            <w:rFonts w:ascii="Calibri" w:hAnsi="Calibri"/>
            <w:i/>
            <w:noProof/>
          </w:rPr>
          <w:t>Cogn Psychol</w:t>
        </w:r>
        <w:r w:rsidRPr="00F61FC9">
          <w:rPr>
            <w:rFonts w:ascii="Calibri" w:hAnsi="Calibri"/>
            <w:noProof/>
          </w:rPr>
          <w:t xml:space="preserve"> </w:t>
        </w:r>
        <w:r w:rsidRPr="00F61FC9">
          <w:rPr>
            <w:rFonts w:ascii="Calibri" w:hAnsi="Calibri"/>
            <w:b/>
            <w:noProof/>
          </w:rPr>
          <w:t>51</w:t>
        </w:r>
        <w:r w:rsidRPr="00F61FC9">
          <w:rPr>
            <w:rFonts w:ascii="Calibri" w:hAnsi="Calibri"/>
            <w:noProof/>
          </w:rPr>
          <w:t>, 334-384 (2005).</w:t>
        </w:r>
      </w:ins>
    </w:p>
    <w:p w:rsidR="001261CC" w:rsidRPr="001261CC" w:rsidRDefault="00F61FC9" w:rsidP="001261CC">
      <w:pPr>
        <w:ind w:left="720" w:hanging="720"/>
        <w:rPr>
          <w:ins w:id="638" w:author="Christopher Summerfield" w:date="2014-04-29T10:20:00Z"/>
          <w:rFonts w:ascii="Calibri" w:hAnsi="Calibri"/>
          <w:noProof/>
        </w:rPr>
      </w:pPr>
      <w:ins w:id="639" w:author="Christopher Summerfield" w:date="2014-04-29T10:20:00Z">
        <w:r w:rsidRPr="00F61FC9">
          <w:rPr>
            <w:rFonts w:ascii="Calibri" w:hAnsi="Calibri"/>
            <w:noProof/>
          </w:rPr>
          <w:t>12.</w:t>
        </w:r>
        <w:r w:rsidRPr="00F61FC9">
          <w:rPr>
            <w:rFonts w:ascii="Calibri" w:hAnsi="Calibri"/>
            <w:noProof/>
          </w:rPr>
          <w:tab/>
          <w:t xml:space="preserve">Jenkins, H.M. &amp; Ward, W.C. Judgment of contingency between responses and outcomes. </w:t>
        </w:r>
        <w:r w:rsidRPr="00F61FC9">
          <w:rPr>
            <w:rFonts w:ascii="Calibri" w:hAnsi="Calibri"/>
            <w:i/>
            <w:noProof/>
          </w:rPr>
          <w:t>Psychological Monographs</w:t>
        </w:r>
        <w:r w:rsidRPr="00F61FC9">
          <w:rPr>
            <w:rFonts w:ascii="Calibri" w:hAnsi="Calibri"/>
            <w:noProof/>
          </w:rPr>
          <w:t>, 79 (1965).</w:t>
        </w:r>
      </w:ins>
    </w:p>
    <w:p w:rsidR="001261CC" w:rsidRPr="001261CC" w:rsidRDefault="00F61FC9" w:rsidP="001261CC">
      <w:pPr>
        <w:ind w:left="720" w:hanging="720"/>
        <w:rPr>
          <w:ins w:id="640" w:author="Christopher Summerfield" w:date="2014-04-29T10:20:00Z"/>
          <w:rFonts w:ascii="Calibri" w:hAnsi="Calibri"/>
          <w:noProof/>
        </w:rPr>
      </w:pPr>
      <w:ins w:id="641" w:author="Christopher Summerfield" w:date="2014-04-29T10:20:00Z">
        <w:r w:rsidRPr="00F61FC9">
          <w:rPr>
            <w:rFonts w:ascii="Calibri" w:hAnsi="Calibri"/>
            <w:noProof/>
          </w:rPr>
          <w:t>13.</w:t>
        </w:r>
        <w:r w:rsidRPr="00F61FC9">
          <w:rPr>
            <w:rFonts w:ascii="Calibri" w:hAnsi="Calibri"/>
            <w:noProof/>
          </w:rPr>
          <w:tab/>
          <w:t xml:space="preserve">Cheng, P.W. From covariation to causation: A causal power theory. </w:t>
        </w:r>
        <w:r w:rsidRPr="00F61FC9">
          <w:rPr>
            <w:rFonts w:ascii="Calibri" w:hAnsi="Calibri"/>
            <w:i/>
            <w:noProof/>
          </w:rPr>
          <w:t>Psychological Review</w:t>
        </w:r>
        <w:r w:rsidRPr="00F61FC9">
          <w:rPr>
            <w:rFonts w:ascii="Calibri" w:hAnsi="Calibri"/>
            <w:noProof/>
          </w:rPr>
          <w:t xml:space="preserve"> </w:t>
        </w:r>
        <w:r w:rsidRPr="00F61FC9">
          <w:rPr>
            <w:rFonts w:ascii="Calibri" w:hAnsi="Calibri"/>
            <w:b/>
            <w:noProof/>
          </w:rPr>
          <w:t>104</w:t>
        </w:r>
        <w:r w:rsidRPr="00F61FC9">
          <w:rPr>
            <w:rFonts w:ascii="Calibri" w:hAnsi="Calibri"/>
            <w:noProof/>
          </w:rPr>
          <w:t>, 367–405 (1997).</w:t>
        </w:r>
      </w:ins>
    </w:p>
    <w:p w:rsidR="001261CC" w:rsidRPr="001261CC" w:rsidRDefault="00F61FC9" w:rsidP="001261CC">
      <w:pPr>
        <w:ind w:left="720" w:hanging="720"/>
        <w:rPr>
          <w:ins w:id="642" w:author="Christopher Summerfield" w:date="2014-04-29T10:20:00Z"/>
          <w:rFonts w:ascii="Calibri" w:hAnsi="Calibri"/>
          <w:noProof/>
        </w:rPr>
      </w:pPr>
      <w:ins w:id="643" w:author="Christopher Summerfield" w:date="2014-04-29T10:20:00Z">
        <w:r w:rsidRPr="00F61FC9">
          <w:rPr>
            <w:rFonts w:ascii="Calibri" w:hAnsi="Calibri"/>
            <w:noProof/>
          </w:rPr>
          <w:t>14.</w:t>
        </w:r>
        <w:r w:rsidRPr="00F61FC9">
          <w:rPr>
            <w:rFonts w:ascii="Calibri" w:hAnsi="Calibri"/>
            <w:noProof/>
          </w:rPr>
          <w:tab/>
          <w:t xml:space="preserve">Popper, K.R. </w:t>
        </w:r>
        <w:r w:rsidRPr="00F61FC9">
          <w:rPr>
            <w:rFonts w:ascii="Calibri" w:hAnsi="Calibri"/>
            <w:i/>
            <w:noProof/>
          </w:rPr>
          <w:t>The Logic of Scientific Discovery</w:t>
        </w:r>
        <w:r w:rsidRPr="00F61FC9">
          <w:rPr>
            <w:rFonts w:ascii="Calibri" w:hAnsi="Calibri"/>
            <w:noProof/>
          </w:rPr>
          <w:t>, (Basic Books, New York, 1959).</w:t>
        </w:r>
      </w:ins>
    </w:p>
    <w:p w:rsidR="001261CC" w:rsidRPr="001261CC" w:rsidRDefault="00F61FC9" w:rsidP="001261CC">
      <w:pPr>
        <w:ind w:left="720" w:hanging="720"/>
        <w:rPr>
          <w:ins w:id="644" w:author="Christopher Summerfield" w:date="2014-04-29T10:20:00Z"/>
          <w:rFonts w:ascii="Calibri" w:hAnsi="Calibri"/>
          <w:noProof/>
        </w:rPr>
      </w:pPr>
      <w:ins w:id="645" w:author="Christopher Summerfield" w:date="2014-04-29T10:20:00Z">
        <w:r w:rsidRPr="00F61FC9">
          <w:rPr>
            <w:rFonts w:ascii="Calibri" w:hAnsi="Calibri"/>
            <w:noProof/>
          </w:rPr>
          <w:t>15.</w:t>
        </w:r>
        <w:r w:rsidRPr="00F61FC9">
          <w:rPr>
            <w:rFonts w:ascii="Calibri" w:hAnsi="Calibri"/>
            <w:noProof/>
          </w:rPr>
          <w:tab/>
          <w:t xml:space="preserve">Fisher, R.A. </w:t>
        </w:r>
        <w:r w:rsidRPr="00F61FC9">
          <w:rPr>
            <w:rFonts w:ascii="Calibri" w:hAnsi="Calibri"/>
            <w:i/>
            <w:noProof/>
          </w:rPr>
          <w:t>The design of experiments. 8th edition.</w:t>
        </w:r>
        <w:r w:rsidRPr="00F61FC9">
          <w:rPr>
            <w:rFonts w:ascii="Calibri" w:hAnsi="Calibri"/>
            <w:noProof/>
          </w:rPr>
          <w:t>, (Hafner, Edinburgh., 1966).</w:t>
        </w:r>
      </w:ins>
    </w:p>
    <w:p w:rsidR="001261CC" w:rsidRPr="001261CC" w:rsidRDefault="00F61FC9" w:rsidP="001261CC">
      <w:pPr>
        <w:ind w:left="720" w:hanging="720"/>
        <w:rPr>
          <w:ins w:id="646" w:author="Christopher Summerfield" w:date="2014-04-29T10:20:00Z"/>
          <w:rFonts w:ascii="Calibri" w:hAnsi="Calibri"/>
          <w:noProof/>
        </w:rPr>
      </w:pPr>
      <w:ins w:id="647" w:author="Christopher Summerfield" w:date="2014-04-29T10:20:00Z">
        <w:r w:rsidRPr="00F61FC9">
          <w:rPr>
            <w:rFonts w:ascii="Calibri" w:hAnsi="Calibri"/>
            <w:noProof/>
          </w:rPr>
          <w:t>16.</w:t>
        </w:r>
        <w:r w:rsidRPr="00F61FC9">
          <w:rPr>
            <w:rFonts w:ascii="Calibri" w:hAnsi="Calibri"/>
            <w:noProof/>
          </w:rPr>
          <w:tab/>
          <w:t xml:space="preserve">Wason, P.C. Reasoning about a rule. </w:t>
        </w:r>
        <w:r w:rsidRPr="00F61FC9">
          <w:rPr>
            <w:rFonts w:ascii="Calibri" w:hAnsi="Calibri"/>
            <w:i/>
            <w:noProof/>
          </w:rPr>
          <w:t>Quarterly Journal of Experimental Psychology</w:t>
        </w:r>
        <w:r w:rsidRPr="00F61FC9">
          <w:rPr>
            <w:rFonts w:ascii="Calibri" w:hAnsi="Calibri"/>
            <w:noProof/>
          </w:rPr>
          <w:t xml:space="preserve"> </w:t>
        </w:r>
        <w:r w:rsidRPr="00F61FC9">
          <w:rPr>
            <w:rFonts w:ascii="Calibri" w:hAnsi="Calibri"/>
            <w:b/>
            <w:noProof/>
          </w:rPr>
          <w:t>20</w:t>
        </w:r>
        <w:r w:rsidRPr="00F61FC9">
          <w:rPr>
            <w:rFonts w:ascii="Calibri" w:hAnsi="Calibri"/>
            <w:noProof/>
          </w:rPr>
          <w:t>, 273–281 (1968).</w:t>
        </w:r>
      </w:ins>
    </w:p>
    <w:p w:rsidR="001261CC" w:rsidRPr="001261CC" w:rsidRDefault="00F61FC9" w:rsidP="001261CC">
      <w:pPr>
        <w:ind w:left="720" w:hanging="720"/>
        <w:rPr>
          <w:ins w:id="648" w:author="Christopher Summerfield" w:date="2014-04-29T10:20:00Z"/>
          <w:rFonts w:ascii="Calibri" w:hAnsi="Calibri"/>
          <w:noProof/>
        </w:rPr>
      </w:pPr>
      <w:ins w:id="649" w:author="Christopher Summerfield" w:date="2014-04-29T10:20:00Z">
        <w:r w:rsidRPr="00F61FC9">
          <w:rPr>
            <w:rFonts w:ascii="Calibri" w:hAnsi="Calibri"/>
            <w:noProof/>
          </w:rPr>
          <w:t>17.</w:t>
        </w:r>
        <w:r w:rsidRPr="00F61FC9">
          <w:rPr>
            <w:rFonts w:ascii="Calibri" w:hAnsi="Calibri"/>
            <w:noProof/>
          </w:rPr>
          <w:tab/>
          <w:t xml:space="preserve">Nickerson, R.S. Confirmation bias: a ubiquitous phenomenon in many guises. </w:t>
        </w:r>
        <w:r w:rsidRPr="00F61FC9">
          <w:rPr>
            <w:rFonts w:ascii="Calibri" w:hAnsi="Calibri"/>
            <w:i/>
            <w:noProof/>
          </w:rPr>
          <w:t>Review of General Psychology</w:t>
        </w:r>
        <w:r w:rsidRPr="00F61FC9">
          <w:rPr>
            <w:rFonts w:ascii="Calibri" w:hAnsi="Calibri"/>
            <w:noProof/>
          </w:rPr>
          <w:t xml:space="preserve"> </w:t>
        </w:r>
        <w:r w:rsidRPr="00F61FC9">
          <w:rPr>
            <w:rFonts w:ascii="Calibri" w:hAnsi="Calibri"/>
            <w:b/>
            <w:noProof/>
          </w:rPr>
          <w:t>2</w:t>
        </w:r>
        <w:r w:rsidRPr="00F61FC9">
          <w:rPr>
            <w:rFonts w:ascii="Calibri" w:hAnsi="Calibri"/>
            <w:noProof/>
          </w:rPr>
          <w:t>, 175-220 (1998).</w:t>
        </w:r>
      </w:ins>
    </w:p>
    <w:p w:rsidR="001261CC" w:rsidRPr="001261CC" w:rsidRDefault="00F61FC9" w:rsidP="001261CC">
      <w:pPr>
        <w:ind w:left="720" w:hanging="720"/>
        <w:rPr>
          <w:ins w:id="650" w:author="Christopher Summerfield" w:date="2014-04-29T10:20:00Z"/>
          <w:rFonts w:ascii="Calibri" w:hAnsi="Calibri"/>
          <w:noProof/>
        </w:rPr>
      </w:pPr>
      <w:ins w:id="651" w:author="Christopher Summerfield" w:date="2014-04-29T10:20:00Z">
        <w:r w:rsidRPr="00F61FC9">
          <w:rPr>
            <w:rFonts w:ascii="Calibri" w:hAnsi="Calibri"/>
            <w:noProof/>
          </w:rPr>
          <w:t>18.</w:t>
        </w:r>
        <w:r w:rsidRPr="00F61FC9">
          <w:rPr>
            <w:rFonts w:ascii="Calibri" w:hAnsi="Calibri"/>
            <w:noProof/>
          </w:rPr>
          <w:tab/>
          <w:t xml:space="preserve">Doll, B.B., Hutchison, K.E. &amp; Frank, M.J. Dopaminergic genes predict individual differences in susceptibility to confirmation bias.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6188-6198 (2011).</w:t>
        </w:r>
      </w:ins>
    </w:p>
    <w:p w:rsidR="001261CC" w:rsidRPr="001261CC" w:rsidRDefault="00F61FC9" w:rsidP="001261CC">
      <w:pPr>
        <w:ind w:left="720" w:hanging="720"/>
        <w:rPr>
          <w:ins w:id="652" w:author="Christopher Summerfield" w:date="2014-04-29T10:20:00Z"/>
          <w:rFonts w:ascii="Calibri" w:hAnsi="Calibri"/>
          <w:noProof/>
        </w:rPr>
      </w:pPr>
      <w:ins w:id="653" w:author="Christopher Summerfield" w:date="2014-04-29T10:20:00Z">
        <w:r w:rsidRPr="00F61FC9">
          <w:rPr>
            <w:rFonts w:ascii="Calibri" w:hAnsi="Calibri"/>
            <w:noProof/>
          </w:rPr>
          <w:t>19.</w:t>
        </w:r>
        <w:r w:rsidRPr="00F61FC9">
          <w:rPr>
            <w:rFonts w:ascii="Calibri" w:hAnsi="Calibri"/>
            <w:noProof/>
          </w:rPr>
          <w:tab/>
          <w:t xml:space="preserve">Doll, B.B., Jacobs, W.J., Sanfey, A.G. &amp; Frank, M.J. Instructional control of reinforcement learning: a behavioral and neurocomputational investigation. </w:t>
        </w:r>
        <w:r w:rsidRPr="00F61FC9">
          <w:rPr>
            <w:rFonts w:ascii="Calibri" w:hAnsi="Calibri"/>
            <w:i/>
            <w:noProof/>
          </w:rPr>
          <w:t>Brain Res</w:t>
        </w:r>
        <w:r w:rsidRPr="00F61FC9">
          <w:rPr>
            <w:rFonts w:ascii="Calibri" w:hAnsi="Calibri"/>
            <w:noProof/>
          </w:rPr>
          <w:t xml:space="preserve"> </w:t>
        </w:r>
        <w:r w:rsidRPr="00F61FC9">
          <w:rPr>
            <w:rFonts w:ascii="Calibri" w:hAnsi="Calibri"/>
            <w:b/>
            <w:noProof/>
          </w:rPr>
          <w:t>1299</w:t>
        </w:r>
        <w:r w:rsidRPr="00F61FC9">
          <w:rPr>
            <w:rFonts w:ascii="Calibri" w:hAnsi="Calibri"/>
            <w:noProof/>
          </w:rPr>
          <w:t>, 74-94 (2009).</w:t>
        </w:r>
      </w:ins>
    </w:p>
    <w:p w:rsidR="001261CC" w:rsidRPr="001261CC" w:rsidRDefault="00F61FC9" w:rsidP="001261CC">
      <w:pPr>
        <w:ind w:left="720" w:hanging="720"/>
        <w:rPr>
          <w:ins w:id="654" w:author="Christopher Summerfield" w:date="2014-04-29T10:20:00Z"/>
          <w:rFonts w:ascii="Calibri" w:hAnsi="Calibri"/>
          <w:noProof/>
        </w:rPr>
      </w:pPr>
      <w:ins w:id="655" w:author="Christopher Summerfield" w:date="2014-04-29T10:20:00Z">
        <w:r w:rsidRPr="00F61FC9">
          <w:rPr>
            <w:rFonts w:ascii="Calibri" w:hAnsi="Calibri"/>
            <w:noProof/>
          </w:rPr>
          <w:t>20.</w:t>
        </w:r>
        <w:r w:rsidRPr="00F61FC9">
          <w:rPr>
            <w:rFonts w:ascii="Calibri" w:hAnsi="Calibri"/>
            <w:noProof/>
          </w:rPr>
          <w:tab/>
          <w:t xml:space="preserve">Vul, E., Harris, C., Winkielman, P. &amp; Pashler, H. Puzzlingly high correlations in fMRI studies of emotion, personality, and social cognition. </w:t>
        </w:r>
        <w:r w:rsidRPr="00F61FC9">
          <w:rPr>
            <w:rFonts w:ascii="Calibri" w:hAnsi="Calibri"/>
            <w:i/>
            <w:noProof/>
          </w:rPr>
          <w:t>Perspectives in Psychological Science</w:t>
        </w:r>
        <w:r w:rsidRPr="00F61FC9">
          <w:rPr>
            <w:rFonts w:ascii="Calibri" w:hAnsi="Calibri"/>
            <w:noProof/>
          </w:rPr>
          <w:t xml:space="preserve"> </w:t>
        </w:r>
        <w:r w:rsidRPr="00F61FC9">
          <w:rPr>
            <w:rFonts w:ascii="Calibri" w:hAnsi="Calibri"/>
            <w:b/>
            <w:noProof/>
          </w:rPr>
          <w:t>4</w:t>
        </w:r>
        <w:r w:rsidRPr="00F61FC9">
          <w:rPr>
            <w:rFonts w:ascii="Calibri" w:hAnsi="Calibri"/>
            <w:noProof/>
          </w:rPr>
          <w:t>, 274-290 (2009).</w:t>
        </w:r>
      </w:ins>
    </w:p>
    <w:p w:rsidR="001261CC" w:rsidRPr="001261CC" w:rsidRDefault="00F61FC9" w:rsidP="001261CC">
      <w:pPr>
        <w:ind w:left="720" w:hanging="720"/>
        <w:rPr>
          <w:ins w:id="656" w:author="Christopher Summerfield" w:date="2014-04-29T10:20:00Z"/>
          <w:rFonts w:ascii="Calibri" w:hAnsi="Calibri"/>
          <w:noProof/>
        </w:rPr>
      </w:pPr>
      <w:ins w:id="657" w:author="Christopher Summerfield" w:date="2014-04-29T10:20:00Z">
        <w:r w:rsidRPr="00F61FC9">
          <w:rPr>
            <w:rFonts w:ascii="Calibri" w:hAnsi="Calibri"/>
            <w:noProof/>
          </w:rPr>
          <w:t>21.</w:t>
        </w:r>
        <w:r w:rsidRPr="00F61FC9">
          <w:rPr>
            <w:rFonts w:ascii="Calibri" w:hAnsi="Calibri"/>
            <w:noProof/>
          </w:rPr>
          <w:tab/>
          <w:t xml:space="preserve">Perales, J.C. &amp; Shanks, D.R. Models of covariation-based causal judgment: a review and synthesis. </w:t>
        </w:r>
        <w:r w:rsidRPr="00F61FC9">
          <w:rPr>
            <w:rFonts w:ascii="Calibri" w:hAnsi="Calibri"/>
            <w:i/>
            <w:noProof/>
          </w:rPr>
          <w:t>Psychon Bull Rev</w:t>
        </w:r>
        <w:r w:rsidRPr="00F61FC9">
          <w:rPr>
            <w:rFonts w:ascii="Calibri" w:hAnsi="Calibri"/>
            <w:noProof/>
          </w:rPr>
          <w:t xml:space="preserve"> </w:t>
        </w:r>
        <w:r w:rsidRPr="00F61FC9">
          <w:rPr>
            <w:rFonts w:ascii="Calibri" w:hAnsi="Calibri"/>
            <w:b/>
            <w:noProof/>
          </w:rPr>
          <w:t>14</w:t>
        </w:r>
        <w:r w:rsidRPr="00F61FC9">
          <w:rPr>
            <w:rFonts w:ascii="Calibri" w:hAnsi="Calibri"/>
            <w:noProof/>
          </w:rPr>
          <w:t>, 577-596 (2007).</w:t>
        </w:r>
      </w:ins>
    </w:p>
    <w:p w:rsidR="001261CC" w:rsidRPr="001261CC" w:rsidRDefault="00F61FC9" w:rsidP="001261CC">
      <w:pPr>
        <w:ind w:left="720" w:hanging="720"/>
        <w:rPr>
          <w:ins w:id="658" w:author="Christopher Summerfield" w:date="2014-04-29T10:20:00Z"/>
          <w:rFonts w:ascii="Calibri" w:hAnsi="Calibri"/>
          <w:noProof/>
        </w:rPr>
      </w:pPr>
      <w:ins w:id="659" w:author="Christopher Summerfield" w:date="2014-04-29T10:20:00Z">
        <w:r w:rsidRPr="00F61FC9">
          <w:rPr>
            <w:rFonts w:ascii="Calibri" w:hAnsi="Calibri"/>
            <w:noProof/>
          </w:rPr>
          <w:t>22.</w:t>
        </w:r>
        <w:r w:rsidRPr="00F61FC9">
          <w:rPr>
            <w:rFonts w:ascii="Calibri" w:hAnsi="Calibri"/>
            <w:noProof/>
          </w:rPr>
          <w:tab/>
          <w:t xml:space="preserve">Plassmann, H., O'Doherty, J. &amp; Rangel, A. Orbitofrontal cortex encodes willingness to pay in everyday economic transactions.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27</w:t>
        </w:r>
        <w:r w:rsidRPr="00F61FC9">
          <w:rPr>
            <w:rFonts w:ascii="Calibri" w:hAnsi="Calibri"/>
            <w:noProof/>
          </w:rPr>
          <w:t>, 9984-9988 (2007).</w:t>
        </w:r>
      </w:ins>
    </w:p>
    <w:p w:rsidR="001261CC" w:rsidRPr="001261CC" w:rsidRDefault="00F61FC9" w:rsidP="001261CC">
      <w:pPr>
        <w:ind w:left="720" w:hanging="720"/>
        <w:rPr>
          <w:ins w:id="660" w:author="Christopher Summerfield" w:date="2014-04-29T10:20:00Z"/>
          <w:rFonts w:ascii="Calibri" w:hAnsi="Calibri"/>
          <w:noProof/>
        </w:rPr>
      </w:pPr>
      <w:ins w:id="661" w:author="Christopher Summerfield" w:date="2014-04-29T10:20:00Z">
        <w:r w:rsidRPr="00F61FC9">
          <w:rPr>
            <w:rFonts w:ascii="Calibri" w:hAnsi="Calibri"/>
            <w:noProof/>
          </w:rPr>
          <w:t>23.</w:t>
        </w:r>
        <w:r w:rsidRPr="00F61FC9">
          <w:rPr>
            <w:rFonts w:ascii="Calibri" w:hAnsi="Calibri"/>
            <w:noProof/>
          </w:rPr>
          <w:tab/>
          <w:t xml:space="preserve">Padoa-Schioppa, C. &amp; Assad, J.A. Neurons in the orbitofrontal cortex encode economic value. </w:t>
        </w:r>
        <w:r w:rsidRPr="00F61FC9">
          <w:rPr>
            <w:rFonts w:ascii="Calibri" w:hAnsi="Calibri"/>
            <w:i/>
            <w:noProof/>
          </w:rPr>
          <w:t>Nature</w:t>
        </w:r>
        <w:r w:rsidRPr="00F61FC9">
          <w:rPr>
            <w:rFonts w:ascii="Calibri" w:hAnsi="Calibri"/>
            <w:noProof/>
          </w:rPr>
          <w:t xml:space="preserve"> </w:t>
        </w:r>
        <w:r w:rsidRPr="00F61FC9">
          <w:rPr>
            <w:rFonts w:ascii="Calibri" w:hAnsi="Calibri"/>
            <w:b/>
            <w:noProof/>
          </w:rPr>
          <w:t>441</w:t>
        </w:r>
        <w:r w:rsidRPr="00F61FC9">
          <w:rPr>
            <w:rFonts w:ascii="Calibri" w:hAnsi="Calibri"/>
            <w:noProof/>
          </w:rPr>
          <w:t>, 223-226 (2006).</w:t>
        </w:r>
      </w:ins>
    </w:p>
    <w:p w:rsidR="001261CC" w:rsidRPr="001261CC" w:rsidRDefault="00F61FC9" w:rsidP="001261CC">
      <w:pPr>
        <w:ind w:left="720" w:hanging="720"/>
        <w:rPr>
          <w:ins w:id="662" w:author="Christopher Summerfield" w:date="2014-04-29T10:20:00Z"/>
          <w:rFonts w:ascii="Calibri" w:hAnsi="Calibri"/>
          <w:noProof/>
        </w:rPr>
      </w:pPr>
      <w:ins w:id="663" w:author="Christopher Summerfield" w:date="2014-04-29T10:20:00Z">
        <w:r w:rsidRPr="00F61FC9">
          <w:rPr>
            <w:rFonts w:ascii="Calibri" w:hAnsi="Calibri"/>
            <w:noProof/>
          </w:rPr>
          <w:t>24.</w:t>
        </w:r>
        <w:r w:rsidRPr="00F61FC9">
          <w:rPr>
            <w:rFonts w:ascii="Calibri" w:hAnsi="Calibri"/>
            <w:noProof/>
          </w:rPr>
          <w:tab/>
          <w:t xml:space="preserve">Genovese, C.R., Lazar, N.A. &amp; Nichols, T. Thresholding of statistical maps in functional neuroimaging using the false discovery rate.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15</w:t>
        </w:r>
        <w:r w:rsidRPr="00F61FC9">
          <w:rPr>
            <w:rFonts w:ascii="Calibri" w:hAnsi="Calibri"/>
            <w:noProof/>
          </w:rPr>
          <w:t>, 870-878 (2002).</w:t>
        </w:r>
      </w:ins>
    </w:p>
    <w:p w:rsidR="001261CC" w:rsidRPr="001261CC" w:rsidRDefault="00F61FC9" w:rsidP="001261CC">
      <w:pPr>
        <w:ind w:left="720" w:hanging="720"/>
        <w:rPr>
          <w:ins w:id="664" w:author="Christopher Summerfield" w:date="2014-04-29T10:20:00Z"/>
          <w:rFonts w:ascii="Calibri" w:hAnsi="Calibri"/>
          <w:noProof/>
        </w:rPr>
      </w:pPr>
      <w:ins w:id="665" w:author="Christopher Summerfield" w:date="2014-04-29T10:20:00Z">
        <w:r w:rsidRPr="00F61FC9">
          <w:rPr>
            <w:rFonts w:ascii="Calibri" w:hAnsi="Calibri"/>
            <w:noProof/>
          </w:rPr>
          <w:t>25.</w:t>
        </w:r>
        <w:r w:rsidRPr="00F61FC9">
          <w:rPr>
            <w:rFonts w:ascii="Calibri" w:hAnsi="Calibri"/>
            <w:noProof/>
          </w:rPr>
          <w:tab/>
          <w:t xml:space="preserve">Kuhn, T.S. </w:t>
        </w:r>
        <w:r w:rsidRPr="00F61FC9">
          <w:rPr>
            <w:rFonts w:ascii="Calibri" w:hAnsi="Calibri"/>
            <w:i/>
            <w:noProof/>
          </w:rPr>
          <w:t xml:space="preserve">The Structure of Scientific Revolutions. </w:t>
        </w:r>
        <w:r w:rsidRPr="00F61FC9">
          <w:rPr>
            <w:rFonts w:ascii="Calibri" w:hAnsi="Calibri"/>
            <w:noProof/>
          </w:rPr>
          <w:t>, ( University of Chicago Press, Chicago, IL, 1962).</w:t>
        </w:r>
      </w:ins>
    </w:p>
    <w:p w:rsidR="001261CC" w:rsidRPr="001261CC" w:rsidRDefault="00F61FC9" w:rsidP="001261CC">
      <w:pPr>
        <w:ind w:left="720" w:hanging="720"/>
        <w:rPr>
          <w:ins w:id="666" w:author="Christopher Summerfield" w:date="2014-04-29T10:20:00Z"/>
          <w:rFonts w:ascii="Calibri" w:hAnsi="Calibri"/>
          <w:noProof/>
        </w:rPr>
      </w:pPr>
      <w:ins w:id="667" w:author="Christopher Summerfield" w:date="2014-04-29T10:20:00Z">
        <w:r w:rsidRPr="00F61FC9">
          <w:rPr>
            <w:rFonts w:ascii="Calibri" w:hAnsi="Calibri"/>
            <w:noProof/>
          </w:rPr>
          <w:t>26.</w:t>
        </w:r>
        <w:r w:rsidRPr="00F61FC9">
          <w:rPr>
            <w:rFonts w:ascii="Calibri" w:hAnsi="Calibri"/>
            <w:noProof/>
          </w:rPr>
          <w:tab/>
          <w:t xml:space="preserve">Shanks, D.R. &amp; Dickinson, A. Associative accounts of causality judgment. in </w:t>
        </w:r>
        <w:r w:rsidRPr="00F61FC9">
          <w:rPr>
            <w:rFonts w:ascii="Calibri" w:hAnsi="Calibri"/>
            <w:i/>
            <w:noProof/>
          </w:rPr>
          <w:t>The psychology of learning and motivation: Vol. 21. Advances in research and theory</w:t>
        </w:r>
        <w:r w:rsidRPr="00F61FC9">
          <w:rPr>
            <w:rFonts w:ascii="Calibri" w:hAnsi="Calibri"/>
            <w:noProof/>
          </w:rPr>
          <w:t xml:space="preserve"> (ed. Bower, G.H.) 229-261 (San Diego: Academic Press, 1987).</w:t>
        </w:r>
      </w:ins>
    </w:p>
    <w:p w:rsidR="001261CC" w:rsidRPr="001261CC" w:rsidRDefault="00F61FC9" w:rsidP="001261CC">
      <w:pPr>
        <w:ind w:left="720" w:hanging="720"/>
        <w:rPr>
          <w:ins w:id="668" w:author="Christopher Summerfield" w:date="2014-04-29T10:20:00Z"/>
          <w:rFonts w:ascii="Calibri" w:hAnsi="Calibri"/>
          <w:noProof/>
        </w:rPr>
      </w:pPr>
      <w:ins w:id="669" w:author="Christopher Summerfield" w:date="2014-04-29T10:20:00Z">
        <w:r w:rsidRPr="00F61FC9">
          <w:rPr>
            <w:rFonts w:ascii="Calibri" w:hAnsi="Calibri"/>
            <w:noProof/>
          </w:rPr>
          <w:t>27.</w:t>
        </w:r>
        <w:r w:rsidRPr="00F61FC9">
          <w:rPr>
            <w:rFonts w:ascii="Calibri" w:hAnsi="Calibri"/>
            <w:noProof/>
          </w:rPr>
          <w:tab/>
          <w:t xml:space="preserve">Holyoak, K.J. &amp; Cheng, P.W. Causal learning and inference as a rational process: the new synthesis. </w:t>
        </w:r>
        <w:r w:rsidRPr="00F61FC9">
          <w:rPr>
            <w:rFonts w:ascii="Calibri" w:hAnsi="Calibri"/>
            <w:i/>
            <w:noProof/>
          </w:rPr>
          <w:t>Annu Rev Psychol</w:t>
        </w:r>
        <w:r w:rsidRPr="00F61FC9">
          <w:rPr>
            <w:rFonts w:ascii="Calibri" w:hAnsi="Calibri"/>
            <w:noProof/>
          </w:rPr>
          <w:t xml:space="preserve"> </w:t>
        </w:r>
        <w:r w:rsidRPr="00F61FC9">
          <w:rPr>
            <w:rFonts w:ascii="Calibri" w:hAnsi="Calibri"/>
            <w:b/>
            <w:noProof/>
          </w:rPr>
          <w:t>62</w:t>
        </w:r>
        <w:r w:rsidRPr="00F61FC9">
          <w:rPr>
            <w:rFonts w:ascii="Calibri" w:hAnsi="Calibri"/>
            <w:noProof/>
          </w:rPr>
          <w:t>, 135-163 (2011).</w:t>
        </w:r>
      </w:ins>
    </w:p>
    <w:p w:rsidR="001261CC" w:rsidRPr="001261CC" w:rsidRDefault="00F61FC9" w:rsidP="001261CC">
      <w:pPr>
        <w:ind w:left="720" w:hanging="720"/>
        <w:rPr>
          <w:ins w:id="670" w:author="Christopher Summerfield" w:date="2014-04-29T10:20:00Z"/>
          <w:rFonts w:ascii="Calibri" w:hAnsi="Calibri"/>
          <w:noProof/>
        </w:rPr>
      </w:pPr>
      <w:ins w:id="671" w:author="Christopher Summerfield" w:date="2014-04-29T10:20:00Z">
        <w:r w:rsidRPr="00F61FC9">
          <w:rPr>
            <w:rFonts w:ascii="Calibri" w:hAnsi="Calibri"/>
            <w:noProof/>
          </w:rPr>
          <w:t>28.</w:t>
        </w:r>
        <w:r w:rsidRPr="00F61FC9">
          <w:rPr>
            <w:rFonts w:ascii="Calibri" w:hAnsi="Calibri"/>
            <w:noProof/>
          </w:rPr>
          <w:tab/>
          <w:t xml:space="preserve">Daw, N.D., Gershman, S.J., Seymour, B., Dayan, P. &amp; Dolan, R.J. Model-based influences on humans' choices and striatal prediction errors.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69</w:t>
        </w:r>
        <w:r w:rsidRPr="00F61FC9">
          <w:rPr>
            <w:rFonts w:ascii="Calibri" w:hAnsi="Calibri"/>
            <w:noProof/>
          </w:rPr>
          <w:t>, 1204-1215 (2011).</w:t>
        </w:r>
      </w:ins>
    </w:p>
    <w:p w:rsidR="001261CC" w:rsidRPr="001261CC" w:rsidRDefault="00F61FC9" w:rsidP="001261CC">
      <w:pPr>
        <w:ind w:left="720" w:hanging="720"/>
        <w:rPr>
          <w:ins w:id="672" w:author="Christopher Summerfield" w:date="2014-04-29T10:20:00Z"/>
          <w:rFonts w:ascii="Calibri" w:hAnsi="Calibri"/>
          <w:noProof/>
        </w:rPr>
      </w:pPr>
      <w:ins w:id="673" w:author="Christopher Summerfield" w:date="2014-04-29T10:20:00Z">
        <w:r w:rsidRPr="00F61FC9">
          <w:rPr>
            <w:rFonts w:ascii="Calibri" w:hAnsi="Calibri"/>
            <w:noProof/>
          </w:rPr>
          <w:t>29.</w:t>
        </w:r>
        <w:r w:rsidRPr="00F61FC9">
          <w:rPr>
            <w:rFonts w:ascii="Calibri" w:hAnsi="Calibri"/>
            <w:noProof/>
          </w:rPr>
          <w:tab/>
          <w:t xml:space="preserve">Glascher, J., Daw, N., Dayan, P. &amp; O'Doherty, J.P. States versus rewards: dissociable neural prediction error signals underlying model-based and model-free reinforcement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66</w:t>
        </w:r>
        <w:r w:rsidRPr="00F61FC9">
          <w:rPr>
            <w:rFonts w:ascii="Calibri" w:hAnsi="Calibri"/>
            <w:noProof/>
          </w:rPr>
          <w:t>, 585-595 (2010).</w:t>
        </w:r>
      </w:ins>
    </w:p>
    <w:p w:rsidR="001261CC" w:rsidRPr="001261CC" w:rsidRDefault="00F61FC9" w:rsidP="001261CC">
      <w:pPr>
        <w:ind w:left="720" w:hanging="720"/>
        <w:rPr>
          <w:ins w:id="674" w:author="Christopher Summerfield" w:date="2014-04-29T10:20:00Z"/>
          <w:rFonts w:ascii="Calibri" w:hAnsi="Calibri"/>
          <w:noProof/>
        </w:rPr>
      </w:pPr>
      <w:ins w:id="675" w:author="Christopher Summerfield" w:date="2014-04-29T10:20:00Z">
        <w:r w:rsidRPr="00F61FC9">
          <w:rPr>
            <w:rFonts w:ascii="Calibri" w:hAnsi="Calibri"/>
            <w:noProof/>
          </w:rPr>
          <w:t>30.</w:t>
        </w:r>
        <w:r w:rsidRPr="00F61FC9">
          <w:rPr>
            <w:rFonts w:ascii="Calibri" w:hAnsi="Calibri"/>
            <w:noProof/>
          </w:rPr>
          <w:tab/>
          <w:t xml:space="preserve">Dolan, R.J. &amp; Dayan, P. Goals and habits in the brain.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80</w:t>
        </w:r>
        <w:r w:rsidRPr="00F61FC9">
          <w:rPr>
            <w:rFonts w:ascii="Calibri" w:hAnsi="Calibri"/>
            <w:noProof/>
          </w:rPr>
          <w:t>, 312-325 (2013).</w:t>
        </w:r>
      </w:ins>
    </w:p>
    <w:p w:rsidR="001261CC" w:rsidRPr="001261CC" w:rsidRDefault="00F61FC9" w:rsidP="001261CC">
      <w:pPr>
        <w:ind w:left="720" w:hanging="720"/>
        <w:rPr>
          <w:ins w:id="676" w:author="Christopher Summerfield" w:date="2014-04-29T10:20:00Z"/>
          <w:rFonts w:ascii="Calibri" w:hAnsi="Calibri"/>
          <w:noProof/>
        </w:rPr>
      </w:pPr>
      <w:ins w:id="677" w:author="Christopher Summerfield" w:date="2014-04-29T10:20:00Z">
        <w:r w:rsidRPr="00F61FC9">
          <w:rPr>
            <w:rFonts w:ascii="Calibri" w:hAnsi="Calibri"/>
            <w:noProof/>
          </w:rPr>
          <w:t>31.</w:t>
        </w:r>
        <w:r w:rsidRPr="00F61FC9">
          <w:rPr>
            <w:rFonts w:ascii="Calibri" w:hAnsi="Calibri"/>
            <w:noProof/>
          </w:rPr>
          <w:tab/>
          <w:t xml:space="preserve">Smittenaar, P., Fitzgerald, T.H., Romei, V., Wright, N.D. &amp; Dolan, R.J. Disruption of Dorsolateral Prefrontal Cortex Decreases Model-Based in Favor of Model-free Control in Humans. </w:t>
        </w:r>
        <w:r w:rsidRPr="00F61FC9">
          <w:rPr>
            <w:rFonts w:ascii="Calibri" w:hAnsi="Calibri"/>
            <w:i/>
            <w:noProof/>
          </w:rPr>
          <w:t>Neuron</w:t>
        </w:r>
        <w:r w:rsidRPr="00F61FC9">
          <w:rPr>
            <w:rFonts w:ascii="Calibri" w:hAnsi="Calibri"/>
            <w:noProof/>
          </w:rPr>
          <w:t xml:space="preserve"> (2013).</w:t>
        </w:r>
      </w:ins>
    </w:p>
    <w:p w:rsidR="001261CC" w:rsidRPr="001261CC" w:rsidRDefault="00F61FC9" w:rsidP="001261CC">
      <w:pPr>
        <w:ind w:left="720" w:hanging="720"/>
        <w:rPr>
          <w:ins w:id="678" w:author="Christopher Summerfield" w:date="2014-04-29T10:20:00Z"/>
          <w:rFonts w:ascii="Calibri" w:hAnsi="Calibri"/>
          <w:noProof/>
        </w:rPr>
      </w:pPr>
      <w:ins w:id="679" w:author="Christopher Summerfield" w:date="2014-04-29T10:20:00Z">
        <w:r w:rsidRPr="00F61FC9">
          <w:rPr>
            <w:rFonts w:ascii="Calibri" w:hAnsi="Calibri"/>
            <w:noProof/>
          </w:rPr>
          <w:t>32.</w:t>
        </w:r>
        <w:r w:rsidRPr="00F61FC9">
          <w:rPr>
            <w:rFonts w:ascii="Calibri" w:hAnsi="Calibri"/>
            <w:noProof/>
          </w:rPr>
          <w:tab/>
          <w:t>Corlett, P.R.</w:t>
        </w:r>
        <w:r w:rsidRPr="00F61FC9">
          <w:rPr>
            <w:rFonts w:ascii="Calibri" w:hAnsi="Calibri"/>
            <w:i/>
            <w:noProof/>
          </w:rPr>
          <w:t>, et al.</w:t>
        </w:r>
        <w:r w:rsidRPr="00F61FC9">
          <w:rPr>
            <w:rFonts w:ascii="Calibri" w:hAnsi="Calibri"/>
            <w:noProof/>
          </w:rPr>
          <w:t xml:space="preserve"> Prediction error during retrospective revaluation of causal associations in humans: fMRI evidence in favor of an associative model of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44</w:t>
        </w:r>
        <w:r w:rsidRPr="00F61FC9">
          <w:rPr>
            <w:rFonts w:ascii="Calibri" w:hAnsi="Calibri"/>
            <w:noProof/>
          </w:rPr>
          <w:t>, 877-888 (2004).</w:t>
        </w:r>
      </w:ins>
    </w:p>
    <w:p w:rsidR="001261CC" w:rsidRPr="001261CC" w:rsidRDefault="00F61FC9" w:rsidP="001261CC">
      <w:pPr>
        <w:ind w:left="720" w:hanging="720"/>
        <w:rPr>
          <w:ins w:id="680" w:author="Christopher Summerfield" w:date="2014-04-29T10:20:00Z"/>
          <w:rFonts w:ascii="Calibri" w:hAnsi="Calibri"/>
          <w:noProof/>
        </w:rPr>
      </w:pPr>
      <w:ins w:id="681" w:author="Christopher Summerfield" w:date="2014-04-29T10:20:00Z">
        <w:r w:rsidRPr="00F61FC9">
          <w:rPr>
            <w:rFonts w:ascii="Calibri" w:hAnsi="Calibri"/>
            <w:noProof/>
          </w:rPr>
          <w:t>33.</w:t>
        </w:r>
        <w:r w:rsidRPr="00F61FC9">
          <w:rPr>
            <w:rFonts w:ascii="Calibri" w:hAnsi="Calibri"/>
            <w:noProof/>
          </w:rPr>
          <w:tab/>
          <w:t>Turner, D.C.</w:t>
        </w:r>
        <w:r w:rsidRPr="00F61FC9">
          <w:rPr>
            <w:rFonts w:ascii="Calibri" w:hAnsi="Calibri"/>
            <w:i/>
            <w:noProof/>
          </w:rPr>
          <w:t>, et al.</w:t>
        </w:r>
        <w:r w:rsidRPr="00F61FC9">
          <w:rPr>
            <w:rFonts w:ascii="Calibri" w:hAnsi="Calibri"/>
            <w:noProof/>
          </w:rPr>
          <w:t xml:space="preserve"> The role of the lateral frontal cortex in causal associative learning: exploring preventative and super-learning.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14</w:t>
        </w:r>
        <w:r w:rsidRPr="00F61FC9">
          <w:rPr>
            <w:rFonts w:ascii="Calibri" w:hAnsi="Calibri"/>
            <w:noProof/>
          </w:rPr>
          <w:t>, 872-880 (2004).</w:t>
        </w:r>
      </w:ins>
    </w:p>
    <w:p w:rsidR="001261CC" w:rsidRPr="001261CC" w:rsidRDefault="00F61FC9" w:rsidP="001261CC">
      <w:pPr>
        <w:ind w:left="720" w:hanging="720"/>
        <w:rPr>
          <w:ins w:id="682" w:author="Christopher Summerfield" w:date="2014-04-29T10:20:00Z"/>
          <w:rFonts w:ascii="Calibri" w:hAnsi="Calibri"/>
          <w:noProof/>
        </w:rPr>
      </w:pPr>
      <w:ins w:id="683" w:author="Christopher Summerfield" w:date="2014-04-29T10:20:00Z">
        <w:r w:rsidRPr="00F61FC9">
          <w:rPr>
            <w:rFonts w:ascii="Calibri" w:hAnsi="Calibri"/>
            <w:noProof/>
          </w:rPr>
          <w:t>34.</w:t>
        </w:r>
        <w:r w:rsidRPr="00F61FC9">
          <w:rPr>
            <w:rFonts w:ascii="Calibri" w:hAnsi="Calibri"/>
            <w:noProof/>
          </w:rPr>
          <w:tab/>
          <w:t>Crescentini, C.</w:t>
        </w:r>
        <w:r w:rsidRPr="00F61FC9">
          <w:rPr>
            <w:rFonts w:ascii="Calibri" w:hAnsi="Calibri"/>
            <w:i/>
            <w:noProof/>
          </w:rPr>
          <w:t>, et al.</w:t>
        </w:r>
        <w:r w:rsidRPr="00F61FC9">
          <w:rPr>
            <w:rFonts w:ascii="Calibri" w:hAnsi="Calibri"/>
            <w:noProof/>
          </w:rPr>
          <w:t xml:space="preserve"> Mechanisms of rule acquisition and rule following in inductive reasoning.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7763-7774 (2011).</w:t>
        </w:r>
      </w:ins>
    </w:p>
    <w:p w:rsidR="001261CC" w:rsidRPr="001261CC" w:rsidRDefault="00F61FC9" w:rsidP="001261CC">
      <w:pPr>
        <w:ind w:left="720" w:hanging="720"/>
        <w:rPr>
          <w:ins w:id="684" w:author="Christopher Summerfield" w:date="2014-04-29T10:20:00Z"/>
          <w:rFonts w:ascii="Calibri" w:hAnsi="Calibri"/>
          <w:noProof/>
        </w:rPr>
      </w:pPr>
      <w:ins w:id="685" w:author="Christopher Summerfield" w:date="2014-04-29T10:20:00Z">
        <w:r w:rsidRPr="00F61FC9">
          <w:rPr>
            <w:rFonts w:ascii="Calibri" w:hAnsi="Calibri"/>
            <w:noProof/>
          </w:rPr>
          <w:t>35.</w:t>
        </w:r>
        <w:r w:rsidRPr="00F61FC9">
          <w:rPr>
            <w:rFonts w:ascii="Calibri" w:hAnsi="Calibri"/>
            <w:noProof/>
          </w:rPr>
          <w:tab/>
          <w:t xml:space="preserve">Hampshire, A., Thompson, R., Duncan, J. &amp; Owen, A.M. Lateral prefrontal cortex subregions make dissociable contributions during fluid reasoning.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21</w:t>
        </w:r>
        <w:r w:rsidRPr="00F61FC9">
          <w:rPr>
            <w:rFonts w:ascii="Calibri" w:hAnsi="Calibri"/>
            <w:noProof/>
          </w:rPr>
          <w:t>, 1-10 (2011).</w:t>
        </w:r>
      </w:ins>
    </w:p>
    <w:p w:rsidR="001261CC" w:rsidRPr="001261CC" w:rsidRDefault="00F61FC9" w:rsidP="001261CC">
      <w:pPr>
        <w:ind w:left="720" w:hanging="720"/>
        <w:rPr>
          <w:ins w:id="686" w:author="Christopher Summerfield" w:date="2014-04-29T10:20:00Z"/>
          <w:rFonts w:ascii="Calibri" w:hAnsi="Calibri"/>
          <w:noProof/>
        </w:rPr>
      </w:pPr>
      <w:ins w:id="687" w:author="Christopher Summerfield" w:date="2014-04-29T10:20:00Z">
        <w:r w:rsidRPr="00F61FC9">
          <w:rPr>
            <w:rFonts w:ascii="Calibri" w:hAnsi="Calibri"/>
            <w:noProof/>
          </w:rPr>
          <w:t>36.</w:t>
        </w:r>
        <w:r w:rsidRPr="00F61FC9">
          <w:rPr>
            <w:rFonts w:ascii="Calibri" w:hAnsi="Calibri"/>
            <w:noProof/>
          </w:rPr>
          <w:tab/>
          <w:t xml:space="preserve">Goel, V. &amp; Dolan, R.J. Differential involvement of left prefrontal cortex in inductive and deductive reasoning. </w:t>
        </w:r>
        <w:r w:rsidRPr="00F61FC9">
          <w:rPr>
            <w:rFonts w:ascii="Calibri" w:hAnsi="Calibri"/>
            <w:i/>
            <w:noProof/>
          </w:rPr>
          <w:t>Cognition</w:t>
        </w:r>
        <w:r w:rsidRPr="00F61FC9">
          <w:rPr>
            <w:rFonts w:ascii="Calibri" w:hAnsi="Calibri"/>
            <w:noProof/>
          </w:rPr>
          <w:t xml:space="preserve"> </w:t>
        </w:r>
        <w:r w:rsidRPr="00F61FC9">
          <w:rPr>
            <w:rFonts w:ascii="Calibri" w:hAnsi="Calibri"/>
            <w:b/>
            <w:noProof/>
          </w:rPr>
          <w:t>93</w:t>
        </w:r>
        <w:r w:rsidRPr="00F61FC9">
          <w:rPr>
            <w:rFonts w:ascii="Calibri" w:hAnsi="Calibri"/>
            <w:noProof/>
          </w:rPr>
          <w:t>, B109-121 (2004).</w:t>
        </w:r>
      </w:ins>
    </w:p>
    <w:p w:rsidR="001261CC" w:rsidRPr="001261CC" w:rsidRDefault="00F61FC9" w:rsidP="001261CC">
      <w:pPr>
        <w:ind w:left="720" w:hanging="720"/>
        <w:rPr>
          <w:ins w:id="688" w:author="Christopher Summerfield" w:date="2014-04-29T10:20:00Z"/>
          <w:rFonts w:ascii="Calibri" w:hAnsi="Calibri"/>
          <w:noProof/>
        </w:rPr>
      </w:pPr>
      <w:ins w:id="689" w:author="Christopher Summerfield" w:date="2014-04-29T10:20:00Z">
        <w:r w:rsidRPr="00F61FC9">
          <w:rPr>
            <w:rFonts w:ascii="Calibri" w:hAnsi="Calibri"/>
            <w:noProof/>
          </w:rPr>
          <w:t>37.</w:t>
        </w:r>
        <w:r w:rsidRPr="00F61FC9">
          <w:rPr>
            <w:rFonts w:ascii="Calibri" w:hAnsi="Calibri"/>
            <w:noProof/>
          </w:rPr>
          <w:tab/>
          <w:t xml:space="preserve">Reverberi, C., D'Agostini, S., Skrap, M. &amp; Shallice, T. Generation and recognition of abstract rules in different frontal lobe subgroups. </w:t>
        </w:r>
        <w:r w:rsidRPr="00F61FC9">
          <w:rPr>
            <w:rFonts w:ascii="Calibri" w:hAnsi="Calibri"/>
            <w:i/>
            <w:noProof/>
          </w:rPr>
          <w:t>Neuropsychologia</w:t>
        </w:r>
        <w:r w:rsidRPr="00F61FC9">
          <w:rPr>
            <w:rFonts w:ascii="Calibri" w:hAnsi="Calibri"/>
            <w:noProof/>
          </w:rPr>
          <w:t xml:space="preserve"> </w:t>
        </w:r>
        <w:r w:rsidRPr="00F61FC9">
          <w:rPr>
            <w:rFonts w:ascii="Calibri" w:hAnsi="Calibri"/>
            <w:b/>
            <w:noProof/>
          </w:rPr>
          <w:t>43</w:t>
        </w:r>
        <w:r w:rsidRPr="00F61FC9">
          <w:rPr>
            <w:rFonts w:ascii="Calibri" w:hAnsi="Calibri"/>
            <w:noProof/>
          </w:rPr>
          <w:t>, 1924-1937 (2005).</w:t>
        </w:r>
      </w:ins>
    </w:p>
    <w:p w:rsidR="001261CC" w:rsidRPr="001261CC" w:rsidRDefault="00F61FC9" w:rsidP="001261CC">
      <w:pPr>
        <w:ind w:left="720" w:hanging="720"/>
        <w:rPr>
          <w:ins w:id="690" w:author="Christopher Summerfield" w:date="2014-04-29T10:20:00Z"/>
          <w:rFonts w:ascii="Calibri" w:hAnsi="Calibri"/>
          <w:noProof/>
        </w:rPr>
      </w:pPr>
      <w:ins w:id="691" w:author="Christopher Summerfield" w:date="2014-04-29T10:20:00Z">
        <w:r w:rsidRPr="00F61FC9">
          <w:rPr>
            <w:rFonts w:ascii="Calibri" w:hAnsi="Calibri"/>
            <w:noProof/>
          </w:rPr>
          <w:t>38.</w:t>
        </w:r>
        <w:r w:rsidRPr="00F61FC9">
          <w:rPr>
            <w:rFonts w:ascii="Calibri" w:hAnsi="Calibri"/>
            <w:noProof/>
          </w:rPr>
          <w:tab/>
          <w:t xml:space="preserve">McCarthy, J. &amp; Hayes, P.J. Some philosophical problems from the standpoint of artificial intelligence. in </w:t>
        </w:r>
        <w:r w:rsidRPr="00F61FC9">
          <w:rPr>
            <w:rFonts w:ascii="Calibri" w:hAnsi="Calibri"/>
            <w:i/>
            <w:noProof/>
          </w:rPr>
          <w:t>Machine intelligence</w:t>
        </w:r>
        <w:r w:rsidRPr="00F61FC9">
          <w:rPr>
            <w:rFonts w:ascii="Calibri" w:hAnsi="Calibri"/>
            <w:noProof/>
          </w:rPr>
          <w:t>, Vol. 4 (eds. Meltzer, B. &amp; Michie, D.) (Edinburgh University Press, 1968).</w:t>
        </w:r>
      </w:ins>
    </w:p>
    <w:p w:rsidR="001261CC" w:rsidRPr="001261CC" w:rsidRDefault="00F61FC9" w:rsidP="001261CC">
      <w:pPr>
        <w:ind w:left="720" w:hanging="720"/>
        <w:rPr>
          <w:ins w:id="692" w:author="Christopher Summerfield" w:date="2014-04-29T10:20:00Z"/>
          <w:rFonts w:ascii="Calibri" w:hAnsi="Calibri"/>
          <w:noProof/>
        </w:rPr>
      </w:pPr>
      <w:ins w:id="693" w:author="Christopher Summerfield" w:date="2014-04-29T10:20:00Z">
        <w:r w:rsidRPr="00F61FC9">
          <w:rPr>
            <w:rFonts w:ascii="Calibri" w:hAnsi="Calibri"/>
            <w:noProof/>
          </w:rPr>
          <w:t>39.</w:t>
        </w:r>
        <w:r w:rsidRPr="00F61FC9">
          <w:rPr>
            <w:rFonts w:ascii="Calibri" w:hAnsi="Calibri"/>
            <w:noProof/>
          </w:rPr>
          <w:tab/>
          <w:t xml:space="preserve">Oaksford, M. &amp; Chater, N. Precis of bayesian rationality: The probabilistic approach to human reasoning. </w:t>
        </w:r>
        <w:r w:rsidRPr="00F61FC9">
          <w:rPr>
            <w:rFonts w:ascii="Calibri" w:hAnsi="Calibri"/>
            <w:i/>
            <w:noProof/>
          </w:rPr>
          <w:t>Behav Brain Sci</w:t>
        </w:r>
        <w:r w:rsidRPr="00F61FC9">
          <w:rPr>
            <w:rFonts w:ascii="Calibri" w:hAnsi="Calibri"/>
            <w:noProof/>
          </w:rPr>
          <w:t xml:space="preserve"> </w:t>
        </w:r>
        <w:r w:rsidRPr="00F61FC9">
          <w:rPr>
            <w:rFonts w:ascii="Calibri" w:hAnsi="Calibri"/>
            <w:b/>
            <w:noProof/>
          </w:rPr>
          <w:t>32</w:t>
        </w:r>
        <w:r w:rsidRPr="00F61FC9">
          <w:rPr>
            <w:rFonts w:ascii="Calibri" w:hAnsi="Calibri"/>
            <w:noProof/>
          </w:rPr>
          <w:t>, 69-84; discussion 85-120 (2009).</w:t>
        </w:r>
      </w:ins>
    </w:p>
    <w:p w:rsidR="0024548F" w:rsidRDefault="0024548F">
      <w:pPr>
        <w:ind w:left="720" w:hanging="720"/>
        <w:rPr>
          <w:ins w:id="694" w:author="Christopher Summerfield" w:date="2014-04-29T10:20:00Z"/>
          <w:rFonts w:ascii="Calibri" w:hAnsi="Calibri"/>
          <w:noProof/>
        </w:rPr>
      </w:pPr>
    </w:p>
    <w:p w:rsidR="008F4FD2" w:rsidRDefault="00551ED9">
      <w:pPr>
        <w:rPr>
          <w:rFonts w:asciiTheme="majorHAnsi" w:hAnsiTheme="majorHAnsi"/>
        </w:rPr>
      </w:pPr>
      <w:r>
        <w:rPr>
          <w:rFonts w:asciiTheme="majorHAnsi" w:hAnsiTheme="majorHAnsi"/>
        </w:rPr>
        <w:fldChar w:fldCharType="end"/>
      </w:r>
    </w:p>
    <w:p w:rsidR="008F4FD2" w:rsidRPr="008F4FD2" w:rsidRDefault="008F4FD2">
      <w:pPr>
        <w:rPr>
          <w:rFonts w:asciiTheme="majorHAnsi" w:hAnsiTheme="majorHAnsi"/>
          <w:b/>
        </w:rPr>
      </w:pPr>
      <w:r>
        <w:rPr>
          <w:rFonts w:asciiTheme="majorHAnsi" w:hAnsiTheme="majorHAnsi"/>
        </w:rPr>
        <w:br w:type="page"/>
      </w:r>
      <w:r w:rsidRPr="008F4FD2">
        <w:rPr>
          <w:rFonts w:asciiTheme="majorHAnsi" w:hAnsiTheme="majorHAnsi"/>
          <w:b/>
        </w:rPr>
        <w:t>SUPPLEMENTARY MATERIALS</w:t>
      </w:r>
    </w:p>
    <w:p w:rsidR="008F4FD2" w:rsidRDefault="008F4FD2">
      <w:pPr>
        <w:rPr>
          <w:rFonts w:asciiTheme="majorHAnsi" w:hAnsiTheme="majorHAnsi"/>
        </w:rPr>
      </w:pPr>
    </w:p>
    <w:p w:rsidR="0028187E" w:rsidRDefault="0028187E" w:rsidP="008F4FD2">
      <w:pPr>
        <w:jc w:val="both"/>
        <w:rPr>
          <w:ins w:id="695" w:author="Jan Balaguer" w:date="2014-05-02T11:30:00Z"/>
          <w:rFonts w:ascii="Calibri" w:hAnsi="Calibri"/>
          <w:b/>
        </w:rPr>
      </w:pPr>
      <w:ins w:id="696" w:author="Jan Balaguer" w:date="2014-05-02T11:30:00Z">
        <w:r>
          <w:rPr>
            <w:rFonts w:ascii="Calibri" w:hAnsi="Calibri"/>
            <w:b/>
          </w:rPr>
          <w:t>Supplementary Section 1 - Model policy</w:t>
        </w:r>
      </w:ins>
    </w:p>
    <w:p w:rsidR="0028187E" w:rsidRDefault="0028187E" w:rsidP="008F4FD2">
      <w:pPr>
        <w:numPr>
          <w:ins w:id="697" w:author="Jan Balaguer" w:date="2014-05-02T11:30:00Z"/>
        </w:numPr>
        <w:jc w:val="both"/>
        <w:rPr>
          <w:ins w:id="698" w:author="Jan Balaguer" w:date="2014-05-02T11:30:00Z"/>
          <w:rFonts w:ascii="Calibri" w:hAnsi="Calibri"/>
          <w:b/>
        </w:rPr>
      </w:pPr>
    </w:p>
    <w:p w:rsidR="0028187E" w:rsidRPr="009B2FCF" w:rsidRDefault="0028187E" w:rsidP="0028187E">
      <w:pPr>
        <w:numPr>
          <w:ins w:id="699" w:author="Jan Balaguer" w:date="2014-05-02T11:39:00Z"/>
        </w:numPr>
        <w:jc w:val="both"/>
        <w:rPr>
          <w:ins w:id="700" w:author="Jan Balaguer" w:date="2014-05-02T11:40:00Z"/>
          <w:rFonts w:ascii="Calibri" w:hAnsi="Calibri"/>
        </w:rPr>
      </w:pPr>
      <w:ins w:id="701" w:author="Jan Balaguer" w:date="2014-05-02T11:33:00Z">
        <w:r>
          <w:rPr>
            <w:rFonts w:ascii="Calibri" w:hAnsi="Calibri"/>
          </w:rPr>
          <w:t xml:space="preserve">Our task followed a disjunctive rule (e.g., if {red-left} or </w:t>
        </w:r>
      </w:ins>
      <w:ins w:id="702" w:author="Jan Balaguer" w:date="2014-05-02T11:34:00Z">
        <w:r>
          <w:rPr>
            <w:rFonts w:ascii="Calibri" w:hAnsi="Calibri"/>
          </w:rPr>
          <w:t xml:space="preserve">{blue-right} then target). An optimal policy would thus respond target if any of the features </w:t>
        </w:r>
      </w:ins>
      <w:ins w:id="703" w:author="Jan Balaguer" w:date="2014-05-02T11:35:00Z">
        <w:r>
          <w:rPr>
            <w:rFonts w:ascii="Calibri" w:hAnsi="Calibri"/>
          </w:rPr>
          <w:t xml:space="preserve">presented </w:t>
        </w:r>
      </w:ins>
      <w:ins w:id="704" w:author="Jan Balaguer" w:date="2014-05-02T11:34:00Z">
        <w:r>
          <w:rPr>
            <w:rFonts w:ascii="Calibri" w:hAnsi="Calibri"/>
          </w:rPr>
          <w:t xml:space="preserve">in the current trial </w:t>
        </w:r>
      </w:ins>
      <w:ins w:id="705" w:author="Jan Balaguer" w:date="2014-05-02T11:35:00Z">
        <w:r>
          <w:rPr>
            <w:rFonts w:ascii="Calibri" w:hAnsi="Calibri"/>
          </w:rPr>
          <w:t xml:space="preserve">satisfies the rule. This can be mathematically translated </w:t>
        </w:r>
      </w:ins>
      <w:ins w:id="706" w:author="Jan Balaguer" w:date="2014-05-02T11:41:00Z">
        <w:r>
          <w:rPr>
            <w:rFonts w:ascii="Calibri" w:hAnsi="Calibri"/>
          </w:rPr>
          <w:t xml:space="preserve">as an evaluation over </w:t>
        </w:r>
      </w:ins>
      <w:ins w:id="707" w:author="Jan Balaguer" w:date="2014-05-02T11:42:00Z">
        <w:r>
          <w:rPr>
            <w:rFonts w:ascii="Calibri" w:hAnsi="Calibri"/>
          </w:rPr>
          <w:t>H</w:t>
        </w:r>
        <w:r>
          <w:rPr>
            <w:rFonts w:ascii="Calibri" w:hAnsi="Calibri"/>
            <w:vertAlign w:val="subscript"/>
          </w:rPr>
          <w:t>MAX</w:t>
        </w:r>
        <w:r w:rsidR="00F61FC9" w:rsidRPr="00F61FC9">
          <w:rPr>
            <w:rFonts w:ascii="Calibri" w:hAnsi="Calibri"/>
          </w:rPr>
          <w:t>,</w:t>
        </w:r>
        <w:r>
          <w:rPr>
            <w:rFonts w:ascii="Calibri" w:hAnsi="Calibri"/>
          </w:rPr>
          <w:t xml:space="preserve"> </w:t>
        </w:r>
      </w:ins>
      <w:ins w:id="708" w:author="Jan Balaguer" w:date="2014-05-02T11:41:00Z">
        <w:r>
          <w:rPr>
            <w:rFonts w:ascii="Calibri" w:hAnsi="Calibri"/>
          </w:rPr>
          <w:t xml:space="preserve">the maximum </w:t>
        </w:r>
      </w:ins>
      <w:ins w:id="709" w:author="Jan Balaguer" w:date="2014-05-02T11:36:00Z">
        <w:r>
          <w:rPr>
            <w:rFonts w:ascii="Calibri" w:hAnsi="Calibri"/>
          </w:rPr>
          <w:t xml:space="preserve">associative value </w:t>
        </w:r>
      </w:ins>
      <w:ins w:id="710" w:author="Jan Balaguer" w:date="2014-05-02T11:43:00Z">
        <w:r>
          <w:rPr>
            <w:rFonts w:ascii="Calibri" w:hAnsi="Calibri"/>
          </w:rPr>
          <w:t>corresponding to any of</w:t>
        </w:r>
      </w:ins>
      <w:ins w:id="711" w:author="Jan Balaguer" w:date="2014-05-02T11:41:00Z">
        <w:r>
          <w:rPr>
            <w:rFonts w:ascii="Calibri" w:hAnsi="Calibri"/>
          </w:rPr>
          <w:t xml:space="preserve"> </w:t>
        </w:r>
      </w:ins>
      <w:ins w:id="712" w:author="Jan Balaguer" w:date="2014-05-02T11:37:00Z">
        <w:r>
          <w:rPr>
            <w:rFonts w:ascii="Calibri" w:hAnsi="Calibri"/>
          </w:rPr>
          <w:t>these features</w:t>
        </w:r>
      </w:ins>
      <w:ins w:id="713" w:author="Jan Balaguer" w:date="2014-05-02T11:35:00Z">
        <w:r>
          <w:rPr>
            <w:rFonts w:ascii="Calibri" w:hAnsi="Calibri"/>
          </w:rPr>
          <w:t>.</w:t>
        </w:r>
      </w:ins>
      <w:ins w:id="714" w:author="Jan Balaguer" w:date="2014-05-02T11:39:00Z">
        <w:r>
          <w:rPr>
            <w:rFonts w:ascii="Calibri" w:hAnsi="Calibri"/>
          </w:rPr>
          <w:t xml:space="preserve"> In opposition, </w:t>
        </w:r>
      </w:ins>
      <w:ins w:id="715" w:author="Jan Balaguer" w:date="2014-05-02T11:40:00Z">
        <w:r>
          <w:rPr>
            <w:rFonts w:ascii="Calibri" w:hAnsi="Calibri"/>
          </w:rPr>
          <w:t xml:space="preserve">to assess the optimality of human's policy, we </w:t>
        </w:r>
        <w:r w:rsidR="00F61FC9">
          <w:rPr>
            <w:rFonts w:ascii="Calibri" w:hAnsi="Calibri"/>
          </w:rPr>
          <w:t xml:space="preserve">evaluated to which extent </w:t>
        </w:r>
      </w:ins>
      <w:ins w:id="716" w:author="Jan Balaguer" w:date="2014-05-02T11:42:00Z">
        <w:r w:rsidR="00F61FC9">
          <w:rPr>
            <w:rFonts w:ascii="Calibri" w:hAnsi="Calibri"/>
          </w:rPr>
          <w:t>humans made use of a suboptimal policy based on H</w:t>
        </w:r>
        <w:r w:rsidR="00F61FC9" w:rsidRPr="00F61FC9">
          <w:rPr>
            <w:rFonts w:ascii="Calibri" w:hAnsi="Calibri"/>
            <w:vertAlign w:val="subscript"/>
          </w:rPr>
          <w:t>MIN</w:t>
        </w:r>
      </w:ins>
      <w:ins w:id="717" w:author="Jan Balaguer" w:date="2014-05-02T11:43:00Z">
        <w:r w:rsidR="00F61FC9">
          <w:rPr>
            <w:rFonts w:ascii="Calibri" w:hAnsi="Calibri"/>
          </w:rPr>
          <w:t xml:space="preserve"> (the minimum associative value in the current trial). </w:t>
        </w:r>
      </w:ins>
      <w:ins w:id="718" w:author="Jan Balaguer" w:date="2014-05-02T11:44:00Z">
        <w:r w:rsidR="00F61FC9">
          <w:rPr>
            <w:rFonts w:ascii="Calibri" w:hAnsi="Calibri"/>
          </w:rPr>
          <w:t>The</w:t>
        </w:r>
      </w:ins>
      <w:ins w:id="719" w:author="Jan Balaguer" w:date="2014-05-02T11:43:00Z">
        <w:r w:rsidR="00F61FC9">
          <w:rPr>
            <w:rFonts w:ascii="Calibri" w:hAnsi="Calibri"/>
          </w:rPr>
          <w:t xml:space="preserve"> parameter </w:t>
        </w:r>
      </w:ins>
      <w:ins w:id="720" w:author="Jan Balaguer" w:date="2014-05-02T11:44:00Z">
        <w:r w:rsidR="00F61FC9" w:rsidRPr="00F61FC9">
          <w:rPr>
            <w:rFonts w:ascii="Calibri" w:hAnsi="Calibri" w:hint="eastAsia"/>
          </w:rPr>
          <w:t>τ</w:t>
        </w:r>
        <w:r w:rsidR="00F61FC9" w:rsidRPr="00F61FC9">
          <w:rPr>
            <w:rFonts w:ascii="Calibri" w:hAnsi="Calibri"/>
          </w:rPr>
          <w:t xml:space="preserve"> allowed us to measure to which extent humans made use of each policy.</w:t>
        </w:r>
      </w:ins>
    </w:p>
    <w:p w:rsidR="00EA1FF5" w:rsidRPr="009B2FCF" w:rsidRDefault="00EA1FF5" w:rsidP="00EA1FF5">
      <w:pPr>
        <w:numPr>
          <w:ins w:id="721" w:author="Jan Balaguer" w:date="2014-05-02T11:58:00Z"/>
        </w:numPr>
        <w:jc w:val="both"/>
        <w:rPr>
          <w:ins w:id="722" w:author="Jan Balaguer" w:date="2014-05-02T11:58:00Z"/>
          <w:rFonts w:ascii="Calibri" w:hAnsi="Calibri"/>
        </w:rPr>
      </w:pPr>
      <w:ins w:id="723" w:author="Jan Balaguer" w:date="2014-05-02T11:58:00Z">
        <w:r>
          <w:rPr>
            <w:rFonts w:ascii="Calibri" w:hAnsi="Calibri"/>
          </w:rPr>
          <w:t>As expected, simulations on the reward-</w:t>
        </w:r>
        <w:proofErr w:type="spellStart"/>
        <w:r>
          <w:rPr>
            <w:rFonts w:ascii="Calibri" w:hAnsi="Calibri"/>
          </w:rPr>
          <w:t>maximising</w:t>
        </w:r>
        <w:proofErr w:type="spellEnd"/>
        <w:r>
          <w:rPr>
            <w:rFonts w:ascii="Calibri" w:hAnsi="Calibri"/>
          </w:rPr>
          <w:t xml:space="preserve"> VF model based its policy on </w:t>
        </w:r>
        <w:r w:rsidRPr="009B2FCF">
          <w:rPr>
            <w:rFonts w:ascii="Calibri" w:hAnsi="Calibri"/>
          </w:rPr>
          <w:t>H</w:t>
        </w:r>
        <w:r w:rsidRPr="009B2FCF">
          <w:rPr>
            <w:rFonts w:ascii="Calibri" w:hAnsi="Calibri"/>
            <w:vertAlign w:val="subscript"/>
          </w:rPr>
          <w:t>M</w:t>
        </w:r>
        <w:r>
          <w:rPr>
            <w:rFonts w:ascii="Calibri" w:hAnsi="Calibri"/>
            <w:vertAlign w:val="subscript"/>
          </w:rPr>
          <w:t>AX</w:t>
        </w:r>
        <w:r>
          <w:rPr>
            <w:rFonts w:ascii="Calibri" w:hAnsi="Calibri"/>
          </w:rPr>
          <w:t xml:space="preserve"> (values of </w:t>
        </w:r>
        <w:r w:rsidRPr="009B2FCF">
          <w:rPr>
            <w:rFonts w:ascii="Calibri" w:hAnsi="Calibri"/>
          </w:rPr>
          <w:t>τ</w:t>
        </w:r>
        <w:r>
          <w:rPr>
            <w:rFonts w:ascii="Calibri" w:hAnsi="Calibri"/>
          </w:rPr>
          <w:t xml:space="preserve"> were 0.06±0.02 and 0.08±0.04 for familiar and novel respectively). </w:t>
        </w:r>
      </w:ins>
      <w:ins w:id="724" w:author="Jan Balaguer" w:date="2014-05-02T11:59:00Z">
        <w:r w:rsidRPr="009B2FCF">
          <w:rPr>
            <w:rFonts w:ascii="Calibri" w:hAnsi="Calibri"/>
          </w:rPr>
          <w:t xml:space="preserve">Similarly to the results we found for </w:t>
        </w:r>
        <w:r w:rsidRPr="009B2FCF">
          <w:rPr>
            <w:rFonts w:ascii="Calibri" w:hAnsi="Calibri"/>
          </w:rPr>
          <w:sym w:font="Symbol" w:char="F061"/>
        </w:r>
        <w:r w:rsidRPr="009B2FCF">
          <w:rPr>
            <w:rFonts w:ascii="Calibri" w:hAnsi="Calibri"/>
            <w:vertAlign w:val="subscript"/>
          </w:rPr>
          <w:t>R</w:t>
        </w:r>
        <w:r w:rsidRPr="009B2FCF">
          <w:rPr>
            <w:rFonts w:ascii="Calibri" w:hAnsi="Calibri"/>
          </w:rPr>
          <w:t>, fittings to τ</w:t>
        </w:r>
        <w:r>
          <w:rPr>
            <w:rFonts w:ascii="Calibri" w:hAnsi="Calibri"/>
          </w:rPr>
          <w:t xml:space="preserve"> showed a significant deviance from optimality (both </w:t>
        </w:r>
        <w:proofErr w:type="gramStart"/>
        <w:r>
          <w:rPr>
            <w:rFonts w:ascii="Calibri" w:hAnsi="Calibri"/>
          </w:rPr>
          <w:t>t</w:t>
        </w:r>
        <w:r w:rsidRPr="009B2FCF">
          <w:rPr>
            <w:rFonts w:ascii="Calibri" w:hAnsi="Calibri"/>
            <w:vertAlign w:val="subscript"/>
          </w:rPr>
          <w:t>(</w:t>
        </w:r>
        <w:proofErr w:type="gramEnd"/>
        <w:r w:rsidRPr="009B2FCF">
          <w:rPr>
            <w:rFonts w:ascii="Calibri" w:hAnsi="Calibri"/>
            <w:vertAlign w:val="subscript"/>
          </w:rPr>
          <w:t>17)</w:t>
        </w:r>
        <w:r>
          <w:rPr>
            <w:rFonts w:ascii="Calibri" w:hAnsi="Calibri"/>
          </w:rPr>
          <w:t xml:space="preserve"> &gt; 4.10 and p &lt; 0.001 for familiar and novel conditions)</w:t>
        </w:r>
      </w:ins>
      <w:ins w:id="725" w:author="Jan Balaguer" w:date="2014-05-02T11:58:00Z">
        <w:r>
          <w:rPr>
            <w:rFonts w:ascii="Calibri" w:hAnsi="Calibri"/>
          </w:rPr>
          <w:t>, and an interaction (F</w:t>
        </w:r>
        <w:r w:rsidRPr="009B2FCF">
          <w:rPr>
            <w:rFonts w:ascii="Calibri" w:hAnsi="Calibri"/>
            <w:vertAlign w:val="subscript"/>
          </w:rPr>
          <w:t>(</w:t>
        </w:r>
        <w:r>
          <w:rPr>
            <w:rFonts w:ascii="Calibri" w:hAnsi="Calibri"/>
            <w:vertAlign w:val="subscript"/>
          </w:rPr>
          <w:t>1,</w:t>
        </w:r>
        <w:r w:rsidRPr="009B2FCF">
          <w:rPr>
            <w:rFonts w:ascii="Calibri" w:hAnsi="Calibri"/>
            <w:vertAlign w:val="subscript"/>
          </w:rPr>
          <w:t>17)</w:t>
        </w:r>
        <w:r>
          <w:rPr>
            <w:rFonts w:ascii="Calibri" w:hAnsi="Calibri"/>
          </w:rPr>
          <w:t xml:space="preserve"> = 41.3, p &lt; 0.001) where this deviance was accentuated in the novel conditi</w:t>
        </w:r>
        <w:commentRangeStart w:id="726"/>
        <w:r>
          <w:rPr>
            <w:rFonts w:ascii="Calibri" w:hAnsi="Calibri"/>
          </w:rPr>
          <w:t>on</w:t>
        </w:r>
      </w:ins>
      <w:commentRangeEnd w:id="726"/>
      <w:ins w:id="727" w:author="Jan Balaguer" w:date="2014-05-02T11:59:00Z">
        <w:r>
          <w:rPr>
            <w:rStyle w:val="CommentReference"/>
            <w:vanish/>
          </w:rPr>
          <w:commentReference w:id="726"/>
        </w:r>
      </w:ins>
      <w:ins w:id="728" w:author="Jan Balaguer" w:date="2014-05-02T11:58:00Z">
        <w:r>
          <w:rPr>
            <w:rFonts w:ascii="Calibri" w:hAnsi="Calibri"/>
          </w:rPr>
          <w:t>.</w:t>
        </w:r>
      </w:ins>
    </w:p>
    <w:p w:rsidR="00EA1FF5" w:rsidRPr="00EA1FF5" w:rsidRDefault="00EA1FF5" w:rsidP="0028187E">
      <w:pPr>
        <w:numPr>
          <w:ins w:id="729" w:author="Jan Balaguer" w:date="2014-05-02T12:00:00Z"/>
        </w:numPr>
        <w:jc w:val="both"/>
        <w:rPr>
          <w:ins w:id="730" w:author="Jan Balaguer" w:date="2014-05-02T12:00:00Z"/>
          <w:rFonts w:ascii="Calibri" w:hAnsi="Calibri"/>
        </w:rPr>
      </w:pPr>
    </w:p>
    <w:p w:rsidR="00F92D16" w:rsidRDefault="00EA1FF5" w:rsidP="0028187E">
      <w:pPr>
        <w:numPr>
          <w:ins w:id="731" w:author="Jan Balaguer" w:date="2014-05-02T11:30:00Z"/>
        </w:numPr>
        <w:jc w:val="both"/>
        <w:rPr>
          <w:ins w:id="732" w:author="Jan Balaguer" w:date="2014-05-02T13:29:00Z"/>
          <w:rFonts w:ascii="Calibri" w:hAnsi="Calibri"/>
        </w:rPr>
      </w:pPr>
      <w:ins w:id="733" w:author="Jan Balaguer" w:date="2014-05-02T12:01:00Z">
        <w:r>
          <w:rPr>
            <w:rFonts w:ascii="Calibri" w:hAnsi="Calibri"/>
          </w:rPr>
          <w:t xml:space="preserve">Additionally, we </w:t>
        </w:r>
      </w:ins>
      <w:ins w:id="734" w:author="Jan Balaguer" w:date="2014-05-02T13:22:00Z">
        <w:r w:rsidR="00F92D16">
          <w:rPr>
            <w:rFonts w:ascii="Calibri" w:hAnsi="Calibri"/>
          </w:rPr>
          <w:t>found a strong correlation between parameters</w:t>
        </w:r>
      </w:ins>
      <w:ins w:id="735" w:author="Jan Balaguer" w:date="2014-05-02T13:23:00Z">
        <w:r w:rsidR="00F92D16">
          <w:rPr>
            <w:rFonts w:ascii="Calibri" w:hAnsi="Calibri"/>
          </w:rPr>
          <w:t xml:space="preserve"> that was mainly driven by a linear relation between </w:t>
        </w:r>
      </w:ins>
      <w:ins w:id="736" w:author="Jan Balaguer" w:date="2014-05-02T13:27:00Z">
        <w:r w:rsidR="00F92D16">
          <w:rPr>
            <w:rFonts w:asciiTheme="majorHAnsi" w:hAnsiTheme="majorHAnsi"/>
          </w:rPr>
          <w:sym w:font="Symbol" w:char="F061"/>
        </w:r>
        <w:r w:rsidR="00F92D16">
          <w:rPr>
            <w:rFonts w:asciiTheme="majorHAnsi" w:hAnsiTheme="majorHAnsi"/>
            <w:vertAlign w:val="subscript"/>
          </w:rPr>
          <w:t>R</w:t>
        </w:r>
      </w:ins>
      <w:ins w:id="737" w:author="Jan Balaguer" w:date="2014-05-02T13:26:00Z">
        <w:r w:rsidR="00F92D16">
          <w:rPr>
            <w:rFonts w:ascii="Calibri" w:hAnsi="Calibri"/>
          </w:rPr>
          <w:t xml:space="preserve"> and </w:t>
        </w:r>
      </w:ins>
      <w:ins w:id="738" w:author="Jan Balaguer" w:date="2014-05-02T13:27:00Z">
        <w:r w:rsidR="00F92D16" w:rsidRPr="009B2FCF">
          <w:rPr>
            <w:rFonts w:ascii="Calibri" w:hAnsi="Calibri"/>
          </w:rPr>
          <w:t>τ</w:t>
        </w:r>
        <w:r w:rsidR="00F92D16">
          <w:rPr>
            <w:rFonts w:ascii="Calibri" w:hAnsi="Calibri"/>
          </w:rPr>
          <w:t xml:space="preserve"> (r = 0.97, p &lt; </w:t>
        </w:r>
      </w:ins>
      <w:ins w:id="739" w:author="Jan Balaguer" w:date="2014-05-02T13:28:00Z">
        <w:r w:rsidR="00F92D16">
          <w:rPr>
            <w:rFonts w:ascii="Calibri" w:hAnsi="Calibri"/>
          </w:rPr>
          <w:t>10</w:t>
        </w:r>
        <w:r w:rsidR="00F92D16">
          <w:rPr>
            <w:rFonts w:ascii="Calibri" w:hAnsi="Calibri"/>
            <w:vertAlign w:val="superscript"/>
          </w:rPr>
          <w:t>-11</w:t>
        </w:r>
      </w:ins>
      <w:ins w:id="740" w:author="Jan Balaguer" w:date="2014-05-02T13:27:00Z">
        <w:r w:rsidR="00F92D16">
          <w:rPr>
            <w:rFonts w:ascii="Calibri" w:hAnsi="Calibri"/>
          </w:rPr>
          <w:t xml:space="preserve"> </w:t>
        </w:r>
      </w:ins>
      <w:ins w:id="741" w:author="Jan Balaguer" w:date="2014-05-02T13:28:00Z">
        <w:r w:rsidR="00F92D16">
          <w:rPr>
            <w:rFonts w:ascii="Calibri" w:hAnsi="Calibri"/>
          </w:rPr>
          <w:t xml:space="preserve">in the familiar condition; r = 0.98, p &lt; </w:t>
        </w:r>
      </w:ins>
      <w:ins w:id="742" w:author="Jan Balaguer" w:date="2014-05-02T13:29:00Z">
        <w:r w:rsidR="00F92D16">
          <w:rPr>
            <w:rFonts w:ascii="Calibri" w:hAnsi="Calibri"/>
          </w:rPr>
          <w:t>10</w:t>
        </w:r>
        <w:r w:rsidR="00F92D16">
          <w:rPr>
            <w:rFonts w:ascii="Calibri" w:hAnsi="Calibri"/>
            <w:vertAlign w:val="superscript"/>
          </w:rPr>
          <w:t>-13</w:t>
        </w:r>
        <w:r w:rsidR="00F92D16">
          <w:rPr>
            <w:rFonts w:ascii="Calibri" w:hAnsi="Calibri"/>
          </w:rPr>
          <w:t xml:space="preserve"> in the novel condition</w:t>
        </w:r>
      </w:ins>
      <w:ins w:id="743" w:author="Jan Balaguer" w:date="2014-05-02T13:27:00Z">
        <w:r w:rsidR="00F92D16">
          <w:rPr>
            <w:rFonts w:ascii="Calibri" w:hAnsi="Calibri"/>
          </w:rPr>
          <w:t>).</w:t>
        </w:r>
      </w:ins>
      <w:ins w:id="744" w:author="Jan Balaguer" w:date="2014-05-02T13:22:00Z">
        <w:r w:rsidR="00F92D16">
          <w:rPr>
            <w:rFonts w:ascii="Calibri" w:hAnsi="Calibri"/>
          </w:rPr>
          <w:t xml:space="preserve"> </w:t>
        </w:r>
      </w:ins>
      <w:ins w:id="745" w:author="Jan Balaguer" w:date="2014-05-02T13:29:00Z">
        <w:r w:rsidR="00A232AF">
          <w:rPr>
            <w:rFonts w:ascii="Calibri" w:hAnsi="Calibri"/>
          </w:rPr>
          <w:t xml:space="preserve">This effect was explained when looking at </w:t>
        </w:r>
      </w:ins>
      <w:ins w:id="746" w:author="Jan Balaguer" w:date="2014-05-02T13:37:00Z">
        <w:r w:rsidR="00A232AF">
          <w:rPr>
            <w:rFonts w:ascii="Calibri" w:hAnsi="Calibri"/>
          </w:rPr>
          <w:t xml:space="preserve">model </w:t>
        </w:r>
        <w:proofErr w:type="spellStart"/>
        <w:r w:rsidR="00A232AF">
          <w:rPr>
            <w:rFonts w:ascii="Calibri" w:hAnsi="Calibri"/>
          </w:rPr>
          <w:t>behaviour</w:t>
        </w:r>
        <w:proofErr w:type="spellEnd"/>
        <w:r w:rsidR="00A232AF">
          <w:rPr>
            <w:rFonts w:ascii="Calibri" w:hAnsi="Calibri"/>
          </w:rPr>
          <w:t xml:space="preserve"> </w:t>
        </w:r>
      </w:ins>
      <w:ins w:id="747" w:author="Jan Balaguer" w:date="2014-05-02T13:29:00Z">
        <w:r w:rsidR="00A232AF">
          <w:rPr>
            <w:rFonts w:ascii="Calibri" w:hAnsi="Calibri"/>
          </w:rPr>
          <w:t>H</w:t>
        </w:r>
        <w:r w:rsidR="00F61FC9" w:rsidRPr="00F61FC9">
          <w:rPr>
            <w:rFonts w:ascii="Calibri" w:hAnsi="Calibri"/>
            <w:vertAlign w:val="subscript"/>
          </w:rPr>
          <w:t>MAX</w:t>
        </w:r>
        <w:r w:rsidR="00A232AF">
          <w:rPr>
            <w:rFonts w:ascii="Calibri" w:hAnsi="Calibri"/>
          </w:rPr>
          <w:t xml:space="preserve"> and H</w:t>
        </w:r>
        <w:r w:rsidR="00F61FC9" w:rsidRPr="00F61FC9">
          <w:rPr>
            <w:rFonts w:ascii="Calibri" w:hAnsi="Calibri"/>
            <w:vertAlign w:val="subscript"/>
          </w:rPr>
          <w:t>MIN</w:t>
        </w:r>
      </w:ins>
      <w:ins w:id="748" w:author="Jan Balaguer" w:date="2014-05-02T13:37:00Z">
        <w:r w:rsidR="00A232AF">
          <w:rPr>
            <w:rFonts w:ascii="Calibri" w:hAnsi="Calibri"/>
          </w:rPr>
          <w:t xml:space="preserve"> for different </w:t>
        </w:r>
        <w:proofErr w:type="spellStart"/>
        <w:r w:rsidR="00A232AF">
          <w:rPr>
            <w:rFonts w:ascii="Calibri" w:hAnsi="Calibri"/>
          </w:rPr>
          <w:t>parameterisations</w:t>
        </w:r>
        <w:proofErr w:type="spellEnd"/>
        <w:r w:rsidR="00A232AF">
          <w:rPr>
            <w:rFonts w:ascii="Calibri" w:hAnsi="Calibri"/>
          </w:rPr>
          <w:t xml:space="preserve"> of </w:t>
        </w:r>
        <w:commentRangeStart w:id="749"/>
        <w:r w:rsidR="00A232AF">
          <w:rPr>
            <w:rFonts w:ascii="Calibri" w:hAnsi="Calibri"/>
          </w:rPr>
          <w:t>the model.</w:t>
        </w:r>
      </w:ins>
      <w:commentRangeEnd w:id="749"/>
      <w:ins w:id="750" w:author="Jan Balaguer" w:date="2014-05-02T13:44:00Z">
        <w:r w:rsidR="00014192">
          <w:rPr>
            <w:rStyle w:val="CommentReference"/>
            <w:vanish/>
          </w:rPr>
          <w:commentReference w:id="749"/>
        </w:r>
      </w:ins>
    </w:p>
    <w:p w:rsidR="00F92D16" w:rsidRDefault="00F92D16" w:rsidP="0028187E">
      <w:pPr>
        <w:numPr>
          <w:ins w:id="751" w:author="Jan Balaguer" w:date="2014-05-02T13:30:00Z"/>
        </w:numPr>
        <w:jc w:val="both"/>
        <w:rPr>
          <w:ins w:id="752" w:author="Jan Balaguer" w:date="2014-05-02T13:29:00Z"/>
          <w:rFonts w:ascii="Calibri" w:hAnsi="Calibri"/>
        </w:rPr>
      </w:pPr>
    </w:p>
    <w:p w:rsidR="008F4FD2" w:rsidRPr="0053765A" w:rsidRDefault="0028187E" w:rsidP="0028187E">
      <w:pPr>
        <w:numPr>
          <w:ins w:id="753" w:author="Jan Balaguer" w:date="2014-05-02T12:00:00Z"/>
        </w:numPr>
        <w:jc w:val="both"/>
        <w:rPr>
          <w:rFonts w:ascii="Calibri" w:hAnsi="Calibri"/>
        </w:rPr>
      </w:pPr>
      <w:ins w:id="754" w:author="Jan Balaguer" w:date="2014-05-02T11:30:00Z">
        <w:r>
          <w:rPr>
            <w:rFonts w:ascii="Calibri" w:hAnsi="Calibri"/>
            <w:b/>
          </w:rPr>
          <w:br w:type="column"/>
        </w:r>
      </w:ins>
      <w:proofErr w:type="gramStart"/>
      <w:r w:rsidR="008F4FD2">
        <w:rPr>
          <w:rFonts w:ascii="Calibri" w:hAnsi="Calibri"/>
          <w:b/>
        </w:rPr>
        <w:t xml:space="preserve">Supplementary section </w:t>
      </w:r>
      <w:ins w:id="755" w:author="Jan Balaguer" w:date="2014-05-02T11:30:00Z">
        <w:r>
          <w:rPr>
            <w:rFonts w:ascii="Calibri" w:hAnsi="Calibri"/>
            <w:b/>
          </w:rPr>
          <w:t>2</w:t>
        </w:r>
      </w:ins>
      <w:r w:rsidR="008F4FD2">
        <w:rPr>
          <w:rFonts w:ascii="Calibri" w:hAnsi="Calibri"/>
          <w:b/>
        </w:rPr>
        <w:t xml:space="preserve"> - </w:t>
      </w:r>
      <w:r w:rsidR="008F4FD2" w:rsidRPr="0053765A">
        <w:rPr>
          <w:rFonts w:ascii="Calibri" w:hAnsi="Calibri"/>
          <w:b/>
        </w:rPr>
        <w:t>Hierarchical Bayesian model.</w:t>
      </w:r>
      <w:proofErr w:type="gramEnd"/>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Notation</w:t>
      </w:r>
    </w:p>
    <w:p w:rsidR="008F4FD2" w:rsidRPr="001A3E5F" w:rsidRDefault="008F4FD2" w:rsidP="008F4FD2">
      <w:pPr>
        <w:jc w:val="both"/>
        <w:rPr>
          <w:rFonts w:ascii="Calibri" w:hAnsi="Calibri"/>
        </w:rPr>
      </w:pPr>
      <w:r>
        <w:rPr>
          <w:rFonts w:ascii="Calibri" w:hAnsi="Calibri"/>
        </w:rPr>
        <w:t>For simplicity</w:t>
      </w:r>
      <w:r w:rsidRPr="001A3E5F">
        <w:rPr>
          <w:rFonts w:ascii="Calibri" w:hAnsi="Calibri"/>
        </w:rPr>
        <w:t xml:space="preserve"> will note </w:t>
      </w:r>
      <w:proofErr w:type="gramStart"/>
      <w:r w:rsidRPr="001A3E5F">
        <w:rPr>
          <w:rFonts w:ascii="Calibri" w:hAnsi="Calibri"/>
        </w:rPr>
        <w:t>P(</w:t>
      </w:r>
      <w:proofErr w:type="gramEnd"/>
      <w:r w:rsidRPr="001A3E5F">
        <w:rPr>
          <w:rFonts w:ascii="Calibri" w:hAnsi="Calibri"/>
        </w:rPr>
        <w:t xml:space="preserve">t), P(x) and P(r) the probabilities P(T=1), P(X=x) and P(R=r) respectively, where T is the random binary variable describing if any given trial is target (T=1) or </w:t>
      </w:r>
      <w:proofErr w:type="spellStart"/>
      <w:r w:rsidRPr="001A3E5F">
        <w:rPr>
          <w:rFonts w:ascii="Calibri" w:hAnsi="Calibri"/>
        </w:rPr>
        <w:t>nontarget</w:t>
      </w:r>
      <w:proofErr w:type="spellEnd"/>
      <w:r w:rsidRPr="001A3E5F">
        <w:rPr>
          <w:rFonts w:ascii="Calibri" w:hAnsi="Calibri"/>
        </w:rPr>
        <w:t xml:space="preserve"> (T=0); R is a random variable associated to the block rule; and X is a variable associated with the stimulus set presented in a trial.</w:t>
      </w:r>
      <w:r>
        <w:rPr>
          <w:rFonts w:ascii="Calibri" w:hAnsi="Calibri"/>
        </w:rPr>
        <w:t xml:space="preserve"> </w:t>
      </w:r>
      <w:r w:rsidRPr="001A3E5F">
        <w:rPr>
          <w:rFonts w:ascii="Calibri" w:hAnsi="Calibri"/>
        </w:rPr>
        <w:t xml:space="preserve">A subscript </w:t>
      </w:r>
      <w:proofErr w:type="gramStart"/>
      <w:r w:rsidRPr="001A3E5F">
        <w:rPr>
          <w:rFonts w:ascii="Calibri" w:hAnsi="Calibri"/>
        </w:rPr>
        <w:t>P(</w:t>
      </w:r>
      <w:proofErr w:type="spellStart"/>
      <w:proofErr w:type="gramEnd"/>
      <w:r w:rsidRPr="001A3E5F">
        <w:rPr>
          <w:rFonts w:ascii="Calibri" w:hAnsi="Calibri"/>
        </w:rPr>
        <w:t>t</w:t>
      </w:r>
      <w:r w:rsidRPr="001A3E5F">
        <w:rPr>
          <w:rFonts w:ascii="Calibri" w:hAnsi="Calibri"/>
          <w:vertAlign w:val="subscript"/>
        </w:rPr>
        <w:t>n</w:t>
      </w:r>
      <w:proofErr w:type="spellEnd"/>
      <w:r w:rsidRPr="001A3E5F">
        <w:rPr>
          <w:rFonts w:ascii="Calibri" w:hAnsi="Calibri"/>
        </w:rPr>
        <w:t>), P(</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will be used to refer to this probability for trial n.</w:t>
      </w:r>
      <w:r>
        <w:rPr>
          <w:rFonts w:ascii="Calibri" w:hAnsi="Calibri"/>
        </w:rPr>
        <w:t xml:space="preserve"> </w:t>
      </w:r>
      <w:r w:rsidRPr="001A3E5F">
        <w:rPr>
          <w:rFonts w:ascii="Calibri" w:hAnsi="Calibri"/>
        </w:rPr>
        <w:t xml:space="preserve">We will use </w:t>
      </w:r>
      <w:r w:rsidRPr="004A390F">
        <w:rPr>
          <w:rFonts w:ascii="Calibri" w:hAnsi="Calibri"/>
          <w:b/>
        </w:rPr>
        <w:t>bold</w:t>
      </w:r>
      <w:r w:rsidRPr="001A3E5F">
        <w:rPr>
          <w:rFonts w:ascii="Calibri" w:hAnsi="Calibri"/>
        </w:rPr>
        <w:t xml:space="preserve"> notation </w:t>
      </w:r>
      <w:proofErr w:type="spellStart"/>
      <w:r w:rsidRPr="001A3E5F">
        <w:rPr>
          <w:rFonts w:ascii="Calibri" w:hAnsi="Calibri"/>
          <w:b/>
        </w:rPr>
        <w:t>x</w:t>
      </w:r>
      <w:r w:rsidRPr="001A3E5F">
        <w:rPr>
          <w:rFonts w:ascii="Calibri" w:hAnsi="Calibri"/>
          <w:b/>
          <w:vertAlign w:val="subscript"/>
        </w:rPr>
        <w:t>n</w:t>
      </w:r>
      <w:proofErr w:type="spellEnd"/>
      <w:r w:rsidRPr="001A3E5F">
        <w:rPr>
          <w:rFonts w:ascii="Calibri" w:hAnsi="Calibri"/>
        </w:rPr>
        <w:t>=(x</w:t>
      </w:r>
      <w:r w:rsidRPr="001A3E5F">
        <w:rPr>
          <w:rFonts w:ascii="Calibri" w:hAnsi="Calibri"/>
          <w:vertAlign w:val="subscript"/>
        </w:rPr>
        <w:t>1</w:t>
      </w:r>
      <w:r w:rsidRPr="001A3E5F">
        <w:rPr>
          <w:rFonts w:ascii="Calibri" w:hAnsi="Calibri"/>
        </w:rPr>
        <w:t>...</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xml:space="preserve">) and </w:t>
      </w:r>
      <w:proofErr w:type="spellStart"/>
      <w:proofErr w:type="gramStart"/>
      <w:r w:rsidRPr="001A3E5F">
        <w:rPr>
          <w:rFonts w:ascii="Calibri" w:hAnsi="Calibri"/>
          <w:b/>
        </w:rPr>
        <w:t>t</w:t>
      </w:r>
      <w:r w:rsidRPr="001A3E5F">
        <w:rPr>
          <w:rFonts w:ascii="Calibri" w:hAnsi="Calibri"/>
          <w:b/>
          <w:vertAlign w:val="subscript"/>
        </w:rPr>
        <w:t>n</w:t>
      </w:r>
      <w:proofErr w:type="spellEnd"/>
      <w:proofErr w:type="gramEnd"/>
      <w:r w:rsidRPr="001A3E5F">
        <w:rPr>
          <w:rFonts w:ascii="Calibri" w:hAnsi="Calibri"/>
        </w:rPr>
        <w:t>=(t</w:t>
      </w:r>
      <w:r w:rsidRPr="001A3E5F">
        <w:rPr>
          <w:rFonts w:ascii="Calibri" w:hAnsi="Calibri"/>
          <w:vertAlign w:val="subscript"/>
        </w:rPr>
        <w:t>1</w:t>
      </w:r>
      <w:r w:rsidRPr="001A3E5F">
        <w:rPr>
          <w:rFonts w:ascii="Calibri" w:hAnsi="Calibri"/>
        </w:rPr>
        <w:t>...</w:t>
      </w:r>
      <w:proofErr w:type="spellStart"/>
      <w:r w:rsidRPr="001A3E5F">
        <w:rPr>
          <w:rFonts w:ascii="Calibri" w:hAnsi="Calibri"/>
        </w:rPr>
        <w:t>t</w:t>
      </w:r>
      <w:r w:rsidRPr="001A3E5F">
        <w:rPr>
          <w:rFonts w:ascii="Calibri" w:hAnsi="Calibri"/>
          <w:vertAlign w:val="subscript"/>
        </w:rPr>
        <w:t>n</w:t>
      </w:r>
      <w:proofErr w:type="spellEnd"/>
      <w:r w:rsidRPr="001A3E5F">
        <w:rPr>
          <w:rFonts w:ascii="Calibri" w:hAnsi="Calibri"/>
        </w:rPr>
        <w:t>) to refer to the history of previous trials (stimulus and target respectively).</w:t>
      </w:r>
      <w:r>
        <w:rPr>
          <w:rFonts w:ascii="Calibri" w:hAnsi="Calibri"/>
        </w:rPr>
        <w:t xml:space="preserve"> </w:t>
      </w:r>
      <w:r w:rsidRPr="001A3E5F">
        <w:rPr>
          <w:rFonts w:ascii="Calibri" w:hAnsi="Calibri"/>
        </w:rPr>
        <w:t>The same notation will be used to refer to conditional probabilities.</w:t>
      </w:r>
    </w:p>
    <w:p w:rsidR="008F4FD2" w:rsidRPr="001A3E5F" w:rsidRDefault="008F4FD2" w:rsidP="008F4FD2">
      <w:pPr>
        <w:jc w:val="both"/>
        <w:rPr>
          <w:rFonts w:ascii="Calibri" w:hAnsi="Calibri"/>
          <w:b/>
        </w:rPr>
      </w:pPr>
    </w:p>
    <w:p w:rsidR="008F4FD2" w:rsidRPr="001A3E5F" w:rsidRDefault="008F4FD2" w:rsidP="008F4FD2">
      <w:pPr>
        <w:jc w:val="both"/>
        <w:rPr>
          <w:rFonts w:ascii="Calibri" w:hAnsi="Calibri"/>
          <w:b/>
        </w:rPr>
      </w:pPr>
      <w:r>
        <w:rPr>
          <w:rFonts w:ascii="Calibri" w:hAnsi="Calibri"/>
          <w:b/>
        </w:rPr>
        <w:t>Assumptions</w:t>
      </w:r>
    </w:p>
    <w:p w:rsidR="008F4FD2" w:rsidRDefault="008F4FD2" w:rsidP="008F4FD2">
      <w:pPr>
        <w:jc w:val="both"/>
        <w:rPr>
          <w:rFonts w:ascii="Calibri" w:hAnsi="Calibri"/>
          <w:lang w:val="en-GB"/>
        </w:rPr>
      </w:pPr>
      <w:r w:rsidRPr="001A3E5F">
        <w:rPr>
          <w:rFonts w:ascii="Calibri" w:hAnsi="Calibri"/>
        </w:rPr>
        <w:t xml:space="preserve">Our hierarchical </w:t>
      </w:r>
      <w:r>
        <w:rPr>
          <w:rFonts w:ascii="Calibri" w:hAnsi="Calibri"/>
        </w:rPr>
        <w:t>B</w:t>
      </w:r>
      <w:r w:rsidRPr="001A3E5F">
        <w:rPr>
          <w:rFonts w:ascii="Calibri" w:hAnsi="Calibri"/>
        </w:rPr>
        <w:t xml:space="preserve">ayesian model (HBM) is built under </w:t>
      </w:r>
      <w:r>
        <w:rPr>
          <w:rFonts w:ascii="Calibri" w:hAnsi="Calibri"/>
        </w:rPr>
        <w:t>a</w:t>
      </w:r>
      <w:r w:rsidRPr="001A3E5F">
        <w:rPr>
          <w:rFonts w:ascii="Calibri" w:hAnsi="Calibri"/>
        </w:rPr>
        <w:t xml:space="preserve"> few</w:t>
      </w:r>
      <w:r>
        <w:rPr>
          <w:rFonts w:ascii="Calibri" w:hAnsi="Calibri"/>
        </w:rPr>
        <w:t xml:space="preserve"> simple</w:t>
      </w:r>
      <w:r w:rsidRPr="001A3E5F">
        <w:rPr>
          <w:rFonts w:ascii="Calibri" w:hAnsi="Calibri"/>
        </w:rPr>
        <w:t xml:space="preserve"> </w:t>
      </w:r>
      <w:r>
        <w:rPr>
          <w:rFonts w:ascii="Calibri" w:hAnsi="Calibri"/>
        </w:rPr>
        <w:t>assumptions</w:t>
      </w:r>
      <w:r w:rsidRPr="001A3E5F">
        <w:rPr>
          <w:rFonts w:ascii="Calibri" w:hAnsi="Calibri"/>
        </w:rPr>
        <w:t>.</w:t>
      </w:r>
      <w:r>
        <w:rPr>
          <w:rFonts w:ascii="Calibri" w:hAnsi="Calibri"/>
        </w:rPr>
        <w:t xml:space="preserve"> Like humans, the model</w:t>
      </w:r>
      <w:r w:rsidRPr="001A3E5F">
        <w:rPr>
          <w:rFonts w:ascii="Calibri" w:hAnsi="Calibri"/>
        </w:rPr>
        <w:t xml:space="preserve"> </w:t>
      </w:r>
      <w:r>
        <w:rPr>
          <w:rFonts w:ascii="Calibri" w:hAnsi="Calibri"/>
        </w:rPr>
        <w:t>is given</w:t>
      </w:r>
      <w:r w:rsidRPr="001A3E5F">
        <w:rPr>
          <w:rFonts w:ascii="Calibri" w:hAnsi="Calibri"/>
        </w:rPr>
        <w:t xml:space="preserve"> the space of possible rules and the output (target or </w:t>
      </w:r>
      <w:proofErr w:type="spellStart"/>
      <w:r w:rsidRPr="001A3E5F">
        <w:rPr>
          <w:rFonts w:ascii="Calibri" w:hAnsi="Calibri"/>
        </w:rPr>
        <w:t>nontarget</w:t>
      </w:r>
      <w:proofErr w:type="spellEnd"/>
      <w:r w:rsidRPr="001A3E5F">
        <w:rPr>
          <w:rFonts w:ascii="Calibri" w:hAnsi="Calibri"/>
        </w:rPr>
        <w:t>) that each rule predicts for each pair of st</w:t>
      </w:r>
      <w:r>
        <w:rPr>
          <w:rFonts w:ascii="Calibri" w:hAnsi="Calibri"/>
        </w:rPr>
        <w:t xml:space="preserve">imuli presented during a trial. </w:t>
      </w:r>
      <w:r w:rsidRPr="001A3E5F">
        <w:rPr>
          <w:rFonts w:ascii="Calibri" w:hAnsi="Calibri"/>
        </w:rPr>
        <w:t>The</w:t>
      </w:r>
      <w:r>
        <w:rPr>
          <w:rFonts w:ascii="Calibri" w:hAnsi="Calibri"/>
        </w:rPr>
        <w:t xml:space="preserve"> HBM doesn't take into account the fact that </w:t>
      </w:r>
      <w:r w:rsidRPr="001A3E5F">
        <w:rPr>
          <w:rFonts w:ascii="Calibri" w:hAnsi="Calibri"/>
        </w:rPr>
        <w:t xml:space="preserve">each block had 50% target trials and 50% </w:t>
      </w:r>
      <w:proofErr w:type="spellStart"/>
      <w:r w:rsidRPr="001A3E5F">
        <w:rPr>
          <w:rFonts w:ascii="Calibri" w:hAnsi="Calibri"/>
        </w:rPr>
        <w:t>nontarge</w:t>
      </w:r>
      <w:r>
        <w:rPr>
          <w:rFonts w:ascii="Calibri" w:hAnsi="Calibri"/>
        </w:rPr>
        <w:t>t</w:t>
      </w:r>
      <w:proofErr w:type="spellEnd"/>
      <w:r>
        <w:rPr>
          <w:rFonts w:ascii="Calibri" w:hAnsi="Calibri"/>
        </w:rPr>
        <w:t xml:space="preserve"> trials (neither were humans informed of this). The HBM was simulated </w:t>
      </w:r>
      <w:r w:rsidRPr="001A3E5F">
        <w:rPr>
          <w:rFonts w:ascii="Calibri" w:hAnsi="Calibri"/>
        </w:rPr>
        <w:t>independently on each different block. Thus, the history of rules in previous blocks wasn't exploited to predict the current rule.</w:t>
      </w:r>
      <w:r>
        <w:rPr>
          <w:rFonts w:ascii="Calibri" w:hAnsi="Calibri"/>
        </w:rPr>
        <w:t xml:space="preserve"> Another prior was that the underlying rule r and any observation x</w:t>
      </w:r>
      <w:r w:rsidRPr="005B73EB">
        <w:rPr>
          <w:rFonts w:ascii="Calibri" w:hAnsi="Calibri"/>
          <w:vertAlign w:val="subscript"/>
        </w:rPr>
        <w:t>i</w:t>
      </w:r>
      <w:r>
        <w:rPr>
          <w:rFonts w:ascii="Calibri" w:hAnsi="Calibri"/>
        </w:rPr>
        <w:t xml:space="preserve"> were uniformly distributed across their respective spaces. </w:t>
      </w:r>
      <w:r w:rsidRPr="001A3E5F">
        <w:rPr>
          <w:rFonts w:ascii="Calibri" w:hAnsi="Calibri"/>
        </w:rPr>
        <w:t>The probability for the current trial of bei</w:t>
      </w:r>
      <w:r>
        <w:rPr>
          <w:rFonts w:ascii="Calibri" w:hAnsi="Calibri"/>
        </w:rPr>
        <w:t xml:space="preserve">ng target was thus dependent on </w:t>
      </w:r>
      <w:r w:rsidRPr="001A3E5F">
        <w:rPr>
          <w:rFonts w:ascii="Calibri" w:hAnsi="Calibri"/>
        </w:rPr>
        <w:t xml:space="preserve">the probability of the underlying rule and the history </w:t>
      </w:r>
      <w:r>
        <w:rPr>
          <w:rFonts w:ascii="Calibri" w:hAnsi="Calibri"/>
        </w:rPr>
        <w:t xml:space="preserve">of trials within the block, but </w:t>
      </w:r>
      <w:r w:rsidRPr="001A3E5F">
        <w:rPr>
          <w:rFonts w:ascii="Calibri" w:hAnsi="Calibri"/>
        </w:rPr>
        <w:t>not the type of block (i.e., which were the relevant dimensions).</w:t>
      </w:r>
      <w:r>
        <w:rPr>
          <w:rFonts w:ascii="Calibri" w:hAnsi="Calibri"/>
        </w:rPr>
        <w:t xml:space="preserve"> </w:t>
      </w:r>
      <w:r w:rsidRPr="001A3E5F">
        <w:rPr>
          <w:rFonts w:ascii="Calibri" w:hAnsi="Calibri"/>
        </w:rPr>
        <w:t>In familiar blocks, rules associated with the irrelevant dimensions were discarded (see Implementation).</w:t>
      </w:r>
      <w:r>
        <w:rPr>
          <w:rFonts w:ascii="Calibri" w:hAnsi="Calibri"/>
        </w:rPr>
        <w:t xml:space="preserve"> </w:t>
      </w:r>
      <w:r>
        <w:rPr>
          <w:rFonts w:ascii="Calibri" w:hAnsi="Calibri"/>
          <w:lang w:val="en-GB"/>
        </w:rPr>
        <w:t>The hierarchical Bayesian model is optimal based on the following assumptions: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block rules across blocks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the stimulus presented with the history of previous stimuli</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the stimulus presented with the underlying rule</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knowledge</w:t>
      </w:r>
      <w:proofErr w:type="gramEnd"/>
      <w:r>
        <w:rPr>
          <w:rFonts w:ascii="Calibri" w:hAnsi="Calibri"/>
          <w:lang w:val="en-GB"/>
        </w:rPr>
        <w:t xml:space="preserve"> about the space of possible rules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knowledge</w:t>
      </w:r>
      <w:proofErr w:type="gramEnd"/>
      <w:r>
        <w:rPr>
          <w:rFonts w:ascii="Calibri" w:hAnsi="Calibri"/>
          <w:lang w:val="en-GB"/>
        </w:rPr>
        <w:t xml:space="preserve"> about the constraint due to the block cues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uniform</w:t>
      </w:r>
      <w:proofErr w:type="gramEnd"/>
      <w:r>
        <w:rPr>
          <w:rFonts w:ascii="Calibri" w:hAnsi="Calibri"/>
          <w:lang w:val="en-GB"/>
        </w:rPr>
        <w:t xml:space="preserve"> distribution across rules</w:t>
      </w:r>
    </w:p>
    <w:p w:rsidR="008F4FD2" w:rsidRPr="00753208"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uniform</w:t>
      </w:r>
      <w:proofErr w:type="gramEnd"/>
      <w:r>
        <w:rPr>
          <w:rFonts w:ascii="Calibri" w:hAnsi="Calibri"/>
          <w:lang w:val="en-GB"/>
        </w:rPr>
        <w:t xml:space="preserve"> distribution across observations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Structure</w:t>
      </w:r>
    </w:p>
    <w:p w:rsidR="008F4FD2" w:rsidRPr="001A3E5F" w:rsidRDefault="008F4FD2" w:rsidP="008F4FD2">
      <w:pPr>
        <w:jc w:val="both"/>
        <w:rPr>
          <w:rFonts w:ascii="Calibri" w:hAnsi="Calibri"/>
        </w:rPr>
      </w:pPr>
      <w:r>
        <w:rPr>
          <w:rFonts w:ascii="Calibri" w:hAnsi="Calibri"/>
        </w:rPr>
        <w:t>The HBM</w:t>
      </w:r>
      <w:r w:rsidRPr="001A3E5F">
        <w:rPr>
          <w:rFonts w:ascii="Calibri" w:hAnsi="Calibri"/>
        </w:rPr>
        <w:t xml:space="preserve"> uses two layers: the target layer and the rule layer.</w:t>
      </w:r>
    </w:p>
    <w:p w:rsidR="008F4FD2" w:rsidRPr="001A3E5F" w:rsidRDefault="008F4FD2" w:rsidP="008F4FD2">
      <w:pPr>
        <w:jc w:val="both"/>
        <w:rPr>
          <w:rFonts w:ascii="Calibri" w:hAnsi="Calibri"/>
        </w:rPr>
      </w:pPr>
      <w:r w:rsidRPr="001A3E5F">
        <w:rPr>
          <w:rFonts w:ascii="Calibri" w:hAnsi="Calibri"/>
        </w:rPr>
        <w:t xml:space="preserve">The first «target» layer estimates the probability for a certain trial of being target: </w:t>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w:t>
      </w:r>
      <w:r w:rsidRPr="001A3E5F">
        <w:rPr>
          <w:rFonts w:ascii="Calibri" w:hAnsi="Calibri"/>
        </w:rPr>
        <w:t>. This is calculated as the marginal probability across all the possible rules: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lang w:val="en-GB"/>
        </w:rPr>
      </w:pPr>
      <w:r w:rsidRPr="001A3E5F">
        <w:rPr>
          <w:rFonts w:ascii="Calibri" w:hAnsi="Calibri"/>
        </w:rPr>
        <w:tab/>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xml:space="preserve">) =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t>
      </w:r>
      <w:r w:rsidRPr="001A3E5F">
        <w:rPr>
          <w:rFonts w:ascii="Calibri" w:hAnsi="Calibri"/>
          <w:lang w:val="en-GB"/>
        </w:rPr>
        <w:tab/>
      </w:r>
      <w:r w:rsidRPr="001A3E5F">
        <w:rPr>
          <w:rFonts w:ascii="Calibri" w:hAnsi="Calibri"/>
          <w:lang w:val="en-GB"/>
        </w:rPr>
        <w:tab/>
      </w:r>
      <w:r w:rsidRPr="001A3E5F">
        <w:rPr>
          <w:rFonts w:ascii="Calibri" w:hAnsi="Calibri"/>
          <w:lang w:val="en-GB"/>
        </w:rPr>
        <w:tab/>
      </w:r>
      <w:r w:rsidRPr="001A3E5F">
        <w:rPr>
          <w:rFonts w:ascii="Calibri" w:hAnsi="Calibri"/>
          <w:lang w:val="en-GB"/>
        </w:rPr>
        <w:tab/>
        <w:t>(</w:t>
      </w:r>
      <w:r>
        <w:rPr>
          <w:rFonts w:ascii="Calibri" w:hAnsi="Calibri"/>
          <w:lang w:val="en-GB"/>
        </w:rPr>
        <w:t xml:space="preserve">eq. </w:t>
      </w:r>
      <w:r w:rsidRPr="001A3E5F">
        <w:rPr>
          <w:rFonts w:ascii="Calibri" w:hAnsi="Calibri"/>
          <w:lang w:val="en-GB"/>
        </w:rPr>
        <w:t>S</w:t>
      </w:r>
      <w:r>
        <w:rPr>
          <w:rFonts w:ascii="Calibri" w:hAnsi="Calibri"/>
          <w:lang w:val="en-GB"/>
        </w:rPr>
        <w:t>E</w:t>
      </w:r>
      <w:r w:rsidRPr="001A3E5F">
        <w:rPr>
          <w:rFonts w:ascii="Calibri" w:hAnsi="Calibri"/>
          <w:lang w:val="en-GB"/>
        </w:rPr>
        <w:t>1)</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roofErr w:type="gramStart"/>
      <w:r w:rsidRPr="001A3E5F">
        <w:rPr>
          <w:rFonts w:ascii="Calibri" w:hAnsi="Calibri"/>
          <w:lang w:val="en-GB"/>
        </w:rPr>
        <w:t>where</w:t>
      </w:r>
      <w:proofErr w:type="gramEnd"/>
      <w:r w:rsidRPr="00742D9E">
        <w:rPr>
          <w:rFonts w:ascii="Calibri" w:hAnsi="Calibri"/>
          <w:lang w:val="en-GB"/>
        </w:rPr>
        <w:t xml:space="preserve">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w:t>
      </w:r>
      <w:r>
        <w:rPr>
          <w:rFonts w:ascii="Calibri" w:hAnsi="Calibri"/>
          <w:lang w:val="en-GB"/>
        </w:rPr>
        <w:t xml:space="preserve">is </w:t>
      </w:r>
      <w:r w:rsidRPr="001A3E5F">
        <w:rPr>
          <w:rFonts w:ascii="Calibri" w:hAnsi="Calibri"/>
          <w:lang w:val="en-GB"/>
        </w:rPr>
        <w:t xml:space="preserve">the sum across all possible rules (i.e., the 6x6 combinations of features between left and right sides). Note that the target probability </w:t>
      </w:r>
      <w:proofErr w:type="gramStart"/>
      <w:r w:rsidRPr="001A3E5F">
        <w:rPr>
          <w:rFonts w:ascii="Calibri" w:hAnsi="Calibri"/>
          <w:lang w:val="en-GB"/>
        </w:rPr>
        <w:t>P(</w:t>
      </w:r>
      <w:proofErr w:type="spellStart"/>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was only dependent on the underlying rule and the current observation, while the probability of a certain rule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depended on the history of previous trials.</w:t>
      </w:r>
    </w:p>
    <w:p w:rsidR="008F4FD2" w:rsidRPr="001A3E5F" w:rsidRDefault="008F4FD2" w:rsidP="008F4FD2">
      <w:pPr>
        <w:jc w:val="both"/>
        <w:rPr>
          <w:rFonts w:ascii="Calibri" w:hAnsi="Calibri"/>
        </w:rPr>
      </w:pPr>
    </w:p>
    <w:p w:rsidR="008F4FD2" w:rsidRPr="00742D9E" w:rsidRDefault="008F4FD2" w:rsidP="008F4FD2">
      <w:pPr>
        <w:jc w:val="both"/>
        <w:rPr>
          <w:rFonts w:ascii="Calibri" w:hAnsi="Calibri"/>
        </w:rPr>
      </w:pPr>
      <w:r w:rsidRPr="001A3E5F">
        <w:rPr>
          <w:rFonts w:ascii="Calibri" w:hAnsi="Calibri"/>
        </w:rPr>
        <w:t>The second «rule layer» estimates, from the history of previous trials, the probability fo</w:t>
      </w:r>
      <w:r w:rsidRPr="00742D9E">
        <w:rPr>
          <w:rFonts w:ascii="Calibri" w:hAnsi="Calibri"/>
        </w:rPr>
        <w:t xml:space="preserve">r each rule of being the underlying one: </w:t>
      </w:r>
      <w:proofErr w:type="gramStart"/>
      <w:r w:rsidRPr="00742D9E">
        <w:rPr>
          <w:rFonts w:ascii="Calibri" w:hAnsi="Calibri"/>
        </w:rPr>
        <w:t>P(</w:t>
      </w:r>
      <w:proofErr w:type="gramEnd"/>
      <w:r w:rsidRPr="00742D9E">
        <w:rPr>
          <w:rFonts w:ascii="Calibri" w:hAnsi="Calibri"/>
        </w:rPr>
        <w:t>r</w:t>
      </w:r>
      <w:r w:rsidRPr="00742D9E">
        <w:rPr>
          <w:rFonts w:ascii="Calibri" w:hAnsi="Calibri"/>
          <w:vertAlign w:val="subscript"/>
        </w:rPr>
        <w:t>n</w:t>
      </w:r>
      <w:r w:rsidRPr="00742D9E">
        <w:rPr>
          <w:rFonts w:ascii="Calibri" w:hAnsi="Calibri"/>
        </w:rPr>
        <w:t>|</w:t>
      </w:r>
      <w:r w:rsidRPr="00742D9E">
        <w:rPr>
          <w:rFonts w:ascii="Calibri" w:hAnsi="Calibri"/>
          <w:b/>
        </w:rPr>
        <w:t>x</w:t>
      </w:r>
      <w:r w:rsidRPr="00742D9E">
        <w:rPr>
          <w:rFonts w:ascii="Calibri" w:hAnsi="Calibri"/>
          <w:b/>
          <w:vertAlign w:val="subscript"/>
        </w:rPr>
        <w:t>n-1</w:t>
      </w:r>
      <w:r w:rsidRPr="00742D9E">
        <w:rPr>
          <w:rFonts w:ascii="Calibri" w:hAnsi="Calibri"/>
        </w:rPr>
        <w:t>,</w:t>
      </w:r>
      <w:r w:rsidRPr="00742D9E">
        <w:rPr>
          <w:rFonts w:ascii="Calibri" w:hAnsi="Calibri"/>
          <w:b/>
        </w:rPr>
        <w:t>t</w:t>
      </w:r>
      <w:r w:rsidRPr="00742D9E">
        <w:rPr>
          <w:rFonts w:ascii="Calibri" w:hAnsi="Calibri"/>
          <w:b/>
          <w:vertAlign w:val="subscript"/>
        </w:rPr>
        <w:t>n-1</w:t>
      </w:r>
      <w:r w:rsidRPr="00742D9E">
        <w:rPr>
          <w:rFonts w:ascii="Calibri" w:hAnsi="Calibri"/>
        </w:rPr>
        <w:t>). For instance, it can be shown that</w:t>
      </w:r>
    </w:p>
    <w:p w:rsidR="008F4FD2" w:rsidRPr="00742D9E" w:rsidRDefault="008F4FD2" w:rsidP="008F4FD2">
      <w:pPr>
        <w:jc w:val="both"/>
        <w:rPr>
          <w:rFonts w:ascii="Calibri" w:hAnsi="Calibri"/>
        </w:rPr>
      </w:pPr>
    </w:p>
    <w:p w:rsidR="008F4FD2" w:rsidRDefault="008F4FD2" w:rsidP="008F4FD2">
      <w:pPr>
        <w:jc w:val="both"/>
        <w:rPr>
          <w:rFonts w:ascii="Calibri" w:hAnsi="Calibri"/>
          <w:lang w:val="en-GB"/>
        </w:rPr>
      </w:pPr>
      <w:r w:rsidRPr="00742D9E">
        <w:rPr>
          <w:rFonts w:ascii="Calibri" w:hAnsi="Calibri"/>
        </w:rPr>
        <w:tab/>
        <w:t xml:space="preserve"> </w:t>
      </w:r>
      <w:r w:rsidRPr="00742D9E">
        <w:rPr>
          <w:rFonts w:ascii="Calibri" w:hAnsi="Calibri"/>
          <w:lang w:val="en-GB"/>
        </w:rPr>
        <w:t>P(r|</w:t>
      </w:r>
      <w:r w:rsidRPr="00742D9E">
        <w:rPr>
          <w:rFonts w:ascii="Calibri" w:hAnsi="Calibri"/>
          <w:b/>
          <w:lang w:val="en-GB"/>
        </w:rPr>
        <w:t>x</w:t>
      </w:r>
      <w:r w:rsidRPr="00742D9E">
        <w:rPr>
          <w:rFonts w:ascii="Calibri" w:hAnsi="Calibri"/>
          <w:b/>
          <w:vertAlign w:val="subscript"/>
          <w:lang w:val="en-GB"/>
        </w:rPr>
        <w:t>n-1</w:t>
      </w:r>
      <w:proofErr w:type="gramStart"/>
      <w:r w:rsidRPr="00742D9E">
        <w:rPr>
          <w:rFonts w:ascii="Calibri" w:hAnsi="Calibri"/>
          <w:b/>
          <w:lang w:val="en-GB"/>
        </w:rPr>
        <w:t>,t</w:t>
      </w:r>
      <w:r w:rsidRPr="00742D9E">
        <w:rPr>
          <w:rFonts w:ascii="Calibri" w:hAnsi="Calibri"/>
          <w:b/>
          <w:vertAlign w:val="subscript"/>
          <w:lang w:val="en-GB"/>
        </w:rPr>
        <w:t>n</w:t>
      </w:r>
      <w:proofErr w:type="gramEnd"/>
      <w:r w:rsidRPr="00742D9E">
        <w:rPr>
          <w:rFonts w:ascii="Calibri" w:hAnsi="Calibri"/>
          <w:b/>
          <w:vertAlign w:val="subscript"/>
          <w:lang w:val="en-GB"/>
        </w:rPr>
        <w:t>-1</w:t>
      </w:r>
      <w:r>
        <w:rPr>
          <w:rFonts w:ascii="Calibri" w:hAnsi="Calibri"/>
          <w:lang w:val="en-GB"/>
        </w:rPr>
        <w:t>)</w:t>
      </w:r>
    </w:p>
    <w:p w:rsidR="008F4FD2" w:rsidRPr="00742D9E" w:rsidRDefault="008F4FD2" w:rsidP="008F4FD2">
      <w:pPr>
        <w:jc w:val="both"/>
        <w:rPr>
          <w:rFonts w:ascii="Calibri" w:hAnsi="Calibri"/>
          <w:lang w:val="en-GB"/>
        </w:rPr>
      </w:pPr>
      <w:r>
        <w:rPr>
          <w:rFonts w:ascii="Calibri" w:hAnsi="Calibri"/>
          <w:lang w:val="en-GB"/>
        </w:rPr>
        <w:tab/>
      </w:r>
      <w:r>
        <w:rPr>
          <w:rFonts w:ascii="Calibri" w:hAnsi="Calibri"/>
          <w:lang w:val="en-GB"/>
        </w:rPr>
        <w:tab/>
      </w:r>
      <w:r w:rsidRPr="00742D9E">
        <w:rPr>
          <w:rFonts w:ascii="Calibri" w:hAnsi="Calibri"/>
          <w:lang w:val="en-GB"/>
        </w:rPr>
        <w:t xml:space="preserve">=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 xml:space="preserve"> | r) /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P(r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w:t>
      </w:r>
      <w:proofErr w:type="gramStart"/>
      <w:r w:rsidRPr="00742D9E">
        <w:rPr>
          <w:rFonts w:ascii="Calibri" w:hAnsi="Calibri"/>
          <w:vertAlign w:val="subscript"/>
          <w:lang w:val="en-GB"/>
        </w:rPr>
        <w:t>..n</w:t>
      </w:r>
      <w:proofErr w:type="gramEnd"/>
      <w:r w:rsidRPr="00742D9E">
        <w:rPr>
          <w:rFonts w:ascii="Calibri" w:hAnsi="Calibri"/>
          <w:vertAlign w:val="subscript"/>
          <w:lang w:val="en-GB"/>
        </w:rPr>
        <w:t>-1</w:t>
      </w:r>
      <w:r w:rsidRPr="00742D9E">
        <w:rPr>
          <w:rFonts w:ascii="Calibri" w:hAnsi="Calibri"/>
          <w:lang w:val="en-GB"/>
        </w:rPr>
        <w:t xml:space="preserve"> { P(</w:t>
      </w:r>
      <w:proofErr w:type="spellStart"/>
      <w:r w:rsidRPr="00742D9E">
        <w:rPr>
          <w:rFonts w:ascii="Calibri" w:hAnsi="Calibri"/>
          <w:lang w:val="en-GB"/>
        </w:rPr>
        <w:t>t</w:t>
      </w:r>
      <w:r w:rsidRPr="00742D9E">
        <w:rPr>
          <w:rFonts w:ascii="Calibri" w:hAnsi="Calibri"/>
          <w:vertAlign w:val="subscript"/>
          <w:lang w:val="en-GB"/>
        </w:rPr>
        <w:t>i</w:t>
      </w:r>
      <w:proofErr w:type="spellEnd"/>
      <w:r w:rsidRPr="00742D9E">
        <w:rPr>
          <w:rFonts w:ascii="Calibri" w:hAnsi="Calibri"/>
          <w:lang w:val="en-GB"/>
        </w:rPr>
        <w:t xml:space="preserve"> | r , x</w:t>
      </w:r>
      <w:r w:rsidRPr="00742D9E">
        <w:rPr>
          <w:rFonts w:ascii="Calibri" w:hAnsi="Calibri"/>
          <w:vertAlign w:val="subscript"/>
          <w:lang w:val="en-GB"/>
        </w:rPr>
        <w:t>i</w:t>
      </w:r>
      <w:r w:rsidRPr="00742D9E">
        <w:rPr>
          <w:rFonts w:ascii="Calibri" w:hAnsi="Calibri"/>
          <w:lang w:val="en-GB"/>
        </w:rPr>
        <w:t xml:space="preserve">) }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r w:rsidRPr="00742D9E">
        <w:rPr>
          <w:rFonts w:ascii="Calibri" w:hAnsi="Calibri"/>
          <w:lang w:val="en-GB"/>
        </w:rPr>
        <w:tab/>
      </w:r>
      <w:r w:rsidRPr="00742D9E">
        <w:rPr>
          <w:rFonts w:ascii="Calibri" w:hAnsi="Calibri"/>
          <w:lang w:val="en-GB"/>
        </w:rPr>
        <w:tab/>
      </w:r>
      <w:r w:rsidRPr="00742D9E">
        <w:rPr>
          <w:rFonts w:ascii="Calibri" w:hAnsi="Calibri"/>
          <w:lang w:val="en-GB"/>
        </w:rPr>
        <w:tab/>
        <w:t>(</w:t>
      </w:r>
      <w:r>
        <w:rPr>
          <w:rFonts w:ascii="Calibri" w:hAnsi="Calibri"/>
          <w:lang w:val="en-GB"/>
        </w:rPr>
        <w:t xml:space="preserve">eq. </w:t>
      </w:r>
      <w:r w:rsidRPr="00742D9E">
        <w:rPr>
          <w:rFonts w:ascii="Calibri" w:hAnsi="Calibri"/>
          <w:lang w:val="en-GB"/>
        </w:rPr>
        <w:t>SE2)</w:t>
      </w:r>
    </w:p>
    <w:p w:rsidR="008F4FD2" w:rsidRPr="00742D9E" w:rsidRDefault="008F4FD2" w:rsidP="008F4FD2">
      <w:pPr>
        <w:jc w:val="both"/>
        <w:rPr>
          <w:rFonts w:ascii="Calibri" w:hAnsi="Calibri"/>
          <w:lang w:val="en-GB"/>
        </w:rPr>
      </w:pPr>
    </w:p>
    <w:p w:rsidR="008F4FD2" w:rsidRDefault="008F4FD2" w:rsidP="008F4FD2">
      <w:pPr>
        <w:jc w:val="both"/>
        <w:rPr>
          <w:rFonts w:ascii="Calibri" w:hAnsi="Calibri"/>
          <w:lang w:val="en-GB"/>
        </w:rPr>
      </w:pPr>
      <w:proofErr w:type="gramStart"/>
      <w:r>
        <w:rPr>
          <w:rFonts w:ascii="Calibri" w:hAnsi="Calibri"/>
          <w:lang w:val="en-GB"/>
        </w:rPr>
        <w:t>where</w:t>
      </w:r>
      <w:proofErr w:type="gramEnd"/>
      <w:r>
        <w:rPr>
          <w:rFonts w:ascii="Calibri" w:hAnsi="Calibri"/>
          <w:lang w:val="en-GB"/>
        </w:rPr>
        <w:t xml:space="preserv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w:t>
      </w:r>
      <w:proofErr w:type="gramStart"/>
      <w:r w:rsidRPr="00742D9E">
        <w:rPr>
          <w:rFonts w:ascii="Calibri" w:hAnsi="Calibri"/>
          <w:vertAlign w:val="subscript"/>
          <w:lang w:val="en-GB"/>
        </w:rPr>
        <w:t>n</w:t>
      </w:r>
      <w:proofErr w:type="gramEnd"/>
      <w:r w:rsidRPr="00742D9E">
        <w:rPr>
          <w:rFonts w:ascii="Calibri" w:hAnsi="Calibri"/>
          <w:vertAlign w:val="subscript"/>
          <w:lang w:val="en-GB"/>
        </w:rPr>
        <w:t>-1</w:t>
      </w:r>
      <w:r w:rsidRPr="00795792">
        <w:rPr>
          <w:rFonts w:ascii="Calibri" w:hAnsi="Calibri"/>
          <w:lang w:val="en-GB"/>
        </w:rPr>
        <w:t xml:space="preserve"> is the product</w:t>
      </w:r>
      <w:r>
        <w:rPr>
          <w:rFonts w:ascii="Calibri" w:hAnsi="Calibri"/>
          <w:lang w:val="en-GB"/>
        </w:rPr>
        <w:t xml:space="preserve"> operator</w:t>
      </w:r>
      <w:r w:rsidRPr="00795792">
        <w:rPr>
          <w:rFonts w:ascii="Calibri" w:hAnsi="Calibri"/>
          <w:lang w:val="en-GB"/>
        </w:rPr>
        <w:t xml:space="preserve">, </w:t>
      </w:r>
      <w:r>
        <w:rPr>
          <w:rFonts w:ascii="Calibri" w:hAnsi="Calibri"/>
          <w:lang w:val="en-GB"/>
        </w:rPr>
        <w:t xml:space="preserve">and under the </w:t>
      </w:r>
      <w:r w:rsidRPr="00742D9E">
        <w:rPr>
          <w:rFonts w:ascii="Calibri" w:hAnsi="Calibri"/>
          <w:lang w:val="en-GB"/>
        </w:rPr>
        <w:t xml:space="preserve">additional assumptions that </w:t>
      </w:r>
      <w:proofErr w:type="spellStart"/>
      <w:r w:rsidRPr="00742D9E">
        <w:rPr>
          <w:rFonts w:ascii="Calibri" w:hAnsi="Calibri"/>
          <w:b/>
          <w:lang w:val="en-GB"/>
        </w:rPr>
        <w:t>x</w:t>
      </w:r>
      <w:r w:rsidRPr="00742D9E">
        <w:rPr>
          <w:rFonts w:ascii="Calibri" w:hAnsi="Calibri"/>
          <w:b/>
          <w:vertAlign w:val="subscript"/>
          <w:lang w:val="en-GB"/>
        </w:rPr>
        <w:t>n</w:t>
      </w:r>
      <w:proofErr w:type="spellEnd"/>
      <w:r w:rsidRPr="00742D9E">
        <w:rPr>
          <w:rFonts w:ascii="Calibri" w:hAnsi="Calibri"/>
          <w:lang w:val="en-GB"/>
        </w:rPr>
        <w:t xml:space="preserve"> and r are independent, and x</w:t>
      </w:r>
      <w:r>
        <w:rPr>
          <w:rFonts w:ascii="Calibri" w:hAnsi="Calibri"/>
          <w:vertAlign w:val="subscript"/>
          <w:lang w:val="en-GB"/>
        </w:rPr>
        <w:t>i</w:t>
      </w:r>
      <w:r w:rsidRPr="00742D9E">
        <w:rPr>
          <w:rFonts w:ascii="Calibri" w:hAnsi="Calibri"/>
          <w:lang w:val="en-GB"/>
        </w:rPr>
        <w:t xml:space="preserve"> is independent</w:t>
      </w:r>
      <w:r>
        <w:rPr>
          <w:rFonts w:ascii="Calibri" w:hAnsi="Calibri"/>
          <w:lang w:val="en-GB"/>
        </w:rPr>
        <w:t xml:space="preserve"> across different trials </w:t>
      </w:r>
      <w:proofErr w:type="spellStart"/>
      <w:r>
        <w:rPr>
          <w:rFonts w:ascii="Calibri" w:hAnsi="Calibri"/>
          <w:lang w:val="en-GB"/>
        </w:rPr>
        <w:t>i</w:t>
      </w:r>
      <w:proofErr w:type="spellEnd"/>
      <w:r>
        <w:rPr>
          <w:rFonts w:ascii="Calibri" w:hAnsi="Calibri"/>
          <w:lang w:val="en-GB"/>
        </w:rPr>
        <w:t>.</w:t>
      </w:r>
    </w:p>
    <w:p w:rsidR="008F4FD2" w:rsidRPr="001A3E5F" w:rsidRDefault="008F4FD2" w:rsidP="008F4FD2">
      <w:pPr>
        <w:jc w:val="both"/>
        <w:rPr>
          <w:rFonts w:ascii="Calibri" w:hAnsi="Calibri"/>
          <w:lang w:val="en-GB"/>
        </w:rPr>
      </w:pPr>
      <w:r>
        <w:rPr>
          <w:rFonts w:ascii="Calibri" w:hAnsi="Calibri"/>
          <w:lang w:val="en-GB"/>
        </w:rPr>
        <w:t xml:space="preserve">This </w:t>
      </w:r>
      <w:r w:rsidRPr="001A3E5F">
        <w:rPr>
          <w:rFonts w:ascii="Calibri" w:hAnsi="Calibri"/>
          <w:lang w:val="en-GB"/>
        </w:rPr>
        <w:t>probability is 0</w:t>
      </w:r>
      <w:r>
        <w:rPr>
          <w:rFonts w:ascii="Calibri" w:hAnsi="Calibri"/>
          <w:lang w:val="en-GB"/>
        </w:rPr>
        <w:t xml:space="preserve"> if</w:t>
      </w:r>
      <w:r w:rsidRPr="001A3E5F">
        <w:rPr>
          <w:rFonts w:ascii="Calibri" w:hAnsi="Calibri"/>
          <w:lang w:val="en-GB"/>
        </w:rPr>
        <w:t xml:space="preserve"> the rule is inconsistent with</w:t>
      </w:r>
      <w:r>
        <w:rPr>
          <w:rFonts w:ascii="Calibri" w:hAnsi="Calibri"/>
          <w:lang w:val="en-GB"/>
        </w:rPr>
        <w:t xml:space="preserve"> the history of previous trials, and is </w:t>
      </w:r>
      <w:r w:rsidRPr="001A3E5F">
        <w:rPr>
          <w:rFonts w:ascii="Calibri" w:hAnsi="Calibri"/>
          <w:lang w:val="en-GB"/>
        </w:rPr>
        <w:t xml:space="preserve">equally distributed across all </w:t>
      </w:r>
      <w:r>
        <w:rPr>
          <w:rFonts w:ascii="Calibri" w:hAnsi="Calibri"/>
          <w:lang w:val="en-GB"/>
        </w:rPr>
        <w:t>remaining (</w:t>
      </w:r>
      <w:r w:rsidRPr="001A3E5F">
        <w:rPr>
          <w:rFonts w:ascii="Calibri" w:hAnsi="Calibri"/>
          <w:lang w:val="en-GB"/>
        </w:rPr>
        <w:t>consistent</w:t>
      </w:r>
      <w:r>
        <w:rPr>
          <w:rFonts w:ascii="Calibri" w:hAnsi="Calibri"/>
          <w:lang w:val="en-GB"/>
        </w:rPr>
        <w:t>)</w:t>
      </w:r>
      <w:r w:rsidRPr="001A3E5F">
        <w:rPr>
          <w:rFonts w:ascii="Calibri" w:hAnsi="Calibri"/>
          <w:lang w:val="en-GB"/>
        </w:rPr>
        <w:t xml:space="preserve"> rules. For example, if four possible rules were consistent with the history of trials, the probability for each of these would be </w:t>
      </w:r>
      <w:r>
        <w:rPr>
          <w:rFonts w:ascii="Calibri" w:hAnsi="Calibri"/>
          <w:lang w:val="en-GB"/>
        </w:rPr>
        <w:t xml:space="preserve">of </w:t>
      </w:r>
      <w:r w:rsidRPr="001A3E5F">
        <w:rPr>
          <w:rFonts w:ascii="Calibri" w:hAnsi="Calibri"/>
          <w:lang w:val="en-GB"/>
        </w:rPr>
        <w:t>0.25, while 0 for any other rule.</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This model is shown to be optimal based on the previous priors.</w:t>
      </w:r>
    </w:p>
    <w:p w:rsidR="008F4FD2"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b/>
          <w:lang w:val="en-GB"/>
        </w:rPr>
      </w:pPr>
      <w:r w:rsidRPr="001A3E5F">
        <w:rPr>
          <w:rFonts w:ascii="Calibri" w:hAnsi="Calibri"/>
          <w:b/>
          <w:lang w:val="en-GB"/>
        </w:rPr>
        <w:t>Implementation</w:t>
      </w:r>
    </w:p>
    <w:p w:rsidR="008F4FD2" w:rsidRDefault="008F4FD2" w:rsidP="008F4FD2">
      <w:pPr>
        <w:jc w:val="both"/>
        <w:rPr>
          <w:rFonts w:ascii="Calibri" w:hAnsi="Calibri" w:cs="Menlo Regular"/>
          <w:color w:val="000000"/>
          <w:szCs w:val="21"/>
          <w:shd w:val="clear" w:color="auto" w:fill="FFFFFF"/>
          <w:lang w:val="en-GB"/>
        </w:rPr>
      </w:pPr>
      <w:r w:rsidRPr="001A3E5F">
        <w:rPr>
          <w:rFonts w:ascii="Calibri" w:hAnsi="Calibri"/>
          <w:lang w:val="en-GB"/>
        </w:rPr>
        <w:t xml:space="preserve">We created an instance of this model by keeping track of all possible rules in a 6*6 binary matrix – called the </w:t>
      </w:r>
      <w:r w:rsidRPr="001A3E5F">
        <w:rPr>
          <w:rFonts w:ascii="Calibri" w:hAnsi="Calibri"/>
          <w:i/>
          <w:lang w:val="en-GB"/>
        </w:rPr>
        <w:t xml:space="preserve">candidates matrix </w:t>
      </w:r>
      <w:r w:rsidRPr="001A3E5F">
        <w:rPr>
          <w:rFonts w:ascii="Calibri" w:hAnsi="Calibri"/>
          <w:b/>
          <w:lang w:val="en-GB"/>
        </w:rPr>
        <w:t>C</w:t>
      </w:r>
      <w:r w:rsidRPr="001A3E5F">
        <w:rPr>
          <w:rFonts w:ascii="Calibri" w:hAnsi="Calibri"/>
          <w:lang w:val="en-GB"/>
        </w:rPr>
        <w:t>. This matrix allowed us to keep track of the rules that were consistent in previous trials. Each cell (</w:t>
      </w:r>
      <w:proofErr w:type="spellStart"/>
      <w:r w:rsidRPr="001A3E5F">
        <w:rPr>
          <w:rFonts w:ascii="Calibri" w:hAnsi="Calibri"/>
          <w:lang w:val="en-GB"/>
        </w:rPr>
        <w:t>i</w:t>
      </w:r>
      <w:proofErr w:type="gramStart"/>
      <w:r w:rsidRPr="001A3E5F">
        <w:rPr>
          <w:rFonts w:ascii="Calibri" w:hAnsi="Calibri"/>
          <w:lang w:val="en-GB"/>
        </w:rPr>
        <w:t>,j</w:t>
      </w:r>
      <w:proofErr w:type="spellEnd"/>
      <w:proofErr w:type="gramEnd"/>
      <w:r w:rsidRPr="001A3E5F">
        <w:rPr>
          <w:rFonts w:ascii="Calibri" w:hAnsi="Calibri"/>
          <w:lang w:val="en-GB"/>
        </w:rPr>
        <w:t xml:space="preserve">) in this matrix was associated with each possible rule on each side, where </w:t>
      </w:r>
      <w:proofErr w:type="spellStart"/>
      <w:r w:rsidRPr="001A3E5F">
        <w:rPr>
          <w:rFonts w:ascii="Calibri" w:hAnsi="Calibri"/>
          <w:lang w:val="en-GB"/>
        </w:rPr>
        <w:t>i,j</w:t>
      </w:r>
      <w:proofErr w:type="spellEnd"/>
      <w:r w:rsidRPr="001A3E5F">
        <w:rPr>
          <w:rFonts w:ascii="Calibri" w:hAnsi="Calibri"/>
          <w:lang w:val="en-GB"/>
        </w:rPr>
        <w:t xml:space="preserve"> </w:t>
      </w:r>
      <w:r w:rsidRPr="001A3E5F">
        <w:rPr>
          <w:rFonts w:ascii="Menlo Regular" w:hAnsi="Menlo Regular" w:cs="Menlo Regular"/>
          <w:color w:val="000000"/>
          <w:szCs w:val="21"/>
          <w:shd w:val="clear" w:color="auto" w:fill="FFFFFF"/>
          <w:lang w:val="en-GB"/>
        </w:rPr>
        <w:t>∈</w:t>
      </w:r>
      <w:r w:rsidRPr="001A3E5F">
        <w:rPr>
          <w:rFonts w:ascii="Calibri" w:hAnsi="Calibri" w:cs="Menlo Regular"/>
          <w:color w:val="000000"/>
          <w:szCs w:val="21"/>
          <w:shd w:val="clear" w:color="auto" w:fill="FFFFFF"/>
          <w:lang w:val="en-GB"/>
        </w:rPr>
        <w:t xml:space="preserve"> {1...6} corresponded to the feature on the left and right sides respectively (e.g., red, green, blue, square, triangle, circle).</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proofErr w:type="gramStart"/>
      <w:r w:rsidRPr="001A3E5F">
        <w:rPr>
          <w:rFonts w:ascii="Calibri" w:hAnsi="Calibri" w:cs="Menlo Regular"/>
          <w:i/>
          <w:color w:val="000000"/>
          <w:szCs w:val="21"/>
          <w:shd w:val="clear" w:color="auto" w:fill="FFFFFF"/>
          <w:lang w:val="en-GB"/>
        </w:rPr>
        <w:t>candidates</w:t>
      </w:r>
      <w:proofErr w:type="gramEnd"/>
      <w:r w:rsidRPr="001A3E5F">
        <w:rPr>
          <w:rFonts w:ascii="Calibri" w:hAnsi="Calibri" w:cs="Menlo Regular"/>
          <w:i/>
          <w:color w:val="000000"/>
          <w:szCs w:val="21"/>
          <w:shd w:val="clear" w:color="auto" w:fill="FFFFFF"/>
          <w:lang w:val="en-GB"/>
        </w:rPr>
        <w:t xml:space="preserve"> matrix</w:t>
      </w:r>
      <w:r w:rsidRPr="001A3E5F">
        <w:rPr>
          <w:rFonts w:ascii="Calibri" w:hAnsi="Calibri" w:cs="Menlo Regular"/>
          <w:color w:val="000000"/>
          <w:szCs w:val="21"/>
          <w:shd w:val="clear" w:color="auto" w:fill="FFFFFF"/>
          <w:lang w:val="en-GB"/>
        </w:rPr>
        <w:t xml:space="preserve"> </w:t>
      </w:r>
      <w:r w:rsidRPr="001A3E5F">
        <w:rPr>
          <w:rFonts w:ascii="Calibri" w:hAnsi="Calibri" w:cs="Menlo Regular"/>
          <w:b/>
          <w:color w:val="000000"/>
          <w:szCs w:val="21"/>
          <w:shd w:val="clear" w:color="auto" w:fill="FFFFFF"/>
          <w:lang w:val="en-GB"/>
        </w:rPr>
        <w:t>C</w:t>
      </w:r>
      <w:r w:rsidRPr="001A3E5F">
        <w:rPr>
          <w:rFonts w:ascii="Calibri" w:hAnsi="Calibri" w:cs="Menlo Regular"/>
          <w:color w:val="000000"/>
          <w:szCs w:val="21"/>
          <w:shd w:val="clear" w:color="auto" w:fill="FFFFFF"/>
          <w:lang w:val="en-GB"/>
        </w:rPr>
        <w:t xml:space="preserve"> was used in the following way.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=1, then the rule (</w:t>
      </w:r>
      <w:proofErr w:type="spellStart"/>
      <w:r w:rsidRPr="001A3E5F">
        <w:rPr>
          <w:rFonts w:ascii="Calibri" w:hAnsi="Calibri" w:cs="Menlo Regular"/>
          <w:color w:val="000000"/>
          <w:szCs w:val="21"/>
          <w:shd w:val="clear" w:color="auto" w:fill="FFFFFF"/>
          <w:lang w:val="en-GB"/>
        </w:rPr>
        <w:t>i</w:t>
      </w:r>
      <w:proofErr w:type="gramStart"/>
      <w:r w:rsidRPr="001A3E5F">
        <w:rPr>
          <w:rFonts w:ascii="Calibri" w:hAnsi="Calibri" w:cs="Menlo Regular"/>
          <w:color w:val="000000"/>
          <w:szCs w:val="21"/>
          <w:shd w:val="clear" w:color="auto" w:fill="FFFFFF"/>
          <w:lang w:val="en-GB"/>
        </w:rPr>
        <w:t>,j</w:t>
      </w:r>
      <w:proofErr w:type="spellEnd"/>
      <w:proofErr w:type="gramEnd"/>
      <w:r w:rsidRPr="001A3E5F">
        <w:rPr>
          <w:rFonts w:ascii="Calibri" w:hAnsi="Calibri" w:cs="Menlo Regular"/>
          <w:color w:val="000000"/>
          <w:szCs w:val="21"/>
          <w:shd w:val="clear" w:color="auto" w:fill="FFFFFF"/>
          <w:lang w:val="en-GB"/>
        </w:rPr>
        <w:t xml:space="preserve">) was consistent with the history of previous trials – and was a candidate for the underlying rule.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=0, then the rule (</w:t>
      </w:r>
      <w:proofErr w:type="spellStart"/>
      <w:r w:rsidRPr="001A3E5F">
        <w:rPr>
          <w:rFonts w:ascii="Calibri" w:hAnsi="Calibri" w:cs="Menlo Regular"/>
          <w:color w:val="000000"/>
          <w:szCs w:val="21"/>
          <w:shd w:val="clear" w:color="auto" w:fill="FFFFFF"/>
          <w:lang w:val="en-GB"/>
        </w:rPr>
        <w:t>i</w:t>
      </w:r>
      <w:proofErr w:type="gramStart"/>
      <w:r w:rsidRPr="001A3E5F">
        <w:rPr>
          <w:rFonts w:ascii="Calibri" w:hAnsi="Calibri" w:cs="Menlo Regular"/>
          <w:color w:val="000000"/>
          <w:szCs w:val="21"/>
          <w:shd w:val="clear" w:color="auto" w:fill="FFFFFF"/>
          <w:lang w:val="en-GB"/>
        </w:rPr>
        <w:t>,j</w:t>
      </w:r>
      <w:proofErr w:type="spellEnd"/>
      <w:proofErr w:type="gramEnd"/>
      <w:r w:rsidRPr="001A3E5F">
        <w:rPr>
          <w:rFonts w:ascii="Calibri" w:hAnsi="Calibri" w:cs="Menlo Regular"/>
          <w:color w:val="000000"/>
          <w:szCs w:val="21"/>
          <w:shd w:val="clear" w:color="auto" w:fill="FFFFFF"/>
          <w:lang w:val="en-GB"/>
        </w:rPr>
        <w:t>) was inconsistent with the history of previous trials and could not candidate as the underlying rule for the current block.</w:t>
      </w: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corresponds to the «r</w:t>
      </w:r>
      <w:r>
        <w:rPr>
          <w:rFonts w:ascii="Calibri" w:hAnsi="Calibri" w:cs="Menlo Regular"/>
          <w:color w:val="000000"/>
          <w:szCs w:val="21"/>
          <w:shd w:val="clear" w:color="auto" w:fill="FFFFFF"/>
          <w:lang w:val="en-GB"/>
        </w:rPr>
        <w:t>ule layer» in our hierarchical B</w:t>
      </w:r>
      <w:r w:rsidRPr="001A3E5F">
        <w:rPr>
          <w:rFonts w:ascii="Calibri" w:hAnsi="Calibri" w:cs="Menlo Regular"/>
          <w:color w:val="000000"/>
          <w:szCs w:val="21"/>
          <w:shd w:val="clear" w:color="auto" w:fill="FFFFFF"/>
          <w:lang w:val="en-GB"/>
        </w:rPr>
        <w:t>ayesian model.</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lang w:val="en-GB"/>
        </w:rPr>
      </w:pPr>
      <w:r w:rsidRPr="001A3E5F">
        <w:rPr>
          <w:rFonts w:ascii="Calibri" w:hAnsi="Calibri"/>
          <w:lang w:val="en-GB"/>
        </w:rPr>
        <w:t xml:space="preserve">At the beginning of the block, all cells in the </w:t>
      </w:r>
      <w:proofErr w:type="gramStart"/>
      <w:r w:rsidRPr="001A3E5F">
        <w:rPr>
          <w:rFonts w:ascii="Calibri" w:hAnsi="Calibri"/>
          <w:lang w:val="en-GB"/>
        </w:rPr>
        <w:t>candidates</w:t>
      </w:r>
      <w:proofErr w:type="gramEnd"/>
      <w:r w:rsidRPr="001A3E5F">
        <w:rPr>
          <w:rFonts w:ascii="Calibri" w:hAnsi="Calibri"/>
          <w:lang w:val="en-GB"/>
        </w:rPr>
        <w:t xml:space="preserve"> matrix were set to 1, meaning that all rules were possibly the underlying rule for the current block. In familiar blocks, the 27 rules corresponding to the irrelevant dimensions were set to 0, leaving only 9 possible rules left.</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On each trial and for each candidate rule (i.e., for each rule r=(</w:t>
      </w:r>
      <w:proofErr w:type="spellStart"/>
      <w:r w:rsidRPr="001A3E5F">
        <w:rPr>
          <w:rFonts w:ascii="Calibri" w:hAnsi="Calibri"/>
          <w:lang w:val="en-GB"/>
        </w:rPr>
        <w:t>i</w:t>
      </w:r>
      <w:proofErr w:type="gramStart"/>
      <w:r w:rsidRPr="001A3E5F">
        <w:rPr>
          <w:rFonts w:ascii="Calibri" w:hAnsi="Calibri"/>
          <w:lang w:val="en-GB"/>
        </w:rPr>
        <w:t>,j</w:t>
      </w:r>
      <w:proofErr w:type="spellEnd"/>
      <w:proofErr w:type="gramEnd"/>
      <w:r w:rsidRPr="001A3E5F">
        <w:rPr>
          <w:rFonts w:ascii="Calibri" w:hAnsi="Calibri"/>
          <w:lang w:val="en-GB"/>
        </w:rPr>
        <w:t xml:space="preserve">) such that </w:t>
      </w:r>
      <w:proofErr w:type="spellStart"/>
      <w:r w:rsidRPr="001A3E5F">
        <w:rPr>
          <w:rFonts w:ascii="Calibri" w:hAnsi="Calibri"/>
          <w:b/>
          <w:lang w:val="en-GB"/>
        </w:rPr>
        <w:t>C</w:t>
      </w:r>
      <w:r w:rsidRPr="001A3E5F">
        <w:rPr>
          <w:rFonts w:ascii="Calibri" w:hAnsi="Calibri"/>
          <w:b/>
          <w:vertAlign w:val="subscript"/>
          <w:lang w:val="en-GB"/>
        </w:rPr>
        <w:t>ij</w:t>
      </w:r>
      <w:proofErr w:type="spellEnd"/>
      <w:r w:rsidRPr="001A3E5F">
        <w:rPr>
          <w:rFonts w:ascii="Calibri" w:hAnsi="Calibri"/>
          <w:lang w:val="en-GB"/>
        </w:rPr>
        <w:t>=1), we calculated the conditional probability of being target: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xml:space="preserve">). This probability could be 1 (i.e., the current trial is target) or 0 (trial is </w:t>
      </w:r>
      <w:proofErr w:type="spellStart"/>
      <w:r w:rsidRPr="001A3E5F">
        <w:rPr>
          <w:rFonts w:ascii="Calibri" w:hAnsi="Calibri"/>
          <w:lang w:val="en-GB"/>
        </w:rPr>
        <w:t>nontarget</w:t>
      </w:r>
      <w:proofErr w:type="spellEnd"/>
      <w:r w:rsidRPr="001A3E5F">
        <w:rPr>
          <w:rFonts w:ascii="Calibri" w:hAnsi="Calibri"/>
          <w:lang w:val="en-GB"/>
        </w:rPr>
        <w:t xml:space="preserve">) following the prediction given by each rule. From equation (SE1), the probability of a target trial, </w:t>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was the average across these probabilities.</w:t>
      </w:r>
      <w:r>
        <w:rPr>
          <w:rFonts w:ascii="Calibri" w:hAnsi="Calibri"/>
          <w:lang w:val="en-GB"/>
        </w:rPr>
        <w:t xml:space="preserve"> This calculation corresponds to the «target layer» of the hierarchical Bayesian model.</w:t>
      </w:r>
    </w:p>
    <w:p w:rsidR="008F4FD2" w:rsidRPr="001A3E5F" w:rsidRDefault="008F4FD2" w:rsidP="008F4FD2">
      <w:pPr>
        <w:jc w:val="both"/>
        <w:rPr>
          <w:rFonts w:ascii="Calibri" w:hAnsi="Calibri"/>
          <w:lang w:val="en-GB"/>
        </w:rPr>
      </w:pPr>
    </w:p>
    <w:p w:rsidR="008F4FD2" w:rsidRDefault="008F4FD2" w:rsidP="008F4FD2">
      <w:pPr>
        <w:jc w:val="both"/>
        <w:rPr>
          <w:ins w:id="756" w:author="Jan Balaguer" w:date="2014-06-02T18:38:00Z"/>
          <w:rFonts w:ascii="Calibri" w:hAnsi="Calibri"/>
          <w:lang w:val="en-GB"/>
        </w:rPr>
      </w:pPr>
      <w:r w:rsidRPr="001A3E5F">
        <w:rPr>
          <w:rFonts w:ascii="Calibri" w:hAnsi="Calibri"/>
          <w:lang w:val="en-GB"/>
        </w:rPr>
        <w:t xml:space="preserve">We used a greedy policy for the model, where the response was target if </w:t>
      </w:r>
      <w:proofErr w:type="gramStart"/>
      <w:r w:rsidRPr="001A3E5F">
        <w:rPr>
          <w:rFonts w:ascii="Calibri" w:hAnsi="Calibri"/>
          <w:lang w:val="en-GB"/>
        </w:rPr>
        <w:t>P(</w:t>
      </w:r>
      <w:proofErr w:type="spellStart"/>
      <w:proofErr w:type="gramEnd"/>
      <w:r w:rsidRPr="001A3E5F">
        <w:rPr>
          <w:rFonts w:ascii="Calibri" w:hAnsi="Calibri"/>
          <w:lang w:val="en-GB"/>
        </w:rPr>
        <w:t>t</w:t>
      </w:r>
      <w:r w:rsidRPr="001A3E5F">
        <w:rPr>
          <w:rFonts w:ascii="Calibri" w:hAnsi="Calibri"/>
          <w:vertAlign w:val="subscript"/>
          <w:lang w:val="en-GB"/>
        </w:rPr>
        <w:t>n</w:t>
      </w:r>
      <w:proofErr w:type="spellEnd"/>
      <w:r w:rsidRPr="001A3E5F">
        <w:rPr>
          <w:rFonts w:ascii="Calibri" w:hAnsi="Calibri"/>
          <w:lang w:val="en-GB"/>
        </w:rPr>
        <w:t xml:space="preserve">)≥0.5 and </w:t>
      </w:r>
      <w:proofErr w:type="spellStart"/>
      <w:r w:rsidRPr="001A3E5F">
        <w:rPr>
          <w:rFonts w:ascii="Calibri" w:hAnsi="Calibri"/>
          <w:lang w:val="en-GB"/>
        </w:rPr>
        <w:t>nontarget</w:t>
      </w:r>
      <w:proofErr w:type="spellEnd"/>
      <w:r w:rsidRPr="001A3E5F">
        <w:rPr>
          <w:rFonts w:ascii="Calibri" w:hAnsi="Calibri"/>
          <w:lang w:val="en-GB"/>
        </w:rPr>
        <w:t xml:space="preserve"> in any other case.</w:t>
      </w:r>
    </w:p>
    <w:p w:rsidR="00310219" w:rsidRDefault="00310219" w:rsidP="008F4FD2">
      <w:pPr>
        <w:numPr>
          <w:ins w:id="757" w:author="Jan Balaguer" w:date="2014-06-02T18:38:00Z"/>
        </w:numPr>
        <w:jc w:val="both"/>
        <w:rPr>
          <w:ins w:id="758" w:author="Jan Balaguer" w:date="2014-06-02T18:38:00Z"/>
          <w:rFonts w:ascii="Calibri" w:hAnsi="Calibri"/>
          <w:lang w:val="en-GB"/>
        </w:rPr>
      </w:pPr>
    </w:p>
    <w:p w:rsidR="00310219" w:rsidRDefault="00310219" w:rsidP="00310219">
      <w:pPr>
        <w:numPr>
          <w:ins w:id="759" w:author="Jan Balaguer" w:date="2014-06-02T18:38:00Z"/>
        </w:numPr>
        <w:jc w:val="both"/>
        <w:rPr>
          <w:ins w:id="760" w:author="Jan Balaguer" w:date="2014-06-02T18:38:00Z"/>
          <w:rFonts w:ascii="Calibri" w:hAnsi="Calibri"/>
        </w:rPr>
      </w:pPr>
      <w:ins w:id="761" w:author="Jan Balaguer" w:date="2014-06-02T18:38:00Z">
        <w:r>
          <w:rPr>
            <w:rFonts w:ascii="Calibri" w:hAnsi="Calibri"/>
          </w:rPr>
          <w:t xml:space="preserve">As can be seen in Fig S1 panel A, the model largely outperforms both the reinforcement model presented in equations (1–3) and % accuracy achieved by humans, by inferring the probability for each trial of being target in a Bayesian fashion. The number of consistent rules explaining the history of previous trials (see Fig S1, panel B) decreases from 9 and 36 candidates (familiar and novel blocks, respectively) to 1, when the model can conclude with complete certainty what is the underlying rule for that block. This model thus allows us to estimate an upper boundary on the accuracy of responses given by either human </w:t>
        </w:r>
        <w:proofErr w:type="spellStart"/>
        <w:r>
          <w:rPr>
            <w:rFonts w:ascii="Calibri" w:hAnsi="Calibri"/>
          </w:rPr>
          <w:t>behaviour</w:t>
        </w:r>
        <w:proofErr w:type="spellEnd"/>
        <w:r>
          <w:rPr>
            <w:rFonts w:ascii="Calibri" w:hAnsi="Calibri"/>
          </w:rPr>
          <w:t xml:space="preserve"> or any other model predictions.</w:t>
        </w:r>
      </w:ins>
    </w:p>
    <w:p w:rsidR="00310219" w:rsidRPr="0053765A" w:rsidRDefault="00310219" w:rsidP="00310219">
      <w:pPr>
        <w:numPr>
          <w:ins w:id="762" w:author="Jan Balaguer" w:date="2014-06-02T18:39:00Z"/>
        </w:numPr>
        <w:jc w:val="both"/>
        <w:rPr>
          <w:ins w:id="763" w:author="Jan Balaguer" w:date="2014-06-02T18:39:00Z"/>
          <w:rFonts w:ascii="Calibri" w:hAnsi="Calibri"/>
        </w:rPr>
      </w:pPr>
      <w:ins w:id="764" w:author="Jan Balaguer" w:date="2014-06-02T18:39:00Z">
        <w:r>
          <w:rPr>
            <w:rFonts w:ascii="Calibri" w:hAnsi="Calibri"/>
            <w:b/>
            <w:lang w:val="en-GB"/>
          </w:rPr>
          <w:br w:type="column"/>
        </w:r>
        <w:commentRangeStart w:id="765"/>
        <w:r>
          <w:rPr>
            <w:rFonts w:ascii="Calibri" w:hAnsi="Calibri"/>
            <w:b/>
          </w:rPr>
          <w:t>Supplementary section 3 - Models based on performance</w:t>
        </w:r>
        <w:commentRangeEnd w:id="765"/>
        <w:r>
          <w:rPr>
            <w:rStyle w:val="CommentReference"/>
            <w:vanish/>
          </w:rPr>
          <w:commentReference w:id="765"/>
        </w:r>
        <w:r w:rsidRPr="0053765A">
          <w:rPr>
            <w:rFonts w:ascii="Calibri" w:hAnsi="Calibri"/>
            <w:b/>
          </w:rPr>
          <w:t>.</w:t>
        </w:r>
      </w:ins>
    </w:p>
    <w:p w:rsidR="00310219" w:rsidRPr="001A3E5F" w:rsidDel="00310219" w:rsidRDefault="00310219" w:rsidP="008F4FD2">
      <w:pPr>
        <w:jc w:val="both"/>
        <w:rPr>
          <w:ins w:id="766" w:author="Jan Balaguer" w:date="2014-06-02T18:39:00Z"/>
          <w:rFonts w:ascii="Calibri" w:hAnsi="Calibri"/>
          <w:lang w:val="en-GB"/>
        </w:rPr>
      </w:pPr>
      <w:ins w:id="767" w:author="Jan Balaguer" w:date="2014-06-02T18:39:00Z">
        <w:r>
          <w:rPr>
            <w:rFonts w:ascii="Calibri" w:hAnsi="Calibri"/>
            <w:lang w:val="en-GB"/>
          </w:rPr>
          <w:br w:type="column"/>
        </w:r>
        <w:commentRangeStart w:id="768"/>
        <w:proofErr w:type="gramStart"/>
        <w:r>
          <w:rPr>
            <w:rFonts w:ascii="Calibri" w:hAnsi="Calibri"/>
            <w:b/>
          </w:rPr>
          <w:t xml:space="preserve">Supplementary section 4 - </w:t>
        </w:r>
      </w:ins>
      <w:ins w:id="769" w:author="Jan Balaguer" w:date="2014-06-02T18:40:00Z">
        <w:r>
          <w:rPr>
            <w:rFonts w:ascii="Calibri" w:hAnsi="Calibri"/>
            <w:b/>
          </w:rPr>
          <w:t>Analysis on Reaction Times (RT)</w:t>
        </w:r>
      </w:ins>
      <w:commentRangeEnd w:id="768"/>
      <w:ins w:id="770" w:author="Jan Balaguer" w:date="2014-06-02T18:39:00Z">
        <w:r>
          <w:rPr>
            <w:rStyle w:val="CommentReference"/>
            <w:vanish/>
          </w:rPr>
          <w:commentReference w:id="768"/>
        </w:r>
        <w:r w:rsidRPr="0053765A">
          <w:rPr>
            <w:rFonts w:ascii="Calibri" w:hAnsi="Calibri"/>
            <w:b/>
          </w:rPr>
          <w:t>.</w:t>
        </w:r>
        <w:proofErr w:type="gramEnd"/>
      </w:ins>
    </w:p>
    <w:p w:rsidR="008F4FD2" w:rsidRDefault="00310219" w:rsidP="008F4FD2">
      <w:pPr>
        <w:jc w:val="both"/>
        <w:rPr>
          <w:rFonts w:ascii="Calibri" w:hAnsi="Calibri"/>
          <w:b/>
          <w:lang w:val="en-GB"/>
        </w:rPr>
      </w:pPr>
      <w:ins w:id="771" w:author="Jan Balaguer" w:date="2014-06-02T18:38:00Z">
        <w:r>
          <w:rPr>
            <w:rFonts w:ascii="Calibri" w:hAnsi="Calibri"/>
            <w:b/>
            <w:lang w:val="en-GB"/>
          </w:rPr>
          <w:br w:type="column"/>
        </w:r>
      </w:ins>
      <w:r w:rsidR="008F4FD2">
        <w:rPr>
          <w:rFonts w:ascii="Calibri" w:hAnsi="Calibri"/>
          <w:b/>
          <w:noProof/>
          <w:lang w:eastAsia="en-US"/>
        </w:rPr>
        <w:drawing>
          <wp:inline distT="0" distB="0" distL="0" distR="0">
            <wp:extent cx="4112046" cy="4246980"/>
            <wp:effectExtent l="0" t="0" r="2754" b="0"/>
            <wp:docPr id="8" name="Picture 1" descr="supplementary figure (sh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short).pdf"/>
                    <pic:cNvPicPr/>
                  </pic:nvPicPr>
                  <ve:AlternateContent xmlns:ma="http://schemas.microsoft.com/office/mac/drawingml/2008/main">
                    <ve:Choice Requires="ma">
                      <pic:blipFill>
                        <a:blip r:embed="rId13"/>
                        <a:srcRect l="12953" r="21914"/>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6"/>
                        <a:srcRect l="12953" r="21914"/>
                        <a:stretch>
                          <a:fillRect/>
                        </a:stretch>
                      </pic:blipFill>
                    </ve:Fallback>
                  </ve:AlternateContent>
                  <pic:spPr>
                    <a:xfrm>
                      <a:off x="0" y="0"/>
                      <a:ext cx="4112046" cy="4246980"/>
                    </a:xfrm>
                    <a:prstGeom prst="rect">
                      <a:avLst/>
                    </a:prstGeom>
                  </pic:spPr>
                </pic:pic>
              </a:graphicData>
            </a:graphic>
          </wp:inline>
        </w:drawing>
      </w:r>
    </w:p>
    <w:p w:rsidR="008F4FD2" w:rsidRPr="001A3E5F" w:rsidRDefault="008F4FD2" w:rsidP="008F4FD2">
      <w:pPr>
        <w:jc w:val="both"/>
        <w:rPr>
          <w:rFonts w:ascii="Calibri" w:hAnsi="Calibri"/>
          <w:b/>
          <w:lang w:val="en-GB"/>
        </w:rPr>
      </w:pPr>
    </w:p>
    <w:p w:rsidR="008F4FD2" w:rsidRDefault="00551ED9" w:rsidP="008F4FD2">
      <w:pPr>
        <w:jc w:val="both"/>
        <w:rPr>
          <w:rFonts w:ascii="Calibri" w:hAnsi="Calibri"/>
          <w:lang w:val="en-GB"/>
        </w:rPr>
      </w:pPr>
      <w:r>
        <w:rPr>
          <w:rFonts w:ascii="Calibri" w:hAnsi="Calibri"/>
          <w:noProof/>
        </w:rPr>
        <w:pict>
          <v:shape id="_x0000_s1035" type="#_x0000_t202" style="position:absolute;left:0;text-align:left;margin-left:0;margin-top:1.75pt;width:468pt;height:108pt;z-index:251666432;mso-wrap-edited:f;mso-position-horizontal:absolute;mso-position-vertical:absolute" wrapcoords="0 0 21600 0 21600 21600 0 21600 0 0" filled="f" stroked="f">
            <v:fill o:detectmouseclick="t"/>
            <v:textbox style="mso-next-textbox:#_x0000_s1035" inset=",7.2pt,,7.2pt">
              <w:txbxContent>
                <w:p w:rsidR="00F265A7" w:rsidRPr="003E04B2" w:rsidRDefault="00F265A7"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r w:rsidRPr="003E04B2">
                    <w:rPr>
                      <w:rFonts w:asciiTheme="majorHAnsi" w:hAnsiTheme="majorHAnsi"/>
                      <w:b/>
                      <w:sz w:val="22"/>
                    </w:rPr>
                    <w:t>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w:t>
                  </w:r>
                  <w:r>
                    <w:rPr>
                      <w:rFonts w:asciiTheme="majorHAnsi" w:hAnsiTheme="majorHAnsi"/>
                      <w:sz w:val="22"/>
                    </w:rPr>
                    <w:t>reinforcement model (continued lines) and the hierarchical Bayesian model</w:t>
                  </w:r>
                  <w:r w:rsidRPr="003E04B2">
                    <w:rPr>
                      <w:rFonts w:asciiTheme="majorHAnsi" w:hAnsiTheme="majorHAnsi"/>
                      <w:sz w:val="22"/>
                    </w:rPr>
                    <w:t xml:space="preserve"> (</w:t>
                  </w:r>
                  <w:r>
                    <w:rPr>
                      <w:rFonts w:asciiTheme="majorHAnsi" w:hAnsiTheme="majorHAnsi"/>
                      <w:sz w:val="22"/>
                    </w:rPr>
                    <w:t xml:space="preserve">dotted </w:t>
                  </w:r>
                  <w:r w:rsidRPr="003E04B2">
                    <w:rPr>
                      <w:rFonts w:asciiTheme="majorHAnsi" w:hAnsiTheme="majorHAnsi"/>
                      <w:sz w:val="22"/>
                    </w:rPr>
                    <w:t xml:space="preserve">lines).  % </w:t>
                  </w:r>
                  <w:proofErr w:type="gramStart"/>
                  <w:r w:rsidRPr="003E04B2">
                    <w:rPr>
                      <w:rFonts w:asciiTheme="majorHAnsi" w:hAnsiTheme="majorHAnsi"/>
                      <w:sz w:val="22"/>
                    </w:rPr>
                    <w:t>a</w:t>
                  </w:r>
                  <w:r>
                    <w:rPr>
                      <w:rFonts w:asciiTheme="majorHAnsi" w:hAnsiTheme="majorHAnsi"/>
                      <w:sz w:val="22"/>
                    </w:rPr>
                    <w:t>ccuracy</w:t>
                  </w:r>
                  <w:proofErr w:type="gramEnd"/>
                  <w:r w:rsidRPr="003E04B2">
                    <w:rPr>
                      <w:rFonts w:asciiTheme="majorHAnsi" w:hAnsiTheme="majorHAnsi"/>
                      <w:sz w:val="22"/>
                    </w:rPr>
                    <w:t xml:space="preserve"> over trials (1-16) </w:t>
                  </w:r>
                  <w:r>
                    <w:rPr>
                      <w:rFonts w:asciiTheme="majorHAnsi" w:hAnsiTheme="majorHAnsi"/>
                      <w:sz w:val="22"/>
                    </w:rPr>
                    <w:t xml:space="preserve">is </w:t>
                  </w:r>
                  <w:r w:rsidRPr="003E04B2">
                    <w:rPr>
                      <w:rFonts w:asciiTheme="majorHAnsi" w:hAnsiTheme="majorHAnsi"/>
                      <w:sz w:val="22"/>
                    </w:rPr>
                    <w:t>shown for familiar cues (left panels; red) and novel cues (right panels; green).  Lines show the same data for the best-</w:t>
                  </w:r>
                  <w:proofErr w:type="spellStart"/>
                  <w:r>
                    <w:rPr>
                      <w:rFonts w:asciiTheme="majorHAnsi" w:hAnsiTheme="majorHAnsi"/>
                      <w:sz w:val="22"/>
                    </w:rPr>
                    <w:t>peformance</w:t>
                  </w:r>
                  <w:proofErr w:type="spellEnd"/>
                  <w:r>
                    <w:rPr>
                      <w:rFonts w:asciiTheme="majorHAnsi" w:hAnsiTheme="majorHAnsi"/>
                      <w:sz w:val="22"/>
                    </w:rPr>
                    <w:t xml:space="preserve"> </w:t>
                  </w:r>
                  <w:proofErr w:type="spellStart"/>
                  <w:r>
                    <w:rPr>
                      <w:rFonts w:asciiTheme="majorHAnsi" w:hAnsiTheme="majorHAnsi"/>
                      <w:sz w:val="22"/>
                    </w:rPr>
                    <w:t>paramet</w:t>
                  </w:r>
                  <w:r w:rsidRPr="003E04B2">
                    <w:rPr>
                      <w:rFonts w:asciiTheme="majorHAnsi" w:hAnsiTheme="majorHAnsi"/>
                      <w:sz w:val="22"/>
                    </w:rPr>
                    <w:t>risation</w:t>
                  </w:r>
                  <w:proofErr w:type="spellEnd"/>
                  <w:r w:rsidRPr="003E04B2">
                    <w:rPr>
                      <w:rFonts w:asciiTheme="majorHAnsi" w:hAnsiTheme="majorHAnsi"/>
                      <w:sz w:val="22"/>
                    </w:rPr>
                    <w:t xml:space="preserve"> of the model.</w:t>
                  </w:r>
                  <w:r>
                    <w:rPr>
                      <w:rFonts w:asciiTheme="majorHAnsi" w:hAnsiTheme="majorHAnsi"/>
                      <w:sz w:val="22"/>
                    </w:rPr>
                    <w:t xml:space="preserve">  </w:t>
                  </w:r>
                  <w:r w:rsidRPr="00F56E0D">
                    <w:rPr>
                      <w:rFonts w:asciiTheme="majorHAnsi" w:hAnsiTheme="majorHAnsi"/>
                      <w:b/>
                      <w:sz w:val="22"/>
                    </w:rPr>
                    <w:t>B.</w:t>
                  </w:r>
                  <w:r>
                    <w:rPr>
                      <w:rFonts w:asciiTheme="majorHAnsi" w:hAnsiTheme="majorHAnsi"/>
                      <w:sz w:val="22"/>
                    </w:rPr>
                    <w:t xml:space="preserve"> Average number of candidate rules in the hierarchical </w:t>
                  </w:r>
                  <w:proofErr w:type="spellStart"/>
                  <w:r>
                    <w:rPr>
                      <w:rFonts w:asciiTheme="majorHAnsi" w:hAnsiTheme="majorHAnsi"/>
                      <w:sz w:val="22"/>
                    </w:rPr>
                    <w:t>bayesian</w:t>
                  </w:r>
                  <w:proofErr w:type="spellEnd"/>
                  <w:r>
                    <w:rPr>
                      <w:rFonts w:asciiTheme="majorHAnsi" w:hAnsiTheme="majorHAnsi"/>
                      <w:sz w:val="22"/>
                    </w:rPr>
                    <w:t xml:space="preserve"> model across trials, both for familiar and novel blocks (red; green). At the beginning of the block, 9 and 36 candidate rules were used in familiar and novel bocks respectively. These values decreased to 1 by the end of the block.</w:t>
                  </w:r>
                </w:p>
              </w:txbxContent>
            </v:textbox>
          </v:shape>
        </w:pict>
      </w: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rPr>
          <w:rFonts w:ascii="Calibri" w:hAnsi="Calibri"/>
        </w:rPr>
      </w:pPr>
    </w:p>
    <w:p w:rsidR="008F4FD2" w:rsidRPr="00AB2B27" w:rsidRDefault="008F4FD2">
      <w:pPr>
        <w:rPr>
          <w:ins w:id="772" w:author="Christopher Summerfield" w:date="2014-04-29T10:55:00Z"/>
          <w:rFonts w:asciiTheme="majorHAnsi" w:hAnsiTheme="majorHAnsi"/>
          <w:b/>
        </w:rPr>
      </w:pPr>
    </w:p>
    <w:p w:rsidR="00AB2B27" w:rsidRDefault="00AB2B27">
      <w:pPr>
        <w:numPr>
          <w:ins w:id="773" w:author="Christopher Summerfield" w:date="2014-04-29T10:55:00Z"/>
        </w:numPr>
        <w:rPr>
          <w:ins w:id="774" w:author="Christopher Summerfield" w:date="2014-04-29T10:55:00Z"/>
          <w:rFonts w:asciiTheme="majorHAnsi" w:hAnsiTheme="majorHAnsi"/>
        </w:rPr>
      </w:pPr>
    </w:p>
    <w:p w:rsidR="00AB2B27" w:rsidRDefault="00AB2B27">
      <w:pPr>
        <w:numPr>
          <w:ins w:id="775" w:author="Christopher Summerfield" w:date="2014-04-29T10:55:00Z"/>
        </w:numPr>
        <w:rPr>
          <w:rFonts w:asciiTheme="majorHAnsi" w:hAnsiTheme="majorHAnsi"/>
        </w:rPr>
      </w:pPr>
    </w:p>
    <w:p w:rsidR="00AB2B27" w:rsidRDefault="00AB2B27">
      <w:pPr>
        <w:rPr>
          <w:ins w:id="776" w:author="Christopher Summerfield" w:date="2014-04-29T10:55:00Z"/>
          <w:rFonts w:asciiTheme="majorHAnsi" w:hAnsiTheme="majorHAnsi"/>
          <w:b/>
        </w:rPr>
      </w:pPr>
      <w:ins w:id="777" w:author="Christopher Summerfield" w:date="2014-04-29T10:55:00Z">
        <w:r>
          <w:rPr>
            <w:rFonts w:asciiTheme="majorHAnsi" w:hAnsiTheme="majorHAnsi"/>
            <w:b/>
          </w:rPr>
          <w:br w:type="page"/>
        </w:r>
      </w:ins>
    </w:p>
    <w:p w:rsidR="008F4FD2" w:rsidRDefault="008F4FD2" w:rsidP="008F4FD2">
      <w:pPr>
        <w:rPr>
          <w:rFonts w:asciiTheme="majorHAnsi" w:hAnsiTheme="majorHAnsi"/>
        </w:rPr>
      </w:pPr>
      <w:r>
        <w:rPr>
          <w:rFonts w:asciiTheme="majorHAnsi" w:hAnsiTheme="majorHAnsi"/>
          <w:b/>
        </w:rPr>
        <w:t>Figure S</w:t>
      </w:r>
      <w:ins w:id="778" w:author="Christopher Summerfield" w:date="2014-04-29T11:00:00Z">
        <w:r w:rsidR="00E56EC8">
          <w:rPr>
            <w:rFonts w:asciiTheme="majorHAnsi" w:hAnsiTheme="majorHAnsi"/>
            <w:b/>
          </w:rPr>
          <w:t>2</w:t>
        </w:r>
      </w:ins>
      <w:r>
        <w:rPr>
          <w:rFonts w:asciiTheme="majorHAnsi" w:hAnsiTheme="majorHAnsi"/>
          <w:b/>
        </w:rPr>
        <w:t xml:space="preserve">.  </w:t>
      </w:r>
      <w:proofErr w:type="gramStart"/>
      <w:r w:rsidRPr="00E43AA0">
        <w:rPr>
          <w:rFonts w:asciiTheme="majorHAnsi" w:hAnsiTheme="majorHAnsi"/>
        </w:rPr>
        <w:t xml:space="preserve">BOLD </w:t>
      </w:r>
      <w:r>
        <w:rPr>
          <w:rFonts w:asciiTheme="majorHAnsi" w:hAnsiTheme="majorHAnsi"/>
        </w:rPr>
        <w:t>r</w:t>
      </w:r>
      <w:r w:rsidRPr="00E43AA0">
        <w:rPr>
          <w:rFonts w:asciiTheme="majorHAnsi" w:hAnsiTheme="majorHAnsi"/>
        </w:rPr>
        <w:t xml:space="preserve">esponses </w:t>
      </w:r>
      <w:r>
        <w:rPr>
          <w:rFonts w:asciiTheme="majorHAnsi" w:hAnsiTheme="majorHAnsi"/>
        </w:rPr>
        <w:t>to the 3-way interaction between stimulus, cue and feedback.</w:t>
      </w:r>
      <w:proofErr w:type="gramEnd"/>
    </w:p>
    <w:p w:rsidR="008F4FD2" w:rsidRDefault="008F4FD2" w:rsidP="008F4FD2">
      <w:pPr>
        <w:rPr>
          <w:rFonts w:asciiTheme="majorHAnsi" w:hAnsiTheme="majorHAnsi"/>
        </w:rPr>
      </w:pPr>
    </w:p>
    <w:p w:rsidR="008F4FD2" w:rsidRDefault="008F4FD2" w:rsidP="008F4FD2">
      <w:pPr>
        <w:rPr>
          <w:rFonts w:asciiTheme="majorHAnsi" w:hAnsiTheme="majorHAnsi"/>
        </w:rPr>
      </w:pPr>
      <w:r>
        <w:rPr>
          <w:rFonts w:asciiTheme="majorHAnsi" w:hAnsiTheme="majorHAnsi"/>
          <w:noProof/>
          <w:lang w:eastAsia="en-US"/>
        </w:rPr>
        <w:drawing>
          <wp:inline distT="0" distB="0" distL="0" distR="0">
            <wp:extent cx="5270500" cy="4400550"/>
            <wp:effectExtent l="25400" t="0" r="0" b="0"/>
            <wp:docPr id="5" name="Picture 4" descr="Screen shot 2013-11-16 at 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6 at 10.54.40.png"/>
                    <pic:cNvPicPr/>
                  </pic:nvPicPr>
                  <pic:blipFill>
                    <a:blip r:embed="rId17"/>
                    <a:stretch>
                      <a:fillRect/>
                    </a:stretch>
                  </pic:blipFill>
                  <pic:spPr>
                    <a:xfrm>
                      <a:off x="0" y="0"/>
                      <a:ext cx="5270500" cy="4400550"/>
                    </a:xfrm>
                    <a:prstGeom prst="rect">
                      <a:avLst/>
                    </a:prstGeom>
                  </pic:spPr>
                </pic:pic>
              </a:graphicData>
            </a:graphic>
          </wp:inline>
        </w:drawing>
      </w:r>
    </w:p>
    <w:p w:rsidR="008F4FD2" w:rsidRDefault="008F4FD2" w:rsidP="008F4FD2">
      <w:pPr>
        <w:rPr>
          <w:rFonts w:asciiTheme="majorHAnsi" w:hAnsiTheme="majorHAnsi"/>
        </w:rPr>
      </w:pPr>
    </w:p>
    <w:p w:rsidR="008F4FD2" w:rsidRDefault="00551ED9" w:rsidP="008F4FD2">
      <w:pPr>
        <w:rPr>
          <w:rFonts w:asciiTheme="majorHAnsi" w:hAnsiTheme="majorHAnsi"/>
        </w:rPr>
      </w:pPr>
      <w:r>
        <w:rPr>
          <w:rFonts w:asciiTheme="majorHAnsi" w:hAnsiTheme="majorHAnsi"/>
          <w:noProof/>
        </w:rPr>
        <w:pict>
          <v:shape id="_x0000_s1034" type="#_x0000_t202" style="position:absolute;margin-left:-18pt;margin-top:15.15pt;width:468pt;height:180pt;z-index:251664384;mso-wrap-edited:f;mso-position-horizontal:absolute;mso-position-vertical:absolute" wrapcoords="0 0 21600 0 21600 21600 0 21600 0 0" filled="f" stroked="f">
            <v:fill o:detectmouseclick="t"/>
            <v:textbox style="mso-next-textbox:#_x0000_s1034" inset=",7.2pt,,7.2pt">
              <w:txbxContent>
                <w:p w:rsidR="00F265A7" w:rsidRPr="003E04B2" w:rsidRDefault="00F265A7"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ins w:id="779" w:author="Christopher Summerfield" w:date="2014-04-29T11:00:00Z">
                    <w:r>
                      <w:rPr>
                        <w:rFonts w:asciiTheme="majorHAnsi" w:hAnsiTheme="majorHAnsi"/>
                        <w:b/>
                        <w:sz w:val="22"/>
                      </w:rPr>
                      <w:t>2</w:t>
                    </w:r>
                  </w:ins>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All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cue and feedback, rendered onto a template brain at a threshold of p &lt; 0.001 uncorrected. All </w:t>
                  </w:r>
                  <w:proofErr w:type="spellStart"/>
                  <w:r>
                    <w:rPr>
                      <w:rFonts w:asciiTheme="majorHAnsi" w:hAnsiTheme="majorHAnsi"/>
                      <w:sz w:val="22"/>
                    </w:rPr>
                    <w:t>voxels</w:t>
                  </w:r>
                  <w:proofErr w:type="spellEnd"/>
                  <w:r>
                    <w:rPr>
                      <w:rFonts w:asciiTheme="majorHAnsi" w:hAnsiTheme="majorHAnsi"/>
                      <w:sz w:val="22"/>
                    </w:rPr>
                    <w:t xml:space="preserve"> shown survive false discovery rate correction at p &lt; 0.05.  Red circles and numbering indicate the locations of the </w:t>
                  </w:r>
                  <w:proofErr w:type="spellStart"/>
                  <w:r>
                    <w:rPr>
                      <w:rFonts w:asciiTheme="majorHAnsi" w:hAnsiTheme="majorHAnsi"/>
                      <w:sz w:val="22"/>
                    </w:rPr>
                    <w:t>dACC</w:t>
                  </w:r>
                  <w:proofErr w:type="spellEnd"/>
                  <w:r>
                    <w:rPr>
                      <w:rFonts w:asciiTheme="majorHAnsi" w:hAnsiTheme="majorHAnsi"/>
                      <w:sz w:val="22"/>
                    </w:rPr>
                    <w:t xml:space="preserve"> and AINS. </w:t>
                  </w:r>
                  <w:r w:rsidRPr="0096575D">
                    <w:rPr>
                      <w:rFonts w:asciiTheme="majorHAnsi" w:hAnsiTheme="majorHAnsi"/>
                      <w:b/>
                      <w:sz w:val="22"/>
                    </w:rPr>
                    <w:t>B.</w:t>
                  </w:r>
                  <w:r>
                    <w:rPr>
                      <w:rFonts w:asciiTheme="majorHAnsi" w:hAnsiTheme="majorHAnsi"/>
                      <w:sz w:val="22"/>
                    </w:rPr>
                    <w:t xml:space="preserve"> Left panels: BOLD responses in the dorsal anterior </w:t>
                  </w:r>
                  <w:proofErr w:type="spellStart"/>
                  <w:r>
                    <w:rPr>
                      <w:rFonts w:asciiTheme="majorHAnsi" w:hAnsiTheme="majorHAnsi"/>
                      <w:sz w:val="22"/>
                    </w:rPr>
                    <w:t>cingulate</w:t>
                  </w:r>
                  <w:proofErr w:type="spellEnd"/>
                  <w:r>
                    <w:rPr>
                      <w:rFonts w:asciiTheme="majorHAnsi" w:hAnsiTheme="majorHAnsi"/>
                      <w:sz w:val="22"/>
                    </w:rPr>
                    <w:t xml:space="preserve"> cortex (ACC) to correct and error target and </w:t>
                  </w:r>
                  <w:proofErr w:type="spellStart"/>
                  <w:r>
                    <w:rPr>
                      <w:rFonts w:asciiTheme="majorHAnsi" w:hAnsiTheme="majorHAnsi"/>
                      <w:sz w:val="22"/>
                    </w:rPr>
                    <w:t>nontarget</w:t>
                  </w:r>
                  <w:proofErr w:type="spellEnd"/>
                  <w:r>
                    <w:rPr>
                      <w:rFonts w:asciiTheme="majorHAnsi" w:hAnsiTheme="majorHAnsi"/>
                      <w:sz w:val="22"/>
                    </w:rPr>
                    <w:t xml:space="preserve"> trials, for novel cues (bottom panel) and familiar cues (top panel) blocks.  Right panels: </w:t>
                  </w:r>
                  <w:proofErr w:type="spellStart"/>
                  <w:r>
                    <w:rPr>
                      <w:rFonts w:asciiTheme="majorHAnsi" w:hAnsiTheme="majorHAnsi"/>
                      <w:sz w:val="22"/>
                    </w:rPr>
                    <w:t>replotting</w:t>
                  </w:r>
                  <w:proofErr w:type="spellEnd"/>
                  <w:r>
                    <w:rPr>
                      <w:rFonts w:asciiTheme="majorHAnsi" w:hAnsiTheme="majorHAnsi"/>
                      <w:sz w:val="22"/>
                    </w:rPr>
                    <w:t xml:space="preserve"> the same data as error-correct BOLD for targets (top panel) and </w:t>
                  </w:r>
                  <w:proofErr w:type="spellStart"/>
                  <w:r>
                    <w:rPr>
                      <w:rFonts w:asciiTheme="majorHAnsi" w:hAnsiTheme="majorHAnsi"/>
                      <w:sz w:val="22"/>
                    </w:rPr>
                    <w:t>nontargets</w:t>
                  </w:r>
                  <w:proofErr w:type="spellEnd"/>
                  <w:r>
                    <w:rPr>
                      <w:rFonts w:asciiTheme="majorHAnsi" w:hAnsiTheme="majorHAnsi"/>
                      <w:sz w:val="22"/>
                    </w:rPr>
                    <w:t xml:space="preserve"> (bottom panel).  </w:t>
                  </w:r>
                  <w:r w:rsidRPr="0096575D">
                    <w:rPr>
                      <w:rFonts w:asciiTheme="majorHAnsi" w:hAnsiTheme="majorHAnsi"/>
                      <w:b/>
                      <w:sz w:val="22"/>
                    </w:rPr>
                    <w:t>C.</w:t>
                  </w:r>
                  <w:r>
                    <w:rPr>
                      <w:rFonts w:asciiTheme="majorHAnsi" w:hAnsiTheme="majorHAnsi"/>
                      <w:sz w:val="22"/>
                    </w:rPr>
                    <w:t xml:space="preserve"> As B, but for the anterior insular cortex (AINS).</w:t>
                  </w:r>
                </w:p>
              </w:txbxContent>
            </v:textbox>
            <w10:wrap type="tight"/>
          </v:shape>
        </w:pict>
      </w: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b/>
        </w:rPr>
      </w:pPr>
    </w:p>
    <w:p w:rsidR="008F4FD2" w:rsidRPr="00E43AA0" w:rsidRDefault="008F4FD2" w:rsidP="008F4FD2">
      <w:pPr>
        <w:rPr>
          <w:rFonts w:asciiTheme="majorHAnsi" w:hAnsiTheme="majorHAnsi"/>
        </w:rPr>
      </w:pPr>
      <w:r>
        <w:rPr>
          <w:rFonts w:asciiTheme="majorHAnsi" w:hAnsiTheme="majorHAnsi"/>
          <w:b/>
        </w:rPr>
        <w:br w:type="page"/>
      </w:r>
      <w:r w:rsidRPr="00E43AA0">
        <w:rPr>
          <w:rFonts w:asciiTheme="majorHAnsi" w:hAnsiTheme="majorHAnsi"/>
          <w:b/>
        </w:rPr>
        <w:t>Table S1.</w:t>
      </w:r>
      <w:r w:rsidRPr="00E43AA0">
        <w:rPr>
          <w:rFonts w:asciiTheme="majorHAnsi" w:hAnsiTheme="majorHAnsi"/>
        </w:rPr>
        <w:t xml:space="preserve"> </w:t>
      </w:r>
      <w:proofErr w:type="spellStart"/>
      <w:proofErr w:type="gramStart"/>
      <w:r w:rsidRPr="00E43AA0">
        <w:rPr>
          <w:rFonts w:asciiTheme="majorHAnsi" w:hAnsiTheme="majorHAnsi"/>
        </w:rPr>
        <w:t>Voxels</w:t>
      </w:r>
      <w:proofErr w:type="spellEnd"/>
      <w:r w:rsidRPr="00E43AA0">
        <w:rPr>
          <w:rFonts w:asciiTheme="majorHAnsi" w:hAnsiTheme="majorHAnsi"/>
        </w:rPr>
        <w:t xml:space="preserve"> sensitive to three-way interaction between stimulus, cue and feedback.</w:t>
      </w:r>
      <w:proofErr w:type="gramEnd"/>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proofErr w:type="gramStart"/>
      <w:r w:rsidRPr="00E43AA0">
        <w:rPr>
          <w:rFonts w:asciiTheme="majorHAnsi" w:hAnsiTheme="majorHAnsi"/>
        </w:rPr>
        <w:t>cluster</w:t>
      </w:r>
      <w:proofErr w:type="gram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proofErr w:type="gramStart"/>
      <w:r w:rsidRPr="00E43AA0">
        <w:rPr>
          <w:rFonts w:asciiTheme="majorHAnsi" w:hAnsiTheme="majorHAnsi"/>
        </w:rPr>
        <w:t>p</w:t>
      </w:r>
      <w:proofErr w:type="gramEnd"/>
      <w:r w:rsidRPr="00E43AA0">
        <w:rPr>
          <w:rFonts w:asciiTheme="majorHAnsi" w:hAnsiTheme="majorHAnsi"/>
        </w:rPr>
        <w:t>(</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 xml:space="preserve"> 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395</w:t>
      </w:r>
      <w:r w:rsidRPr="00E43AA0">
        <w:rPr>
          <w:rFonts w:asciiTheme="majorHAnsi" w:hAnsiTheme="majorHAnsi"/>
        </w:rPr>
        <w:tab/>
        <w:t>0.000</w:t>
      </w:r>
      <w:r w:rsidRPr="00E43AA0">
        <w:rPr>
          <w:rFonts w:asciiTheme="majorHAnsi" w:hAnsiTheme="majorHAnsi"/>
        </w:rPr>
        <w:tab/>
        <w:t xml:space="preserve"> 10.03</w:t>
      </w:r>
      <w:r w:rsidRPr="00E43AA0">
        <w:rPr>
          <w:rFonts w:asciiTheme="majorHAnsi" w:hAnsiTheme="majorHAnsi"/>
        </w:rPr>
        <w:tab/>
        <w:t xml:space="preserve"> 5.66</w:t>
      </w:r>
      <w:r w:rsidRPr="00E43AA0">
        <w:rPr>
          <w:rFonts w:asciiTheme="majorHAnsi" w:hAnsiTheme="majorHAnsi"/>
        </w:rPr>
        <w:tab/>
        <w:t>0.000</w:t>
      </w:r>
      <w:r w:rsidRPr="00E43AA0">
        <w:rPr>
          <w:rFonts w:asciiTheme="majorHAnsi" w:hAnsiTheme="majorHAnsi"/>
        </w:rPr>
        <w:tab/>
        <w:t xml:space="preserve"> 38   </w:t>
      </w:r>
      <w:proofErr w:type="gramStart"/>
      <w:r w:rsidRPr="00E43AA0">
        <w:rPr>
          <w:rFonts w:asciiTheme="majorHAnsi" w:hAnsiTheme="majorHAnsi"/>
        </w:rPr>
        <w:t>8  58</w:t>
      </w:r>
      <w:proofErr w:type="gramEnd"/>
      <w:r w:rsidRPr="00E43AA0">
        <w:rPr>
          <w:rFonts w:asciiTheme="majorHAnsi" w:hAnsiTheme="majorHAnsi"/>
        </w:rPr>
        <w:tab/>
        <w:t>right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8.84</w:t>
      </w:r>
      <w:r w:rsidRPr="00E43AA0">
        <w:rPr>
          <w:rFonts w:asciiTheme="majorHAnsi" w:hAnsiTheme="majorHAnsi"/>
        </w:rPr>
        <w:tab/>
        <w:t xml:space="preserve"> 5.34</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38  24</w:t>
      </w:r>
      <w:proofErr w:type="gramEnd"/>
      <w:r w:rsidRPr="00E43AA0">
        <w:rPr>
          <w:rFonts w:asciiTheme="majorHAnsi" w:hAnsiTheme="majorHAnsi"/>
        </w:rPr>
        <w:t xml:space="preserve">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7.96</w:t>
      </w:r>
      <w:r w:rsidRPr="00E43AA0">
        <w:rPr>
          <w:rFonts w:asciiTheme="majorHAnsi" w:hAnsiTheme="majorHAnsi"/>
        </w:rPr>
        <w:tab/>
        <w:t xml:space="preserve"> 5.07</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46  28</w:t>
      </w:r>
      <w:proofErr w:type="gramEnd"/>
      <w:r w:rsidRPr="00E43AA0">
        <w:rPr>
          <w:rFonts w:asciiTheme="majorHAnsi" w:hAnsiTheme="majorHAnsi"/>
        </w:rPr>
        <w:t xml:space="preserve">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329</w:t>
      </w:r>
      <w:r w:rsidRPr="00E43AA0">
        <w:rPr>
          <w:rFonts w:asciiTheme="majorHAnsi" w:hAnsiTheme="majorHAnsi"/>
        </w:rPr>
        <w:tab/>
        <w:t>0.000</w:t>
      </w:r>
      <w:r w:rsidRPr="00E43AA0">
        <w:rPr>
          <w:rFonts w:asciiTheme="majorHAnsi" w:hAnsiTheme="majorHAnsi"/>
        </w:rPr>
        <w:tab/>
        <w:t xml:space="preserve">  9.05</w:t>
      </w:r>
      <w:r w:rsidRPr="00E43AA0">
        <w:rPr>
          <w:rFonts w:asciiTheme="majorHAnsi" w:hAnsiTheme="majorHAnsi"/>
        </w:rPr>
        <w:tab/>
        <w:t xml:space="preserve"> 5.40</w:t>
      </w:r>
      <w:r w:rsidRPr="00E43AA0">
        <w:rPr>
          <w:rFonts w:asciiTheme="majorHAnsi" w:hAnsiTheme="majorHAnsi"/>
        </w:rPr>
        <w:tab/>
        <w:t>0.000</w:t>
      </w:r>
      <w:r w:rsidRPr="00E43AA0">
        <w:rPr>
          <w:rFonts w:asciiTheme="majorHAnsi" w:hAnsiTheme="majorHAnsi"/>
        </w:rPr>
        <w:tab/>
        <w:t xml:space="preserve"> 42 -</w:t>
      </w:r>
      <w:proofErr w:type="gramStart"/>
      <w:r w:rsidRPr="00E43AA0">
        <w:rPr>
          <w:rFonts w:asciiTheme="majorHAnsi" w:hAnsiTheme="majorHAnsi"/>
        </w:rPr>
        <w:t>64  50</w:t>
      </w:r>
      <w:proofErr w:type="gramEnd"/>
      <w:r w:rsidRPr="00E43AA0">
        <w:rPr>
          <w:rFonts w:asciiTheme="majorHAnsi" w:hAnsiTheme="majorHAnsi"/>
        </w:rPr>
        <w:tab/>
        <w:t>right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8.89</w:t>
      </w:r>
      <w:r w:rsidRPr="00E43AA0">
        <w:rPr>
          <w:rFonts w:asciiTheme="majorHAnsi" w:hAnsiTheme="majorHAnsi"/>
        </w:rPr>
        <w:tab/>
        <w:t xml:space="preserve"> 5.36</w:t>
      </w:r>
      <w:r w:rsidRPr="00E43AA0">
        <w:rPr>
          <w:rFonts w:asciiTheme="majorHAnsi" w:hAnsiTheme="majorHAnsi"/>
        </w:rPr>
        <w:tab/>
        <w:t>0.000</w:t>
      </w:r>
      <w:r w:rsidRPr="00E43AA0">
        <w:rPr>
          <w:rFonts w:asciiTheme="majorHAnsi" w:hAnsiTheme="majorHAnsi"/>
        </w:rPr>
        <w:tab/>
        <w:t xml:space="preserve"> 50 -</w:t>
      </w:r>
      <w:proofErr w:type="gramStart"/>
      <w:r w:rsidRPr="00E43AA0">
        <w:rPr>
          <w:rFonts w:asciiTheme="majorHAnsi" w:hAnsiTheme="majorHAnsi"/>
        </w:rPr>
        <w:t>48  54</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7.61</w:t>
      </w:r>
      <w:r w:rsidRPr="00E43AA0">
        <w:rPr>
          <w:rFonts w:asciiTheme="majorHAnsi" w:hAnsiTheme="majorHAnsi"/>
        </w:rPr>
        <w:tab/>
        <w:t xml:space="preserve"> 4.96</w:t>
      </w:r>
      <w:r w:rsidRPr="00E43AA0">
        <w:rPr>
          <w:rFonts w:asciiTheme="majorHAnsi" w:hAnsiTheme="majorHAnsi"/>
        </w:rPr>
        <w:tab/>
        <w:t>0.000</w:t>
      </w:r>
      <w:r w:rsidRPr="00E43AA0">
        <w:rPr>
          <w:rFonts w:asciiTheme="majorHAnsi" w:hAnsiTheme="majorHAnsi"/>
        </w:rPr>
        <w:tab/>
        <w:t xml:space="preserve"> 42 -</w:t>
      </w:r>
      <w:proofErr w:type="gramStart"/>
      <w:r w:rsidRPr="00E43AA0">
        <w:rPr>
          <w:rFonts w:asciiTheme="majorHAnsi" w:hAnsiTheme="majorHAnsi"/>
        </w:rPr>
        <w:t>44  42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85</w:t>
      </w:r>
      <w:r w:rsidRPr="00E43AA0">
        <w:rPr>
          <w:rFonts w:asciiTheme="majorHAnsi" w:hAnsiTheme="majorHAnsi"/>
        </w:rPr>
        <w:tab/>
        <w:t>0.000</w:t>
      </w:r>
      <w:r w:rsidRPr="00E43AA0">
        <w:rPr>
          <w:rFonts w:asciiTheme="majorHAnsi" w:hAnsiTheme="majorHAnsi"/>
        </w:rPr>
        <w:tab/>
        <w:t xml:space="preserve">  8.26</w:t>
      </w:r>
      <w:r w:rsidRPr="00E43AA0">
        <w:rPr>
          <w:rFonts w:asciiTheme="majorHAnsi" w:hAnsiTheme="majorHAnsi"/>
        </w:rPr>
        <w:tab/>
        <w:t xml:space="preserve"> 5.17</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38  20</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220</w:t>
      </w:r>
      <w:r w:rsidRPr="00E43AA0">
        <w:rPr>
          <w:rFonts w:asciiTheme="majorHAnsi" w:hAnsiTheme="majorHAnsi"/>
        </w:rPr>
        <w:tab/>
        <w:t>0.000</w:t>
      </w:r>
      <w:r w:rsidRPr="00E43AA0">
        <w:rPr>
          <w:rFonts w:asciiTheme="majorHAnsi" w:hAnsiTheme="majorHAnsi"/>
        </w:rPr>
        <w:tab/>
        <w:t xml:space="preserve">  8.06</w:t>
      </w:r>
      <w:r w:rsidRPr="00E43AA0">
        <w:rPr>
          <w:rFonts w:asciiTheme="majorHAnsi" w:hAnsiTheme="majorHAnsi"/>
        </w:rPr>
        <w:tab/>
        <w:t xml:space="preserve"> 5.10</w:t>
      </w:r>
      <w:r w:rsidRPr="00E43AA0">
        <w:rPr>
          <w:rFonts w:asciiTheme="majorHAnsi" w:hAnsiTheme="majorHAnsi"/>
        </w:rPr>
        <w:tab/>
        <w:t>0.000</w:t>
      </w:r>
      <w:r w:rsidRPr="00E43AA0">
        <w:rPr>
          <w:rFonts w:asciiTheme="majorHAnsi" w:hAnsiTheme="majorHAnsi"/>
        </w:rPr>
        <w:tab/>
        <w:t>-10 -80 -26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6.60</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 xml:space="preserve"> 18 -84 -34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5.58</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14 -80 -26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266</w:t>
      </w:r>
      <w:r w:rsidRPr="00E43AA0">
        <w:rPr>
          <w:rFonts w:asciiTheme="majorHAnsi" w:hAnsiTheme="majorHAnsi"/>
        </w:rPr>
        <w:tab/>
        <w:t>0.000</w:t>
      </w:r>
      <w:r w:rsidRPr="00E43AA0">
        <w:rPr>
          <w:rFonts w:asciiTheme="majorHAnsi" w:hAnsiTheme="majorHAnsi"/>
        </w:rPr>
        <w:tab/>
        <w:t xml:space="preserve">  7.40</w:t>
      </w:r>
      <w:r w:rsidRPr="00E43AA0">
        <w:rPr>
          <w:rFonts w:asciiTheme="majorHAnsi" w:hAnsiTheme="majorHAnsi"/>
        </w:rPr>
        <w:tab/>
        <w:t xml:space="preserve"> 4.88</w:t>
      </w:r>
      <w:r w:rsidRPr="00E43AA0">
        <w:rPr>
          <w:rFonts w:asciiTheme="majorHAnsi" w:hAnsiTheme="majorHAnsi"/>
        </w:rPr>
        <w:tab/>
        <w:t>0.000</w:t>
      </w:r>
      <w:r w:rsidRPr="00E43AA0">
        <w:rPr>
          <w:rFonts w:asciiTheme="majorHAnsi" w:hAnsiTheme="majorHAnsi"/>
        </w:rPr>
        <w:tab/>
        <w:t>-30 -</w:t>
      </w:r>
      <w:proofErr w:type="gramStart"/>
      <w:r w:rsidRPr="00E43AA0">
        <w:rPr>
          <w:rFonts w:asciiTheme="majorHAnsi" w:hAnsiTheme="majorHAnsi"/>
        </w:rPr>
        <w:t>60  42</w:t>
      </w:r>
      <w:proofErr w:type="gramEnd"/>
      <w:r w:rsidRPr="00E43AA0">
        <w:rPr>
          <w:rFonts w:asciiTheme="majorHAnsi" w:hAnsiTheme="majorHAnsi"/>
        </w:rPr>
        <w:tab/>
        <w:t>left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7.17</w:t>
      </w:r>
      <w:r w:rsidRPr="00E43AA0">
        <w:rPr>
          <w:rFonts w:asciiTheme="majorHAnsi" w:hAnsiTheme="majorHAnsi"/>
        </w:rPr>
        <w:tab/>
        <w:t xml:space="preserve"> 4.80</w:t>
      </w:r>
      <w:r w:rsidRPr="00E43AA0">
        <w:rPr>
          <w:rFonts w:asciiTheme="majorHAnsi" w:hAnsiTheme="majorHAnsi"/>
        </w:rPr>
        <w:tab/>
        <w:t>0.000</w:t>
      </w:r>
      <w:r w:rsidRPr="00E43AA0">
        <w:rPr>
          <w:rFonts w:asciiTheme="majorHAnsi" w:hAnsiTheme="majorHAnsi"/>
        </w:rPr>
        <w:tab/>
        <w:t>-54 -</w:t>
      </w:r>
      <w:proofErr w:type="gramStart"/>
      <w:r w:rsidRPr="00E43AA0">
        <w:rPr>
          <w:rFonts w:asciiTheme="majorHAnsi" w:hAnsiTheme="majorHAnsi"/>
        </w:rPr>
        <w:t>52  50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6.89</w:t>
      </w:r>
      <w:r w:rsidRPr="00E43AA0">
        <w:rPr>
          <w:rFonts w:asciiTheme="majorHAnsi" w:hAnsiTheme="majorHAnsi"/>
        </w:rPr>
        <w:tab/>
        <w:t xml:space="preserve"> 4.70</w:t>
      </w:r>
      <w:r w:rsidRPr="00E43AA0">
        <w:rPr>
          <w:rFonts w:asciiTheme="majorHAnsi" w:hAnsiTheme="majorHAnsi"/>
        </w:rPr>
        <w:tab/>
        <w:t>0.000</w:t>
      </w:r>
      <w:r w:rsidRPr="00E43AA0">
        <w:rPr>
          <w:rFonts w:asciiTheme="majorHAnsi" w:hAnsiTheme="majorHAnsi"/>
        </w:rPr>
        <w:tab/>
        <w:t>-42 -</w:t>
      </w:r>
      <w:proofErr w:type="gramStart"/>
      <w:r w:rsidRPr="00E43AA0">
        <w:rPr>
          <w:rFonts w:asciiTheme="majorHAnsi" w:hAnsiTheme="majorHAnsi"/>
        </w:rPr>
        <w:t>64  50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63</w:t>
      </w:r>
      <w:r w:rsidRPr="00E43AA0">
        <w:rPr>
          <w:rFonts w:asciiTheme="majorHAnsi" w:hAnsiTheme="majorHAnsi"/>
        </w:rPr>
        <w:tab/>
        <w:t>0.000</w:t>
      </w:r>
      <w:r w:rsidRPr="00E43AA0">
        <w:rPr>
          <w:rFonts w:asciiTheme="majorHAnsi" w:hAnsiTheme="majorHAnsi"/>
        </w:rPr>
        <w:tab/>
        <w:t xml:space="preserve">  7.19</w:t>
      </w:r>
      <w:r w:rsidRPr="00E43AA0">
        <w:rPr>
          <w:rFonts w:asciiTheme="majorHAnsi" w:hAnsiTheme="majorHAnsi"/>
        </w:rPr>
        <w:tab/>
        <w:t xml:space="preserve"> 4.81</w:t>
      </w:r>
      <w:r w:rsidRPr="00E43AA0">
        <w:rPr>
          <w:rFonts w:asciiTheme="majorHAnsi" w:hAnsiTheme="majorHAnsi"/>
        </w:rPr>
        <w:tab/>
        <w:t>0.000</w:t>
      </w:r>
      <w:r w:rsidRPr="00E43AA0">
        <w:rPr>
          <w:rFonts w:asciiTheme="majorHAnsi" w:hAnsiTheme="majorHAnsi"/>
        </w:rPr>
        <w:tab/>
        <w:t xml:space="preserve"> 18   </w:t>
      </w:r>
      <w:proofErr w:type="gramStart"/>
      <w:r w:rsidRPr="00E43AA0">
        <w:rPr>
          <w:rFonts w:asciiTheme="majorHAnsi" w:hAnsiTheme="majorHAnsi"/>
        </w:rPr>
        <w:t>8  10</w:t>
      </w:r>
      <w:proofErr w:type="gramEnd"/>
      <w:r w:rsidRPr="00E43AA0">
        <w:rPr>
          <w:rFonts w:asciiTheme="majorHAnsi" w:hAnsiTheme="majorHAnsi"/>
        </w:rPr>
        <w:tab/>
        <w:t>right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0.006</w:t>
      </w:r>
      <w:r w:rsidRPr="00E43AA0">
        <w:rPr>
          <w:rFonts w:asciiTheme="majorHAnsi" w:hAnsiTheme="majorHAnsi"/>
        </w:rPr>
        <w:tab/>
        <w:t xml:space="preserve">  4.24</w:t>
      </w:r>
      <w:r w:rsidRPr="00E43AA0">
        <w:rPr>
          <w:rFonts w:asciiTheme="majorHAnsi" w:hAnsiTheme="majorHAnsi"/>
        </w:rPr>
        <w:tab/>
        <w:t xml:space="preserve"> 3.45</w:t>
      </w:r>
      <w:r w:rsidRPr="00E43AA0">
        <w:rPr>
          <w:rFonts w:asciiTheme="majorHAnsi" w:hAnsiTheme="majorHAnsi"/>
        </w:rPr>
        <w:tab/>
        <w:t>0.000</w:t>
      </w:r>
      <w:r w:rsidRPr="00E43AA0">
        <w:rPr>
          <w:rFonts w:asciiTheme="majorHAnsi" w:hAnsiTheme="majorHAnsi"/>
        </w:rPr>
        <w:tab/>
        <w:t xml:space="preserve"> 10  -8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341</w:t>
      </w:r>
      <w:r w:rsidRPr="00E43AA0">
        <w:rPr>
          <w:rFonts w:asciiTheme="majorHAnsi" w:hAnsiTheme="majorHAnsi"/>
        </w:rPr>
        <w:tab/>
        <w:t>0.000</w:t>
      </w:r>
      <w:r w:rsidRPr="00E43AA0">
        <w:rPr>
          <w:rFonts w:asciiTheme="majorHAnsi" w:hAnsiTheme="majorHAnsi"/>
        </w:rPr>
        <w:tab/>
        <w:t xml:space="preserve">  6.62</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42  20</w:t>
      </w:r>
      <w:proofErr w:type="gramEnd"/>
      <w:r w:rsidRPr="00E43AA0">
        <w:rPr>
          <w:rFonts w:asciiTheme="majorHAnsi" w:hAnsiTheme="majorHAnsi"/>
        </w:rPr>
        <w:t xml:space="preserve">  30</w:t>
      </w:r>
      <w:r w:rsidRPr="00E43AA0">
        <w:rPr>
          <w:rFonts w:asciiTheme="majorHAnsi" w:hAnsiTheme="majorHAnsi"/>
        </w:rPr>
        <w:tab/>
        <w:t>left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6.47</w:t>
      </w:r>
      <w:r w:rsidRPr="00E43AA0">
        <w:rPr>
          <w:rFonts w:asciiTheme="majorHAnsi" w:hAnsiTheme="majorHAnsi"/>
        </w:rPr>
        <w:tab/>
        <w:t xml:space="preserve"> 4.54</w:t>
      </w:r>
      <w:r w:rsidRPr="00E43AA0">
        <w:rPr>
          <w:rFonts w:asciiTheme="majorHAnsi" w:hAnsiTheme="majorHAnsi"/>
        </w:rPr>
        <w:tab/>
        <w:t>0.000</w:t>
      </w:r>
      <w:r w:rsidRPr="00E43AA0">
        <w:rPr>
          <w:rFonts w:asciiTheme="majorHAnsi" w:hAnsiTheme="majorHAnsi"/>
        </w:rPr>
        <w:tab/>
        <w:t xml:space="preserve">-42   </w:t>
      </w:r>
      <w:proofErr w:type="gramStart"/>
      <w:r w:rsidRPr="00E43AA0">
        <w:rPr>
          <w:rFonts w:asciiTheme="majorHAnsi" w:hAnsiTheme="majorHAnsi"/>
        </w:rPr>
        <w:t>8  30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6.43</w:t>
      </w:r>
      <w:r w:rsidRPr="00E43AA0">
        <w:rPr>
          <w:rFonts w:asciiTheme="majorHAnsi" w:hAnsiTheme="majorHAnsi"/>
        </w:rPr>
        <w:tab/>
        <w:t xml:space="preserve"> 4.52</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50  20</w:t>
      </w:r>
      <w:proofErr w:type="gramEnd"/>
      <w:r w:rsidRPr="00E43AA0">
        <w:rPr>
          <w:rFonts w:asciiTheme="majorHAnsi" w:hAnsiTheme="majorHAnsi"/>
        </w:rPr>
        <w:t xml:space="preserve">  38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0.003</w:t>
      </w:r>
      <w:r w:rsidRPr="00E43AA0">
        <w:rPr>
          <w:rFonts w:asciiTheme="majorHAnsi" w:hAnsiTheme="majorHAnsi"/>
        </w:rPr>
        <w:tab/>
        <w:t>35</w:t>
      </w:r>
      <w:r w:rsidRPr="00E43AA0">
        <w:rPr>
          <w:rFonts w:asciiTheme="majorHAnsi" w:hAnsiTheme="majorHAnsi"/>
        </w:rPr>
        <w:tab/>
        <w:t>0.000</w:t>
      </w:r>
      <w:r w:rsidRPr="00E43AA0">
        <w:rPr>
          <w:rFonts w:asciiTheme="majorHAnsi" w:hAnsiTheme="majorHAnsi"/>
        </w:rPr>
        <w:tab/>
        <w:t xml:space="preserve">  6.55</w:t>
      </w:r>
      <w:r w:rsidRPr="00E43AA0">
        <w:rPr>
          <w:rFonts w:asciiTheme="majorHAnsi" w:hAnsiTheme="majorHAnsi"/>
        </w:rPr>
        <w:tab/>
        <w:t xml:space="preserve"> 4.57</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42  20</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0.001</w:t>
      </w:r>
      <w:r w:rsidRPr="00E43AA0">
        <w:rPr>
          <w:rFonts w:asciiTheme="majorHAnsi" w:hAnsiTheme="majorHAnsi"/>
        </w:rPr>
        <w:tab/>
        <w:t xml:space="preserve">  5.97</w:t>
      </w:r>
      <w:r w:rsidRPr="00E43AA0">
        <w:rPr>
          <w:rFonts w:asciiTheme="majorHAnsi" w:hAnsiTheme="majorHAnsi"/>
        </w:rPr>
        <w:tab/>
        <w:t xml:space="preserve"> 4.33</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38  60</w:t>
      </w:r>
      <w:proofErr w:type="gramEnd"/>
      <w:r w:rsidRPr="00E43AA0">
        <w:rPr>
          <w:rFonts w:asciiTheme="majorHAnsi" w:hAnsiTheme="majorHAnsi"/>
        </w:rPr>
        <w:t xml:space="preserve">   2</w:t>
      </w:r>
      <w:r w:rsidRPr="00E43AA0">
        <w:rPr>
          <w:rFonts w:asciiTheme="majorHAnsi" w:hAnsiTheme="majorHAnsi"/>
        </w:rPr>
        <w:tab/>
        <w:t>left RLPFC</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83</w:t>
      </w:r>
      <w:r w:rsidRPr="00E43AA0">
        <w:rPr>
          <w:rFonts w:asciiTheme="majorHAnsi" w:hAnsiTheme="majorHAnsi"/>
        </w:rPr>
        <w:tab/>
        <w:t>0.001</w:t>
      </w:r>
      <w:r w:rsidRPr="00E43AA0">
        <w:rPr>
          <w:rFonts w:asciiTheme="majorHAnsi" w:hAnsiTheme="majorHAnsi"/>
        </w:rPr>
        <w:tab/>
        <w:t xml:space="preserve">  5.96</w:t>
      </w:r>
      <w:r w:rsidRPr="00E43AA0">
        <w:rPr>
          <w:rFonts w:asciiTheme="majorHAnsi" w:hAnsiTheme="majorHAnsi"/>
        </w:rPr>
        <w:tab/>
        <w:t xml:space="preserve"> 4.32</w:t>
      </w:r>
      <w:r w:rsidRPr="00E43AA0">
        <w:rPr>
          <w:rFonts w:asciiTheme="majorHAnsi" w:hAnsiTheme="majorHAnsi"/>
        </w:rPr>
        <w:tab/>
        <w:t>0.000</w:t>
      </w:r>
      <w:r w:rsidRPr="00E43AA0">
        <w:rPr>
          <w:rFonts w:asciiTheme="majorHAnsi" w:hAnsiTheme="majorHAnsi"/>
        </w:rPr>
        <w:tab/>
        <w:t xml:space="preserve"> 58 -24 -10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5.81</w:t>
      </w:r>
      <w:r w:rsidRPr="00E43AA0">
        <w:rPr>
          <w:rFonts w:asciiTheme="majorHAnsi" w:hAnsiTheme="majorHAnsi"/>
        </w:rPr>
        <w:tab/>
        <w:t xml:space="preserve"> 4.25</w:t>
      </w:r>
      <w:r w:rsidRPr="00E43AA0">
        <w:rPr>
          <w:rFonts w:asciiTheme="majorHAnsi" w:hAnsiTheme="majorHAnsi"/>
        </w:rPr>
        <w:tab/>
        <w:t>0.000</w:t>
      </w:r>
      <w:r w:rsidRPr="00E43AA0">
        <w:rPr>
          <w:rFonts w:asciiTheme="majorHAnsi" w:hAnsiTheme="majorHAnsi"/>
        </w:rPr>
        <w:tab/>
        <w:t xml:space="preserve"> 46 -28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5.46</w:t>
      </w:r>
      <w:r w:rsidRPr="00E43AA0">
        <w:rPr>
          <w:rFonts w:asciiTheme="majorHAnsi" w:hAnsiTheme="majorHAnsi"/>
        </w:rPr>
        <w:tab/>
        <w:t xml:space="preserve"> 4.09</w:t>
      </w:r>
      <w:r w:rsidRPr="00E43AA0">
        <w:rPr>
          <w:rFonts w:asciiTheme="majorHAnsi" w:hAnsiTheme="majorHAnsi"/>
        </w:rPr>
        <w:tab/>
        <w:t>0.000</w:t>
      </w:r>
      <w:r w:rsidRPr="00E43AA0">
        <w:rPr>
          <w:rFonts w:asciiTheme="majorHAnsi" w:hAnsiTheme="majorHAnsi"/>
        </w:rPr>
        <w:tab/>
        <w:t xml:space="preserve"> 46 -36  -2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0.001</w:t>
      </w:r>
      <w:r w:rsidRPr="00E43AA0">
        <w:rPr>
          <w:rFonts w:asciiTheme="majorHAnsi" w:hAnsiTheme="majorHAnsi"/>
        </w:rPr>
        <w:tab/>
        <w:t xml:space="preserve">  5.92</w:t>
      </w:r>
      <w:r w:rsidRPr="00E43AA0">
        <w:rPr>
          <w:rFonts w:asciiTheme="majorHAnsi" w:hAnsiTheme="majorHAnsi"/>
        </w:rPr>
        <w:tab/>
        <w:t xml:space="preserve"> 4.30</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34  60</w:t>
      </w:r>
      <w:proofErr w:type="gramEnd"/>
      <w:r w:rsidRPr="00E43AA0">
        <w:rPr>
          <w:rFonts w:asciiTheme="majorHAnsi" w:hAnsiTheme="majorHAnsi"/>
        </w:rPr>
        <w:t xml:space="preserve">   2</w:t>
      </w:r>
      <w:r w:rsidRPr="00E43AA0">
        <w:rPr>
          <w:rFonts w:asciiTheme="majorHAnsi" w:hAnsiTheme="majorHAnsi"/>
        </w:rPr>
        <w:tab/>
        <w:t>right RLPFC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5.57</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50  36</w:t>
      </w:r>
      <w:proofErr w:type="gramEnd"/>
      <w:r w:rsidRPr="00E43AA0">
        <w:rPr>
          <w:rFonts w:asciiTheme="majorHAnsi" w:hAnsiTheme="majorHAnsi"/>
        </w:rPr>
        <w:t xml:space="preserve">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4.55</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42  44</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52</w:t>
      </w:r>
      <w:r w:rsidRPr="00E43AA0">
        <w:rPr>
          <w:rFonts w:asciiTheme="majorHAnsi" w:hAnsiTheme="majorHAnsi"/>
        </w:rPr>
        <w:tab/>
        <w:t>0.001</w:t>
      </w:r>
      <w:r w:rsidRPr="00E43AA0">
        <w:rPr>
          <w:rFonts w:asciiTheme="majorHAnsi" w:hAnsiTheme="majorHAnsi"/>
        </w:rPr>
        <w:tab/>
        <w:t xml:space="preserve">  5.74</w:t>
      </w:r>
      <w:r w:rsidRPr="00E43AA0">
        <w:rPr>
          <w:rFonts w:asciiTheme="majorHAnsi" w:hAnsiTheme="majorHAnsi"/>
        </w:rPr>
        <w:tab/>
        <w:t xml:space="preserve"> 4.22</w:t>
      </w:r>
      <w:r w:rsidRPr="00E43AA0">
        <w:rPr>
          <w:rFonts w:asciiTheme="majorHAnsi" w:hAnsiTheme="majorHAnsi"/>
        </w:rPr>
        <w:tab/>
        <w:t>0.000</w:t>
      </w:r>
      <w:r w:rsidRPr="00E43AA0">
        <w:rPr>
          <w:rFonts w:asciiTheme="majorHAnsi" w:hAnsiTheme="majorHAnsi"/>
        </w:rPr>
        <w:tab/>
        <w:t xml:space="preserve">-14   </w:t>
      </w:r>
      <w:proofErr w:type="gramStart"/>
      <w:r w:rsidRPr="00E43AA0">
        <w:rPr>
          <w:rFonts w:asciiTheme="majorHAnsi" w:hAnsiTheme="majorHAnsi"/>
        </w:rPr>
        <w:t>8  10</w:t>
      </w:r>
      <w:proofErr w:type="gramEnd"/>
      <w:r w:rsidRPr="00E43AA0">
        <w:rPr>
          <w:rFonts w:asciiTheme="majorHAnsi" w:hAnsiTheme="majorHAnsi"/>
        </w:rPr>
        <w:tab/>
        <w:t>left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0.003</w:t>
      </w:r>
      <w:r w:rsidRPr="00E43AA0">
        <w:rPr>
          <w:rFonts w:asciiTheme="majorHAnsi" w:hAnsiTheme="majorHAnsi"/>
        </w:rPr>
        <w:tab/>
        <w:t xml:space="preserve">  4.87</w:t>
      </w:r>
      <w:r w:rsidRPr="00E43AA0">
        <w:rPr>
          <w:rFonts w:asciiTheme="majorHAnsi" w:hAnsiTheme="majorHAnsi"/>
        </w:rPr>
        <w:tab/>
        <w:t xml:space="preserve"> 3.80</w:t>
      </w:r>
      <w:r w:rsidRPr="00E43AA0">
        <w:rPr>
          <w:rFonts w:asciiTheme="majorHAnsi" w:hAnsiTheme="majorHAnsi"/>
        </w:rPr>
        <w:tab/>
        <w:t>0.000</w:t>
      </w:r>
      <w:r w:rsidRPr="00E43AA0">
        <w:rPr>
          <w:rFonts w:asciiTheme="majorHAnsi" w:hAnsiTheme="majorHAnsi"/>
        </w:rPr>
        <w:tab/>
        <w:t>-18  -</w:t>
      </w:r>
      <w:proofErr w:type="gramStart"/>
      <w:r w:rsidRPr="00E43AA0">
        <w:rPr>
          <w:rFonts w:asciiTheme="majorHAnsi" w:hAnsiTheme="majorHAnsi"/>
        </w:rPr>
        <w:t>4  22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0.002</w:t>
      </w:r>
      <w:r w:rsidRPr="00E43AA0">
        <w:rPr>
          <w:rFonts w:asciiTheme="majorHAnsi" w:hAnsiTheme="majorHAnsi"/>
        </w:rPr>
        <w:tab/>
        <w:t>38</w:t>
      </w:r>
      <w:r w:rsidRPr="00E43AA0">
        <w:rPr>
          <w:rFonts w:asciiTheme="majorHAnsi" w:hAnsiTheme="majorHAnsi"/>
        </w:rPr>
        <w:tab/>
        <w:t>0.002</w:t>
      </w:r>
      <w:r w:rsidRPr="00E43AA0">
        <w:rPr>
          <w:rFonts w:asciiTheme="majorHAnsi" w:hAnsiTheme="majorHAnsi"/>
        </w:rPr>
        <w:tab/>
        <w:t xml:space="preserve">  5.31</w:t>
      </w:r>
      <w:r w:rsidRPr="00E43AA0">
        <w:rPr>
          <w:rFonts w:asciiTheme="majorHAnsi" w:hAnsiTheme="majorHAnsi"/>
        </w:rPr>
        <w:tab/>
        <w:t xml:space="preserve"> 4.02</w:t>
      </w:r>
      <w:r w:rsidRPr="00E43AA0">
        <w:rPr>
          <w:rFonts w:asciiTheme="majorHAnsi" w:hAnsiTheme="majorHAnsi"/>
        </w:rPr>
        <w:tab/>
        <w:t>0.000</w:t>
      </w:r>
      <w:r w:rsidRPr="00E43AA0">
        <w:rPr>
          <w:rFonts w:asciiTheme="majorHAnsi" w:hAnsiTheme="majorHAnsi"/>
        </w:rPr>
        <w:tab/>
        <w:t>-62 -28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0.002</w:t>
      </w:r>
      <w:r w:rsidRPr="00E43AA0">
        <w:rPr>
          <w:rFonts w:asciiTheme="majorHAnsi" w:hAnsiTheme="majorHAnsi"/>
        </w:rPr>
        <w:tab/>
        <w:t xml:space="preserve">  5.22</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10  20</w:t>
      </w:r>
      <w:proofErr w:type="gramEnd"/>
      <w:r w:rsidRPr="00E43AA0">
        <w:rPr>
          <w:rFonts w:asciiTheme="majorHAnsi" w:hAnsiTheme="majorHAnsi"/>
        </w:rPr>
        <w:t xml:space="preserve">  46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0.007</w:t>
      </w:r>
      <w:r w:rsidRPr="00E43AA0">
        <w:rPr>
          <w:rFonts w:asciiTheme="majorHAnsi" w:hAnsiTheme="majorHAnsi"/>
        </w:rPr>
        <w:tab/>
        <w:t>29</w:t>
      </w:r>
      <w:r w:rsidRPr="00E43AA0">
        <w:rPr>
          <w:rFonts w:asciiTheme="majorHAnsi" w:hAnsiTheme="majorHAnsi"/>
        </w:rPr>
        <w:tab/>
        <w:t>0.002</w:t>
      </w:r>
      <w:r w:rsidRPr="00E43AA0">
        <w:rPr>
          <w:rFonts w:asciiTheme="majorHAnsi" w:hAnsiTheme="majorHAnsi"/>
        </w:rPr>
        <w:tab/>
        <w:t xml:space="preserve">  5.08</w:t>
      </w:r>
      <w:r w:rsidRPr="00E43AA0">
        <w:rPr>
          <w:rFonts w:asciiTheme="majorHAnsi" w:hAnsiTheme="majorHAnsi"/>
        </w:rPr>
        <w:tab/>
        <w:t xml:space="preserve"> 3.91</w:t>
      </w:r>
      <w:r w:rsidRPr="00E43AA0">
        <w:rPr>
          <w:rFonts w:asciiTheme="majorHAnsi" w:hAnsiTheme="majorHAnsi"/>
        </w:rPr>
        <w:tab/>
        <w:t>0.000</w:t>
      </w:r>
      <w:r w:rsidRPr="00E43AA0">
        <w:rPr>
          <w:rFonts w:asciiTheme="majorHAnsi" w:hAnsiTheme="majorHAnsi"/>
        </w:rPr>
        <w:tab/>
        <w:t xml:space="preserve"> 42 -72 -30</w:t>
      </w:r>
      <w:r w:rsidRPr="00E43AA0">
        <w:rPr>
          <w:rFonts w:asciiTheme="majorHAnsi" w:hAnsiTheme="majorHAnsi"/>
        </w:rPr>
        <w:tab/>
      </w:r>
    </w:p>
    <w:p w:rsidR="008F4FD2" w:rsidRPr="00E43AA0" w:rsidRDefault="008F4FD2" w:rsidP="008F4FD2">
      <w:pPr>
        <w:pBdr>
          <w:bottom w:val="double" w:sz="6" w:space="1" w:color="auto"/>
        </w:pBd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4.69</w:t>
      </w:r>
      <w:r w:rsidRPr="00E43AA0">
        <w:rPr>
          <w:rFonts w:asciiTheme="majorHAnsi" w:hAnsiTheme="majorHAnsi"/>
        </w:rPr>
        <w:tab/>
        <w:t xml:space="preserve"> 3.71</w:t>
      </w:r>
      <w:r w:rsidRPr="00E43AA0">
        <w:rPr>
          <w:rFonts w:asciiTheme="majorHAnsi" w:hAnsiTheme="majorHAnsi"/>
        </w:rPr>
        <w:tab/>
        <w:t>0.000</w:t>
      </w:r>
      <w:r w:rsidRPr="00E43AA0">
        <w:rPr>
          <w:rFonts w:asciiTheme="majorHAnsi" w:hAnsiTheme="majorHAnsi"/>
        </w:rPr>
        <w:tab/>
        <w:t xml:space="preserve"> 30 -64 -34</w:t>
      </w:r>
      <w:r w:rsidRPr="00E43AA0">
        <w:rPr>
          <w:rFonts w:asciiTheme="majorHAnsi" w:hAnsiTheme="majorHAnsi"/>
        </w:rPr>
        <w:tab/>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br w:type="page"/>
      </w:r>
    </w:p>
    <w:p w:rsidR="008F4FD2" w:rsidRPr="00E43AA0" w:rsidRDefault="008F4FD2" w:rsidP="008F4FD2">
      <w:pPr>
        <w:rPr>
          <w:rFonts w:asciiTheme="majorHAnsi" w:hAnsiTheme="majorHAnsi"/>
        </w:rPr>
      </w:pPr>
      <w:commentRangeStart w:id="780"/>
      <w:r w:rsidRPr="00E43AA0">
        <w:rPr>
          <w:rFonts w:asciiTheme="majorHAnsi" w:hAnsiTheme="majorHAnsi"/>
          <w:b/>
        </w:rPr>
        <w:t xml:space="preserve">Table </w:t>
      </w:r>
      <w:ins w:id="781" w:author="Jan Balaguer" w:date="2014-04-30T14:14:00Z">
        <w:r w:rsidR="00391198" w:rsidRPr="00E43AA0">
          <w:rPr>
            <w:rFonts w:asciiTheme="majorHAnsi" w:hAnsiTheme="majorHAnsi"/>
            <w:b/>
          </w:rPr>
          <w:t>S</w:t>
        </w:r>
        <w:r w:rsidR="00391198">
          <w:rPr>
            <w:rFonts w:asciiTheme="majorHAnsi" w:hAnsiTheme="majorHAnsi"/>
            <w:b/>
          </w:rPr>
          <w:t>2</w:t>
        </w:r>
      </w:ins>
      <w:commentRangeEnd w:id="780"/>
      <w:r w:rsidR="00391198">
        <w:rPr>
          <w:rStyle w:val="CommentReference"/>
          <w:vanish/>
        </w:rPr>
        <w:commentReference w:id="780"/>
      </w:r>
      <w:r w:rsidRPr="00E43AA0">
        <w:rPr>
          <w:rFonts w:asciiTheme="majorHAnsi" w:hAnsiTheme="majorHAnsi"/>
          <w:b/>
        </w:rPr>
        <w:t>.</w:t>
      </w:r>
      <w:r w:rsidRPr="00E43AA0">
        <w:rPr>
          <w:rFonts w:asciiTheme="majorHAnsi" w:hAnsiTheme="majorHAnsi"/>
        </w:rPr>
        <w:t xml:space="preserve"> </w:t>
      </w:r>
      <w:proofErr w:type="spellStart"/>
      <w:proofErr w:type="gramStart"/>
      <w:r w:rsidRPr="00E43AA0">
        <w:rPr>
          <w:rFonts w:asciiTheme="majorHAnsi" w:hAnsiTheme="majorHAnsi"/>
        </w:rPr>
        <w:t>Voxels</w:t>
      </w:r>
      <w:proofErr w:type="spellEnd"/>
      <w:r w:rsidRPr="00E43AA0">
        <w:rPr>
          <w:rFonts w:asciiTheme="majorHAnsi" w:hAnsiTheme="majorHAnsi"/>
        </w:rPr>
        <w:t xml:space="preserve"> sensitive to the main effect of correct &gt; error.</w:t>
      </w:r>
      <w:proofErr w:type="gramEnd"/>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proofErr w:type="gramStart"/>
      <w:r w:rsidRPr="00E43AA0">
        <w:rPr>
          <w:rFonts w:asciiTheme="majorHAnsi" w:hAnsiTheme="majorHAnsi"/>
        </w:rPr>
        <w:t>cluster</w:t>
      </w:r>
      <w:proofErr w:type="gram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proofErr w:type="gramStart"/>
      <w:r w:rsidRPr="00E43AA0">
        <w:rPr>
          <w:rFonts w:asciiTheme="majorHAnsi" w:hAnsiTheme="majorHAnsi"/>
        </w:rPr>
        <w:t>p</w:t>
      </w:r>
      <w:proofErr w:type="gramEnd"/>
      <w:r w:rsidRPr="00E43AA0">
        <w:rPr>
          <w:rFonts w:asciiTheme="majorHAnsi" w:hAnsiTheme="majorHAnsi"/>
        </w:rPr>
        <w:t>(</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189</w:t>
      </w:r>
      <w:r w:rsidRPr="00E43AA0">
        <w:rPr>
          <w:rFonts w:asciiTheme="majorHAnsi" w:hAnsiTheme="majorHAnsi"/>
        </w:rPr>
        <w:tab/>
        <w:t>0.022</w:t>
      </w:r>
      <w:r w:rsidRPr="00E43AA0">
        <w:rPr>
          <w:rFonts w:asciiTheme="majorHAnsi" w:hAnsiTheme="majorHAnsi"/>
        </w:rPr>
        <w:tab/>
        <w:t xml:space="preserve">  6.79</w:t>
      </w:r>
      <w:r w:rsidRPr="00E43AA0">
        <w:rPr>
          <w:rFonts w:asciiTheme="majorHAnsi" w:hAnsiTheme="majorHAnsi"/>
        </w:rPr>
        <w:tab/>
        <w:t xml:space="preserve"> 4.66</w:t>
      </w:r>
      <w:r w:rsidRPr="00E43AA0">
        <w:rPr>
          <w:rFonts w:asciiTheme="majorHAnsi" w:hAnsiTheme="majorHAnsi"/>
        </w:rPr>
        <w:tab/>
        <w:t>0.000</w:t>
      </w:r>
      <w:r w:rsidRPr="00E43AA0">
        <w:rPr>
          <w:rFonts w:asciiTheme="majorHAnsi" w:hAnsiTheme="majorHAnsi"/>
        </w:rPr>
        <w:tab/>
        <w:t xml:space="preserve"> 14 -</w:t>
      </w:r>
      <w:proofErr w:type="gramStart"/>
      <w:r w:rsidRPr="00E43AA0">
        <w:rPr>
          <w:rFonts w:asciiTheme="majorHAnsi" w:hAnsiTheme="majorHAnsi"/>
        </w:rPr>
        <w:t>40  62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5.54</w:t>
      </w:r>
      <w:r w:rsidRPr="00E43AA0">
        <w:rPr>
          <w:rFonts w:asciiTheme="majorHAnsi" w:hAnsiTheme="majorHAnsi"/>
        </w:rPr>
        <w:tab/>
        <w:t xml:space="preserve"> 4.13</w:t>
      </w:r>
      <w:r w:rsidRPr="00E43AA0">
        <w:rPr>
          <w:rFonts w:asciiTheme="majorHAnsi" w:hAnsiTheme="majorHAnsi"/>
        </w:rPr>
        <w:tab/>
        <w:t>0.000</w:t>
      </w:r>
      <w:r w:rsidRPr="00E43AA0">
        <w:rPr>
          <w:rFonts w:asciiTheme="majorHAnsi" w:hAnsiTheme="majorHAnsi"/>
        </w:rPr>
        <w:tab/>
        <w:t xml:space="preserve"> 30 -</w:t>
      </w:r>
      <w:proofErr w:type="gramStart"/>
      <w:r w:rsidRPr="00E43AA0">
        <w:rPr>
          <w:rFonts w:asciiTheme="majorHAnsi" w:hAnsiTheme="majorHAnsi"/>
        </w:rPr>
        <w:t>44  70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4.54</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6 -</w:t>
      </w:r>
      <w:proofErr w:type="gramStart"/>
      <w:r w:rsidRPr="00E43AA0">
        <w:rPr>
          <w:rFonts w:asciiTheme="majorHAnsi" w:hAnsiTheme="majorHAnsi"/>
        </w:rPr>
        <w:t>16  42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0.022</w:t>
      </w:r>
      <w:r w:rsidRPr="00E43AA0">
        <w:rPr>
          <w:rFonts w:asciiTheme="majorHAnsi" w:hAnsiTheme="majorHAnsi"/>
        </w:rPr>
        <w:tab/>
        <w:t xml:space="preserve">  6.51</w:t>
      </w:r>
      <w:r w:rsidRPr="00E43AA0">
        <w:rPr>
          <w:rFonts w:asciiTheme="majorHAnsi" w:hAnsiTheme="majorHAnsi"/>
        </w:rPr>
        <w:tab/>
        <w:t xml:space="preserve"> 4.55</w:t>
      </w:r>
      <w:r w:rsidRPr="00E43AA0">
        <w:rPr>
          <w:rFonts w:asciiTheme="majorHAnsi" w:hAnsiTheme="majorHAnsi"/>
        </w:rPr>
        <w:tab/>
        <w:t>0.000</w:t>
      </w:r>
      <w:r w:rsidRPr="00E43AA0">
        <w:rPr>
          <w:rFonts w:asciiTheme="majorHAnsi" w:hAnsiTheme="majorHAnsi"/>
        </w:rPr>
        <w:tab/>
        <w:t>-34 -</w:t>
      </w:r>
      <w:proofErr w:type="gramStart"/>
      <w:r w:rsidRPr="00E43AA0">
        <w:rPr>
          <w:rFonts w:asciiTheme="majorHAnsi" w:hAnsiTheme="majorHAnsi"/>
        </w:rPr>
        <w:t>88  26</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0.022</w:t>
      </w:r>
      <w:r w:rsidRPr="00E43AA0">
        <w:rPr>
          <w:rFonts w:asciiTheme="majorHAnsi" w:hAnsiTheme="majorHAnsi"/>
        </w:rPr>
        <w:tab/>
        <w:t xml:space="preserve">  6.05</w:t>
      </w:r>
      <w:r w:rsidRPr="00E43AA0">
        <w:rPr>
          <w:rFonts w:asciiTheme="majorHAnsi" w:hAnsiTheme="majorHAnsi"/>
        </w:rPr>
        <w:tab/>
        <w:t xml:space="preserve"> 4.36</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92  30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5.39</w:t>
      </w:r>
      <w:r w:rsidRPr="00E43AA0">
        <w:rPr>
          <w:rFonts w:asciiTheme="majorHAnsi" w:hAnsiTheme="majorHAnsi"/>
        </w:rPr>
        <w:tab/>
        <w:t xml:space="preserve"> 4.06</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96  22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78</w:t>
      </w:r>
      <w:r w:rsidRPr="00E43AA0">
        <w:rPr>
          <w:rFonts w:asciiTheme="majorHAnsi" w:hAnsiTheme="majorHAnsi"/>
        </w:rPr>
        <w:tab/>
        <w:t>0.022</w:t>
      </w:r>
      <w:r w:rsidRPr="00E43AA0">
        <w:rPr>
          <w:rFonts w:asciiTheme="majorHAnsi" w:hAnsiTheme="majorHAnsi"/>
        </w:rPr>
        <w:tab/>
        <w:t xml:space="preserve">  5.83</w:t>
      </w:r>
      <w:r w:rsidRPr="00E43AA0">
        <w:rPr>
          <w:rFonts w:asciiTheme="majorHAnsi" w:hAnsiTheme="majorHAnsi"/>
        </w:rPr>
        <w:tab/>
        <w:t xml:space="preserve"> 4.26</w:t>
      </w:r>
      <w:r w:rsidRPr="00E43AA0">
        <w:rPr>
          <w:rFonts w:asciiTheme="majorHAnsi" w:hAnsiTheme="majorHAnsi"/>
        </w:rPr>
        <w:tab/>
        <w:t>0.000</w:t>
      </w:r>
      <w:r w:rsidRPr="00E43AA0">
        <w:rPr>
          <w:rFonts w:asciiTheme="majorHAnsi" w:hAnsiTheme="majorHAnsi"/>
        </w:rPr>
        <w:tab/>
        <w:t xml:space="preserve"> 30  -8   2</w:t>
      </w:r>
      <w:r w:rsidRPr="00E43AA0">
        <w:rPr>
          <w:rFonts w:asciiTheme="majorHAnsi" w:hAnsiTheme="majorHAnsi"/>
        </w:rPr>
        <w:tab/>
        <w:t xml:space="preserve">right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4.48</w:t>
      </w:r>
      <w:r w:rsidRPr="00E43AA0">
        <w:rPr>
          <w:rFonts w:asciiTheme="majorHAnsi" w:hAnsiTheme="majorHAnsi"/>
        </w:rPr>
        <w:tab/>
        <w:t xml:space="preserve"> 3.59</w:t>
      </w:r>
      <w:r w:rsidRPr="00E43AA0">
        <w:rPr>
          <w:rFonts w:asciiTheme="majorHAnsi" w:hAnsiTheme="majorHAnsi"/>
        </w:rPr>
        <w:tab/>
        <w:t>0.000</w:t>
      </w:r>
      <w:r w:rsidRPr="00E43AA0">
        <w:rPr>
          <w:rFonts w:asciiTheme="majorHAnsi" w:hAnsiTheme="majorHAnsi"/>
        </w:rPr>
        <w:tab/>
        <w:t xml:space="preserve"> 38 -</w:t>
      </w:r>
      <w:proofErr w:type="gramStart"/>
      <w:r w:rsidRPr="00E43AA0">
        <w:rPr>
          <w:rFonts w:asciiTheme="majorHAnsi" w:hAnsiTheme="majorHAnsi"/>
        </w:rPr>
        <w:t>16  18</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102</w:t>
      </w:r>
      <w:r w:rsidRPr="00E43AA0">
        <w:rPr>
          <w:rFonts w:asciiTheme="majorHAnsi" w:hAnsiTheme="majorHAnsi"/>
        </w:rPr>
        <w:tab/>
        <w:t>0.025</w:t>
      </w:r>
      <w:r w:rsidRPr="00E43AA0">
        <w:rPr>
          <w:rFonts w:asciiTheme="majorHAnsi" w:hAnsiTheme="majorHAnsi"/>
        </w:rPr>
        <w:tab/>
        <w:t xml:space="preserve">  5.51</w:t>
      </w:r>
      <w:r w:rsidRPr="00E43AA0">
        <w:rPr>
          <w:rFonts w:asciiTheme="majorHAnsi" w:hAnsiTheme="majorHAnsi"/>
        </w:rPr>
        <w:tab/>
        <w:t xml:space="preserve"> 4.12</w:t>
      </w:r>
      <w:r w:rsidRPr="00E43AA0">
        <w:rPr>
          <w:rFonts w:asciiTheme="majorHAnsi" w:hAnsiTheme="majorHAnsi"/>
        </w:rPr>
        <w:tab/>
        <w:t>0.000</w:t>
      </w:r>
      <w:r w:rsidRPr="00E43AA0">
        <w:rPr>
          <w:rFonts w:asciiTheme="majorHAnsi" w:hAnsiTheme="majorHAnsi"/>
        </w:rPr>
        <w:tab/>
        <w:t xml:space="preserve"> 46 -</w:t>
      </w:r>
      <w:proofErr w:type="gramStart"/>
      <w:r w:rsidRPr="00E43AA0">
        <w:rPr>
          <w:rFonts w:asciiTheme="majorHAnsi" w:hAnsiTheme="majorHAnsi"/>
        </w:rPr>
        <w:t>80  22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0.039</w:t>
      </w:r>
      <w:r w:rsidRPr="00E43AA0">
        <w:rPr>
          <w:rFonts w:asciiTheme="majorHAnsi" w:hAnsiTheme="majorHAnsi"/>
        </w:rPr>
        <w:tab/>
        <w:t xml:space="preserve">  3.89</w:t>
      </w:r>
      <w:r w:rsidRPr="00E43AA0">
        <w:rPr>
          <w:rFonts w:asciiTheme="majorHAnsi" w:hAnsiTheme="majorHAnsi"/>
        </w:rPr>
        <w:tab/>
        <w:t xml:space="preserve"> 3.25</w:t>
      </w:r>
      <w:r w:rsidRPr="00E43AA0">
        <w:rPr>
          <w:rFonts w:asciiTheme="majorHAnsi" w:hAnsiTheme="majorHAnsi"/>
        </w:rPr>
        <w:tab/>
        <w:t>0.001</w:t>
      </w:r>
      <w:r w:rsidRPr="00E43AA0">
        <w:rPr>
          <w:rFonts w:asciiTheme="majorHAnsi" w:hAnsiTheme="majorHAnsi"/>
        </w:rPr>
        <w:tab/>
        <w:t xml:space="preserve"> 42 -68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51</w:t>
      </w:r>
      <w:r w:rsidRPr="00E43AA0">
        <w:rPr>
          <w:rFonts w:asciiTheme="majorHAnsi" w:hAnsiTheme="majorHAnsi"/>
        </w:rPr>
        <w:tab/>
        <w:t>0.025</w:t>
      </w:r>
      <w:r w:rsidRPr="00E43AA0">
        <w:rPr>
          <w:rFonts w:asciiTheme="majorHAnsi" w:hAnsiTheme="majorHAnsi"/>
        </w:rPr>
        <w:tab/>
        <w:t xml:space="preserve">  5.23</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 xml:space="preserve">-34   </w:t>
      </w:r>
      <w:proofErr w:type="gramStart"/>
      <w:r w:rsidRPr="00E43AA0">
        <w:rPr>
          <w:rFonts w:asciiTheme="majorHAnsi" w:hAnsiTheme="majorHAnsi"/>
        </w:rPr>
        <w:t>0  10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4.33</w:t>
      </w:r>
      <w:r w:rsidRPr="00E43AA0">
        <w:rPr>
          <w:rFonts w:asciiTheme="majorHAnsi" w:hAnsiTheme="majorHAnsi"/>
        </w:rPr>
        <w:tab/>
        <w:t xml:space="preserve"> 3.51</w:t>
      </w:r>
      <w:r w:rsidRPr="00E43AA0">
        <w:rPr>
          <w:rFonts w:asciiTheme="majorHAnsi" w:hAnsiTheme="majorHAnsi"/>
        </w:rPr>
        <w:tab/>
        <w:t>0.000</w:t>
      </w:r>
      <w:r w:rsidRPr="00E43AA0">
        <w:rPr>
          <w:rFonts w:asciiTheme="majorHAnsi" w:hAnsiTheme="majorHAnsi"/>
        </w:rPr>
        <w:tab/>
        <w:t>-30 -</w:t>
      </w:r>
      <w:proofErr w:type="gramStart"/>
      <w:r w:rsidRPr="00E43AA0">
        <w:rPr>
          <w:rFonts w:asciiTheme="majorHAnsi" w:hAnsiTheme="majorHAnsi"/>
        </w:rPr>
        <w:t>16  10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4.21</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-34  -8  -2</w:t>
      </w:r>
      <w:r w:rsidRPr="00E43AA0">
        <w:rPr>
          <w:rFonts w:asciiTheme="majorHAnsi" w:hAnsiTheme="majorHAnsi"/>
        </w:rPr>
        <w:tab/>
        <w:t xml:space="preserve">left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0.006</w:t>
      </w:r>
      <w:r w:rsidRPr="00E43AA0">
        <w:rPr>
          <w:rFonts w:asciiTheme="majorHAnsi" w:hAnsiTheme="majorHAnsi"/>
        </w:rPr>
        <w:tab/>
        <w:t>30</w:t>
      </w:r>
      <w:r w:rsidRPr="00E43AA0">
        <w:rPr>
          <w:rFonts w:asciiTheme="majorHAnsi" w:hAnsiTheme="majorHAnsi"/>
        </w:rPr>
        <w:tab/>
        <w:t>0.025</w:t>
      </w:r>
      <w:r w:rsidRPr="00E43AA0">
        <w:rPr>
          <w:rFonts w:asciiTheme="majorHAnsi" w:hAnsiTheme="majorHAnsi"/>
        </w:rPr>
        <w:tab/>
        <w:t xml:space="preserve">  5.02</w:t>
      </w:r>
      <w:r w:rsidRPr="00E43AA0">
        <w:rPr>
          <w:rFonts w:asciiTheme="majorHAnsi" w:hAnsiTheme="majorHAnsi"/>
        </w:rPr>
        <w:tab/>
        <w:t xml:space="preserve"> 3.88</w:t>
      </w:r>
      <w:r w:rsidRPr="00E43AA0">
        <w:rPr>
          <w:rFonts w:asciiTheme="majorHAnsi" w:hAnsiTheme="majorHAnsi"/>
        </w:rPr>
        <w:tab/>
        <w:t>0.000</w:t>
      </w:r>
      <w:r w:rsidRPr="00E43AA0">
        <w:rPr>
          <w:rFonts w:asciiTheme="majorHAnsi" w:hAnsiTheme="majorHAnsi"/>
        </w:rPr>
        <w:tab/>
        <w:t>-14 -</w:t>
      </w:r>
      <w:proofErr w:type="gramStart"/>
      <w:r w:rsidRPr="00E43AA0">
        <w:rPr>
          <w:rFonts w:asciiTheme="majorHAnsi" w:hAnsiTheme="majorHAnsi"/>
        </w:rPr>
        <w:t>44  66</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0.037</w:t>
      </w:r>
      <w:r w:rsidRPr="00E43AA0">
        <w:rPr>
          <w:rFonts w:asciiTheme="majorHAnsi" w:hAnsiTheme="majorHAnsi"/>
        </w:rPr>
        <w:tab/>
        <w:t xml:space="preserve">  4.07</w:t>
      </w:r>
      <w:r w:rsidRPr="00E43AA0">
        <w:rPr>
          <w:rFonts w:asciiTheme="majorHAnsi" w:hAnsiTheme="majorHAnsi"/>
        </w:rPr>
        <w:tab/>
        <w:t xml:space="preserve"> 3.35</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48  58</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0.084</w:t>
      </w:r>
      <w:r w:rsidRPr="00E43AA0">
        <w:rPr>
          <w:rFonts w:asciiTheme="majorHAnsi" w:hAnsiTheme="majorHAnsi"/>
        </w:rPr>
        <w:tab/>
        <w:t>15</w:t>
      </w:r>
      <w:r w:rsidRPr="00E43AA0">
        <w:rPr>
          <w:rFonts w:asciiTheme="majorHAnsi" w:hAnsiTheme="majorHAnsi"/>
        </w:rPr>
        <w:tab/>
        <w:t>0.025</w:t>
      </w:r>
      <w:r w:rsidRPr="00E43AA0">
        <w:rPr>
          <w:rFonts w:asciiTheme="majorHAnsi" w:hAnsiTheme="majorHAnsi"/>
        </w:rPr>
        <w:tab/>
        <w:t xml:space="preserve">  4.94</w:t>
      </w:r>
      <w:r w:rsidRPr="00E43AA0">
        <w:rPr>
          <w:rFonts w:asciiTheme="majorHAnsi" w:hAnsiTheme="majorHAnsi"/>
        </w:rPr>
        <w:tab/>
        <w:t xml:space="preserve"> 3.84</w:t>
      </w:r>
      <w:r w:rsidRPr="00E43AA0">
        <w:rPr>
          <w:rFonts w:asciiTheme="majorHAnsi" w:hAnsiTheme="majorHAnsi"/>
        </w:rPr>
        <w:tab/>
        <w:t>0.000</w:t>
      </w:r>
      <w:r w:rsidRPr="00E43AA0">
        <w:rPr>
          <w:rFonts w:asciiTheme="majorHAnsi" w:hAnsiTheme="majorHAnsi"/>
        </w:rPr>
        <w:tab/>
        <w:t xml:space="preserve"> 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4.59</w:t>
      </w:r>
      <w:r w:rsidRPr="00E43AA0">
        <w:rPr>
          <w:rFonts w:asciiTheme="majorHAnsi" w:hAnsiTheme="majorHAnsi"/>
        </w:rPr>
        <w:tab/>
        <w:t xml:space="preserve"> 3.65</w:t>
      </w:r>
      <w:r w:rsidRPr="00E43AA0">
        <w:rPr>
          <w:rFonts w:asciiTheme="majorHAnsi" w:hAnsiTheme="majorHAnsi"/>
        </w:rPr>
        <w:tab/>
        <w:t>0.000</w:t>
      </w:r>
      <w:r w:rsidRPr="00E43AA0">
        <w:rPr>
          <w:rFonts w:asciiTheme="majorHAnsi" w:hAnsiTheme="majorHAnsi"/>
        </w:rPr>
        <w:tab/>
        <w:t xml:space="preserve"> 34 -48 -10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73</w:t>
      </w:r>
      <w:r w:rsidRPr="00E43AA0">
        <w:rPr>
          <w:rFonts w:asciiTheme="majorHAnsi" w:hAnsiTheme="majorHAnsi"/>
        </w:rPr>
        <w:tab/>
        <w:t>0.027</w:t>
      </w:r>
      <w:r w:rsidRPr="00E43AA0">
        <w:rPr>
          <w:rFonts w:asciiTheme="majorHAnsi" w:hAnsiTheme="majorHAnsi"/>
        </w:rPr>
        <w:tab/>
        <w:t xml:space="preserve">  4.83</w:t>
      </w:r>
      <w:r w:rsidRPr="00E43AA0">
        <w:rPr>
          <w:rFonts w:asciiTheme="majorHAnsi" w:hAnsiTheme="majorHAnsi"/>
        </w:rPr>
        <w:tab/>
        <w:t xml:space="preserve"> 3.78</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14  48</w:t>
      </w:r>
      <w:proofErr w:type="gramEnd"/>
      <w:r w:rsidRPr="00E43AA0">
        <w:rPr>
          <w:rFonts w:asciiTheme="majorHAnsi" w:hAnsiTheme="majorHAnsi"/>
        </w:rPr>
        <w:t xml:space="preserve">  -2</w:t>
      </w:r>
      <w:r w:rsidRPr="00E43AA0">
        <w:rPr>
          <w:rFonts w:asciiTheme="majorHAnsi" w:hAnsiTheme="majorHAnsi"/>
        </w:rPr>
        <w:tab/>
        <w:t>VMPFC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4.43</w:t>
      </w:r>
      <w:r w:rsidRPr="00E43AA0">
        <w:rPr>
          <w:rFonts w:asciiTheme="majorHAnsi" w:hAnsiTheme="majorHAnsi"/>
        </w:rPr>
        <w:tab/>
        <w:t xml:space="preserve"> 3.56</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6  56</w:t>
      </w:r>
      <w:proofErr w:type="gramEnd"/>
      <w:r w:rsidRPr="00E43AA0">
        <w:rPr>
          <w:rFonts w:asciiTheme="majorHAnsi" w:hAnsiTheme="majorHAnsi"/>
        </w:rPr>
        <w:t xml:space="preserve">  14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4.35</w:t>
      </w:r>
      <w:r w:rsidRPr="00E43AA0">
        <w:rPr>
          <w:rFonts w:asciiTheme="majorHAnsi" w:hAnsiTheme="majorHAnsi"/>
        </w:rPr>
        <w:tab/>
        <w:t xml:space="preserve"> 3.52</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6  56</w:t>
      </w:r>
      <w:proofErr w:type="gramEnd"/>
      <w:r w:rsidRPr="00E43AA0">
        <w:rPr>
          <w:rFonts w:asciiTheme="majorHAnsi" w:hAnsiTheme="majorHAnsi"/>
        </w:rPr>
        <w:t xml:space="preserve">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0.005</w:t>
      </w:r>
      <w:r w:rsidRPr="00E43AA0">
        <w:rPr>
          <w:rFonts w:asciiTheme="majorHAnsi" w:hAnsiTheme="majorHAnsi"/>
        </w:rPr>
        <w:tab/>
        <w:t>31</w:t>
      </w:r>
      <w:r w:rsidRPr="00E43AA0">
        <w:rPr>
          <w:rFonts w:asciiTheme="majorHAnsi" w:hAnsiTheme="majorHAnsi"/>
        </w:rPr>
        <w:tab/>
        <w:t>0.029</w:t>
      </w:r>
      <w:r w:rsidRPr="00E43AA0">
        <w:rPr>
          <w:rFonts w:asciiTheme="majorHAnsi" w:hAnsiTheme="majorHAnsi"/>
        </w:rPr>
        <w:tab/>
        <w:t xml:space="preserve">  4.75</w:t>
      </w:r>
      <w:r w:rsidRPr="00E43AA0">
        <w:rPr>
          <w:rFonts w:asciiTheme="majorHAnsi" w:hAnsiTheme="majorHAnsi"/>
        </w:rPr>
        <w:tab/>
        <w:t xml:space="preserve"> 3.74</w:t>
      </w:r>
      <w:r w:rsidRPr="00E43AA0">
        <w:rPr>
          <w:rFonts w:asciiTheme="majorHAnsi" w:hAnsiTheme="majorHAnsi"/>
        </w:rPr>
        <w:tab/>
        <w:t>0.000</w:t>
      </w:r>
      <w:r w:rsidRPr="00E43AA0">
        <w:rPr>
          <w:rFonts w:asciiTheme="majorHAnsi" w:hAnsiTheme="majorHAnsi"/>
        </w:rPr>
        <w:tab/>
        <w:t>-18 -44 -18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4.39</w:t>
      </w:r>
      <w:r w:rsidRPr="00E43AA0">
        <w:rPr>
          <w:rFonts w:asciiTheme="majorHAnsi" w:hAnsiTheme="majorHAnsi"/>
        </w:rPr>
        <w:tab/>
        <w:t xml:space="preserve"> 3.54</w:t>
      </w:r>
      <w:r w:rsidRPr="00E43AA0">
        <w:rPr>
          <w:rFonts w:asciiTheme="majorHAnsi" w:hAnsiTheme="majorHAnsi"/>
        </w:rPr>
        <w:tab/>
        <w:t>0.000</w:t>
      </w:r>
      <w:r w:rsidRPr="00E43AA0">
        <w:rPr>
          <w:rFonts w:asciiTheme="majorHAnsi" w:hAnsiTheme="majorHAnsi"/>
        </w:rPr>
        <w:tab/>
        <w:t>-26 -40 -22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4.22</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-26 -36 -10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w:t>
      </w:r>
    </w:p>
    <w:p w:rsidR="00B36B78" w:rsidRPr="00E43AA0" w:rsidRDefault="00B36B78" w:rsidP="00B36B78">
      <w:pPr>
        <w:numPr>
          <w:ins w:id="782" w:author="Jan Balaguer" w:date="2014-04-22T18:34:00Z"/>
        </w:numPr>
        <w:rPr>
          <w:ins w:id="783" w:author="Jan Balaguer" w:date="2014-04-22T18:34:00Z"/>
          <w:rFonts w:asciiTheme="majorHAnsi" w:hAnsiTheme="majorHAnsi"/>
        </w:rPr>
      </w:pPr>
      <w:ins w:id="784" w:author="Jan Balaguer" w:date="2014-04-22T18:34:00Z">
        <w:r>
          <w:rPr>
            <w:rFonts w:asciiTheme="majorHAnsi" w:hAnsiTheme="majorHAnsi"/>
          </w:rPr>
          <w:br w:type="column"/>
        </w:r>
        <w:r>
          <w:rPr>
            <w:rFonts w:asciiTheme="majorHAnsi" w:hAnsiTheme="majorHAnsi"/>
            <w:b/>
          </w:rPr>
          <w:t>Table S</w:t>
        </w:r>
      </w:ins>
      <w:ins w:id="785" w:author="Jan Balaguer" w:date="2014-04-30T14:14:00Z">
        <w:r w:rsidR="00391198">
          <w:rPr>
            <w:rFonts w:asciiTheme="majorHAnsi" w:hAnsiTheme="majorHAnsi"/>
            <w:b/>
          </w:rPr>
          <w:t>3</w:t>
        </w:r>
      </w:ins>
      <w:ins w:id="786" w:author="Jan Balaguer" w:date="2014-04-22T18:34:00Z">
        <w:r w:rsidRPr="00E43AA0">
          <w:rPr>
            <w:rFonts w:asciiTheme="majorHAnsi" w:hAnsiTheme="majorHAnsi"/>
            <w:b/>
          </w:rPr>
          <w:t>.</w:t>
        </w:r>
        <w:r w:rsidRPr="00E43AA0">
          <w:rPr>
            <w:rFonts w:asciiTheme="majorHAnsi" w:hAnsiTheme="majorHAnsi"/>
          </w:rPr>
          <w:t xml:space="preserve"> </w:t>
        </w:r>
      </w:ins>
      <w:ins w:id="787" w:author="Jan Balaguer" w:date="2014-06-03T02:16:00Z">
        <w:r w:rsidR="00A36AA5">
          <w:rPr>
            <w:rFonts w:asciiTheme="majorHAnsi" w:hAnsiTheme="majorHAnsi"/>
          </w:rPr>
          <w:t>MSE</w:t>
        </w:r>
      </w:ins>
      <w:ins w:id="788" w:author="Jan Balaguer" w:date="2014-04-22T18:35:00Z">
        <w:r>
          <w:rPr>
            <w:rFonts w:asciiTheme="majorHAnsi" w:hAnsiTheme="majorHAnsi"/>
          </w:rPr>
          <w:t xml:space="preserve"> scores for models</w:t>
        </w:r>
      </w:ins>
      <w:ins w:id="789" w:author="Jan Balaguer" w:date="2014-04-22T18:34:00Z">
        <w:r w:rsidRPr="00E43AA0">
          <w:rPr>
            <w:rFonts w:asciiTheme="majorHAnsi" w:hAnsiTheme="majorHAnsi"/>
          </w:rPr>
          <w:t>.</w:t>
        </w:r>
      </w:ins>
    </w:p>
    <w:p w:rsidR="00B36B78" w:rsidRDefault="00B36B78" w:rsidP="00B36B78">
      <w:pPr>
        <w:numPr>
          <w:ins w:id="790" w:author="Jan Balaguer" w:date="2014-04-22T18:44:00Z"/>
        </w:numPr>
        <w:rPr>
          <w:ins w:id="791" w:author="Jan Balaguer" w:date="2014-04-22T18:44:00Z"/>
          <w:rFonts w:asciiTheme="majorHAnsi" w:hAnsiTheme="majorHAnsi"/>
        </w:rPr>
      </w:pPr>
    </w:p>
    <w:p w:rsidR="00C051E6" w:rsidRPr="00B82D9A" w:rsidRDefault="00C051E6" w:rsidP="00B36B78">
      <w:pPr>
        <w:rPr>
          <w:rFonts w:asciiTheme="majorHAnsi" w:hAnsiTheme="majorHAnsi"/>
        </w:rPr>
      </w:pPr>
    </w:p>
    <w:sectPr w:rsidR="00C051E6" w:rsidRPr="00B82D9A" w:rsidSect="008A382D">
      <w:footerReference w:type="even" r:id="rId18"/>
      <w:footerReference w:type="default" r:id="rId19"/>
      <w:pgSz w:w="11900" w:h="16840"/>
      <w:pgMar w:top="1440" w:right="1134" w:bottom="1440" w:left="1134" w:header="709" w:footer="709" w:gutter="0"/>
      <w:cols w:space="70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7" w:author="Jan Balaguer" w:date="2014-06-03T14:26:00Z" w:initials="JB">
    <w:p w:rsidR="00F265A7" w:rsidRDefault="00F265A7">
      <w:pPr>
        <w:pStyle w:val="CommentText"/>
      </w:pPr>
      <w:r>
        <w:rPr>
          <w:rStyle w:val="CommentReference"/>
        </w:rPr>
        <w:annotationRef/>
      </w:r>
      <w:r>
        <w:t>3*3 = 9, because it's 3 for each irrelevant dimension</w:t>
      </w:r>
    </w:p>
  </w:comment>
  <w:comment w:id="165" w:author="Christopher Summerfield" w:date="2014-06-03T14:26:00Z" w:initials="CS">
    <w:p w:rsidR="00F265A7" w:rsidRDefault="00F265A7">
      <w:pPr>
        <w:pStyle w:val="CommentText"/>
      </w:pPr>
      <w:r>
        <w:rPr>
          <w:rStyle w:val="CommentReference"/>
        </w:rPr>
        <w:annotationRef/>
      </w:r>
      <w:r>
        <w:t>I don’t understand why the grid limits feature in the equation in this way?</w:t>
      </w:r>
    </w:p>
  </w:comment>
  <w:comment w:id="186" w:author="Christopher Summerfield" w:date="2014-06-03T14:26:00Z" w:initials="CS">
    <w:p w:rsidR="00F265A7" w:rsidRDefault="00F265A7">
      <w:pPr>
        <w:pStyle w:val="CommentText"/>
      </w:pPr>
      <w:r>
        <w:rPr>
          <w:rStyle w:val="CommentReference"/>
        </w:rPr>
        <w:annotationRef/>
      </w:r>
      <w:r>
        <w:t>I thought we had agreed that TV/tau etc would go in supplementary? Sorry if my comments here were confusing</w:t>
      </w:r>
    </w:p>
  </w:comment>
  <w:comment w:id="249" w:author="Jan Balaguer" w:date="2014-06-03T14:26:00Z" w:initials="JB">
    <w:p w:rsidR="00F265A7" w:rsidRDefault="00F265A7">
      <w:pPr>
        <w:pStyle w:val="CommentText"/>
      </w:pPr>
      <w:r>
        <w:rPr>
          <w:rStyle w:val="CommentReference"/>
        </w:rPr>
        <w:annotationRef/>
      </w:r>
      <w:r>
        <w:t>If using non-parametrical (</w:t>
      </w:r>
      <w:proofErr w:type="spellStart"/>
      <w:r>
        <w:t>ranksum</w:t>
      </w:r>
      <w:proofErr w:type="spellEnd"/>
      <w:r>
        <w:t>),</w:t>
      </w:r>
    </w:p>
    <w:p w:rsidR="00F265A7" w:rsidRDefault="00F265A7">
      <w:pPr>
        <w:pStyle w:val="CommentText"/>
      </w:pPr>
    </w:p>
    <w:p w:rsidR="00F265A7" w:rsidRDefault="00F265A7" w:rsidP="001B5535">
      <w:pPr>
        <w:pStyle w:val="CommentText"/>
      </w:pPr>
      <w:proofErr w:type="gramStart"/>
      <w:r>
        <w:t>adaptation</w:t>
      </w:r>
      <w:proofErr w:type="gramEnd"/>
      <w:r>
        <w:t xml:space="preserve"> between conditions </w:t>
      </w:r>
    </w:p>
    <w:p w:rsidR="00F265A7" w:rsidRDefault="00F265A7" w:rsidP="00173E20">
      <w:pPr>
        <w:pStyle w:val="CommentText"/>
      </w:pPr>
      <w:proofErr w:type="gramStart"/>
      <w:r>
        <w:t>fittings</w:t>
      </w:r>
      <w:proofErr w:type="gramEnd"/>
      <w:r>
        <w:t xml:space="preserve"> on ta3 </w:t>
      </w:r>
    </w:p>
    <w:p w:rsidR="00F265A7" w:rsidRDefault="00F265A7" w:rsidP="00173E20">
      <w:pPr>
        <w:pStyle w:val="CommentText"/>
      </w:pPr>
      <w:r>
        <w:t xml:space="preserve">  </w:t>
      </w:r>
      <w:proofErr w:type="gramStart"/>
      <w:r>
        <w:t>p</w:t>
      </w:r>
      <w:proofErr w:type="gramEnd"/>
      <w:r>
        <w:t>(</w:t>
      </w:r>
      <w:proofErr w:type="spellStart"/>
      <w:r>
        <w:t>alpha_M</w:t>
      </w:r>
      <w:proofErr w:type="spellEnd"/>
      <w:r>
        <w:t xml:space="preserve">) = 1.000 </w:t>
      </w:r>
    </w:p>
    <w:p w:rsidR="00F265A7" w:rsidRDefault="00F265A7" w:rsidP="00173E20">
      <w:pPr>
        <w:pStyle w:val="CommentText"/>
      </w:pPr>
      <w:r>
        <w:t xml:space="preserve">  </w:t>
      </w:r>
      <w:proofErr w:type="gramStart"/>
      <w:r>
        <w:t>p</w:t>
      </w:r>
      <w:proofErr w:type="gramEnd"/>
      <w:r>
        <w:t>(</w:t>
      </w:r>
      <w:proofErr w:type="spellStart"/>
      <w:r>
        <w:t>alpha_R</w:t>
      </w:r>
      <w:proofErr w:type="spellEnd"/>
      <w:r>
        <w:t xml:space="preserve">) = 0.063 </w:t>
      </w:r>
    </w:p>
    <w:p w:rsidR="00F265A7" w:rsidRDefault="00F265A7" w:rsidP="00173E20">
      <w:pPr>
        <w:pStyle w:val="CommentText"/>
      </w:pPr>
      <w:r>
        <w:t xml:space="preserve">  </w:t>
      </w:r>
      <w:proofErr w:type="gramStart"/>
      <w:r>
        <w:t>p</w:t>
      </w:r>
      <w:proofErr w:type="gramEnd"/>
      <w:r>
        <w:t xml:space="preserve">(tau    ) = 0.102 </w:t>
      </w:r>
    </w:p>
    <w:p w:rsidR="00F265A7" w:rsidRDefault="00F265A7" w:rsidP="00173E20">
      <w:pPr>
        <w:pStyle w:val="CommentText"/>
      </w:pPr>
    </w:p>
    <w:p w:rsidR="00F265A7" w:rsidRDefault="00F265A7" w:rsidP="00173E20">
      <w:pPr>
        <w:pStyle w:val="CommentText"/>
      </w:pPr>
      <w:proofErr w:type="spellStart"/>
      <w:proofErr w:type="gramStart"/>
      <w:r>
        <w:t>optimals</w:t>
      </w:r>
      <w:proofErr w:type="spellEnd"/>
      <w:proofErr w:type="gramEnd"/>
      <w:r>
        <w:t xml:space="preserve"> on ta3 </w:t>
      </w:r>
    </w:p>
    <w:p w:rsidR="00F265A7" w:rsidRDefault="00F265A7" w:rsidP="00173E20">
      <w:pPr>
        <w:pStyle w:val="CommentText"/>
      </w:pPr>
      <w:r>
        <w:t xml:space="preserve">  </w:t>
      </w:r>
      <w:proofErr w:type="gramStart"/>
      <w:r>
        <w:t>p</w:t>
      </w:r>
      <w:proofErr w:type="gramEnd"/>
      <w:r>
        <w:t>(</w:t>
      </w:r>
      <w:proofErr w:type="spellStart"/>
      <w:r>
        <w:t>alpha_M</w:t>
      </w:r>
      <w:proofErr w:type="spellEnd"/>
      <w:r>
        <w:t xml:space="preserve">) = 0.005 </w:t>
      </w:r>
    </w:p>
    <w:p w:rsidR="00F265A7" w:rsidRDefault="00F265A7" w:rsidP="00173E20">
      <w:pPr>
        <w:pStyle w:val="CommentText"/>
      </w:pPr>
      <w:r>
        <w:t xml:space="preserve">  </w:t>
      </w:r>
      <w:proofErr w:type="gramStart"/>
      <w:r>
        <w:t>p</w:t>
      </w:r>
      <w:proofErr w:type="gramEnd"/>
      <w:r>
        <w:t>(</w:t>
      </w:r>
      <w:proofErr w:type="spellStart"/>
      <w:r>
        <w:t>alpha_R</w:t>
      </w:r>
      <w:proofErr w:type="spellEnd"/>
      <w:r>
        <w:t xml:space="preserve">) = 0.082 </w:t>
      </w:r>
    </w:p>
    <w:p w:rsidR="00F265A7" w:rsidRDefault="00F265A7" w:rsidP="00173E20">
      <w:pPr>
        <w:pStyle w:val="CommentText"/>
      </w:pPr>
      <w:r>
        <w:t xml:space="preserve">  </w:t>
      </w:r>
      <w:proofErr w:type="gramStart"/>
      <w:r>
        <w:t>p</w:t>
      </w:r>
      <w:proofErr w:type="gramEnd"/>
      <w:r>
        <w:t xml:space="preserve">(tau    ) = 0.072 </w:t>
      </w:r>
    </w:p>
    <w:p w:rsidR="00F265A7" w:rsidRDefault="00F265A7" w:rsidP="001B5535">
      <w:pPr>
        <w:pStyle w:val="CommentText"/>
      </w:pPr>
    </w:p>
    <w:p w:rsidR="00F265A7" w:rsidRDefault="00F265A7" w:rsidP="001B5535">
      <w:pPr>
        <w:pStyle w:val="CommentText"/>
      </w:pPr>
      <w:proofErr w:type="gramStart"/>
      <w:r>
        <w:t>deviance</w:t>
      </w:r>
      <w:proofErr w:type="gramEnd"/>
      <w:r>
        <w:t xml:space="preserve"> from optimality </w:t>
      </w:r>
    </w:p>
    <w:p w:rsidR="00F265A7" w:rsidRDefault="00F265A7" w:rsidP="00173E20">
      <w:pPr>
        <w:pStyle w:val="CommentText"/>
      </w:pPr>
      <w:proofErr w:type="gramStart"/>
      <w:r>
        <w:t>familiar</w:t>
      </w:r>
      <w:proofErr w:type="gramEnd"/>
      <w:r>
        <w:t xml:space="preserve"> on ta3 </w:t>
      </w:r>
    </w:p>
    <w:p w:rsidR="00F265A7" w:rsidRDefault="00F265A7" w:rsidP="00173E20">
      <w:pPr>
        <w:pStyle w:val="CommentText"/>
      </w:pPr>
      <w:r>
        <w:t xml:space="preserve">  </w:t>
      </w:r>
      <w:proofErr w:type="gramStart"/>
      <w:r>
        <w:t>p</w:t>
      </w:r>
      <w:proofErr w:type="gramEnd"/>
      <w:r>
        <w:t>(</w:t>
      </w:r>
      <w:proofErr w:type="spellStart"/>
      <w:r>
        <w:t>alpha_M</w:t>
      </w:r>
      <w:proofErr w:type="spellEnd"/>
      <w:r>
        <w:t xml:space="preserve">) = 0.774 </w:t>
      </w:r>
    </w:p>
    <w:p w:rsidR="00F265A7" w:rsidRDefault="00F265A7" w:rsidP="00173E20">
      <w:pPr>
        <w:pStyle w:val="CommentText"/>
      </w:pPr>
      <w:r>
        <w:t xml:space="preserve">  </w:t>
      </w:r>
      <w:proofErr w:type="gramStart"/>
      <w:r>
        <w:t>p</w:t>
      </w:r>
      <w:proofErr w:type="gramEnd"/>
      <w:r>
        <w:t>(</w:t>
      </w:r>
      <w:proofErr w:type="spellStart"/>
      <w:r>
        <w:t>alpha_R</w:t>
      </w:r>
      <w:proofErr w:type="spellEnd"/>
      <w:r>
        <w:t xml:space="preserve">) = 0.001 </w:t>
      </w:r>
    </w:p>
    <w:p w:rsidR="00F265A7" w:rsidRDefault="00F265A7" w:rsidP="00173E20">
      <w:pPr>
        <w:pStyle w:val="CommentText"/>
      </w:pPr>
      <w:r>
        <w:t xml:space="preserve">  </w:t>
      </w:r>
      <w:proofErr w:type="gramStart"/>
      <w:r>
        <w:t>p</w:t>
      </w:r>
      <w:proofErr w:type="gramEnd"/>
      <w:r>
        <w:t xml:space="preserve">(tau    ) = 0.001 </w:t>
      </w:r>
    </w:p>
    <w:p w:rsidR="00F265A7" w:rsidRDefault="00F265A7" w:rsidP="00173E20">
      <w:pPr>
        <w:pStyle w:val="CommentText"/>
      </w:pPr>
      <w:proofErr w:type="gramStart"/>
      <w:r>
        <w:t>novel</w:t>
      </w:r>
      <w:proofErr w:type="gramEnd"/>
      <w:r>
        <w:t xml:space="preserve"> on ta3 </w:t>
      </w:r>
    </w:p>
    <w:p w:rsidR="00F265A7" w:rsidRDefault="00F265A7" w:rsidP="00173E20">
      <w:pPr>
        <w:pStyle w:val="CommentText"/>
      </w:pPr>
      <w:r>
        <w:t xml:space="preserve">  </w:t>
      </w:r>
      <w:proofErr w:type="gramStart"/>
      <w:r>
        <w:t>p</w:t>
      </w:r>
      <w:proofErr w:type="gramEnd"/>
      <w:r>
        <w:t>(</w:t>
      </w:r>
      <w:proofErr w:type="spellStart"/>
      <w:r>
        <w:t>alpha_M</w:t>
      </w:r>
      <w:proofErr w:type="spellEnd"/>
      <w:r>
        <w:t xml:space="preserve">) = 0.082 </w:t>
      </w:r>
    </w:p>
    <w:p w:rsidR="00F265A7" w:rsidRDefault="00F265A7" w:rsidP="00173E20">
      <w:pPr>
        <w:pStyle w:val="CommentText"/>
      </w:pPr>
      <w:r>
        <w:t xml:space="preserve">  </w:t>
      </w:r>
      <w:proofErr w:type="gramStart"/>
      <w:r>
        <w:t>p</w:t>
      </w:r>
      <w:proofErr w:type="gramEnd"/>
      <w:r>
        <w:t>(</w:t>
      </w:r>
      <w:proofErr w:type="spellStart"/>
      <w:r>
        <w:t>alpha_R</w:t>
      </w:r>
      <w:proofErr w:type="spellEnd"/>
      <w:r>
        <w:t xml:space="preserve">) = 0.000 </w:t>
      </w:r>
    </w:p>
    <w:p w:rsidR="00F265A7" w:rsidRDefault="00F265A7" w:rsidP="00173E20">
      <w:pPr>
        <w:pStyle w:val="CommentText"/>
      </w:pPr>
      <w:r>
        <w:t xml:space="preserve">  </w:t>
      </w:r>
      <w:proofErr w:type="gramStart"/>
      <w:r>
        <w:t>p</w:t>
      </w:r>
      <w:proofErr w:type="gramEnd"/>
      <w:r>
        <w:t xml:space="preserve">(tau    ) = 0.000 </w:t>
      </w:r>
    </w:p>
    <w:p w:rsidR="00F265A7" w:rsidRDefault="00F265A7">
      <w:pPr>
        <w:pStyle w:val="CommentText"/>
      </w:pPr>
    </w:p>
  </w:comment>
  <w:comment w:id="261" w:author="Jan Balaguer" w:date="2014-06-03T14:26:00Z" w:initials="JB">
    <w:p w:rsidR="00F265A7" w:rsidRPr="00F2024D" w:rsidRDefault="00F265A7">
      <w:pPr>
        <w:pStyle w:val="CommentText"/>
        <w:rPr>
          <w:color w:val="FFFFFF" w:themeColor="background1"/>
        </w:rPr>
      </w:pPr>
      <w:r>
        <w:rPr>
          <w:rStyle w:val="CommentReference"/>
        </w:rPr>
        <w:annotationRef/>
      </w:r>
      <w:r w:rsidRPr="00F2024D">
        <w:rPr>
          <w:rStyle w:val="CommentReference"/>
          <w:color w:val="FFFFFF" w:themeColor="background1"/>
          <w:highlight w:val="red"/>
        </w:rPr>
        <w:t>THIS IS NOT SIGNIFICANT ANYMORE!!!</w:t>
      </w:r>
    </w:p>
  </w:comment>
  <w:comment w:id="271" w:author="Jan Balaguer" w:date="2014-06-03T14:26:00Z" w:initials="JB">
    <w:p w:rsidR="00F265A7" w:rsidRDefault="00F265A7">
      <w:pPr>
        <w:pStyle w:val="CommentText"/>
      </w:pPr>
      <w:r>
        <w:rPr>
          <w:rStyle w:val="CommentReference"/>
        </w:rPr>
        <w:annotationRef/>
      </w:r>
      <w:r w:rsidRPr="00F2024D">
        <w:rPr>
          <w:rStyle w:val="CommentReference"/>
          <w:color w:val="FFFFFF" w:themeColor="background1"/>
          <w:highlight w:val="red"/>
        </w:rPr>
        <w:t>THIS IS NOT SIGNIFICANT ANYMORE!!!</w:t>
      </w:r>
    </w:p>
  </w:comment>
  <w:comment w:id="270" w:author="Jan Balaguer" w:date="2014-06-03T14:26:00Z" w:initials="JB">
    <w:p w:rsidR="00F265A7" w:rsidRDefault="00F265A7">
      <w:pPr>
        <w:pStyle w:val="CommentText"/>
      </w:pPr>
      <w:r w:rsidRPr="00F2024D">
        <w:rPr>
          <w:rStyle w:val="CommentReference"/>
        </w:rPr>
        <w:annotationRef/>
      </w:r>
      <w:proofErr w:type="gramStart"/>
      <w:r>
        <w:t>added</w:t>
      </w:r>
      <w:proofErr w:type="gramEnd"/>
    </w:p>
    <w:p w:rsidR="00F265A7" w:rsidRDefault="00F265A7">
      <w:pPr>
        <w:pStyle w:val="CommentText"/>
      </w:pPr>
    </w:p>
    <w:p w:rsidR="00F265A7" w:rsidRDefault="00F265A7" w:rsidP="00F2024D">
      <w:pPr>
        <w:pStyle w:val="CommentText"/>
      </w:pPr>
      <w:proofErr w:type="spellStart"/>
      <w:proofErr w:type="gramStart"/>
      <w:r>
        <w:t>rmANOVA</w:t>
      </w:r>
      <w:proofErr w:type="spellEnd"/>
      <w:proofErr w:type="gramEnd"/>
      <w:r>
        <w:t xml:space="preserve"> of ALPHA_R</w:t>
      </w:r>
    </w:p>
    <w:p w:rsidR="00F265A7" w:rsidRDefault="00F265A7" w:rsidP="00F2024D">
      <w:pPr>
        <w:pStyle w:val="CommentText"/>
      </w:pPr>
      <w:r>
        <w:t>Effect 01: "cue</w:t>
      </w:r>
      <w:proofErr w:type="gramStart"/>
      <w:r>
        <w:t>"              F</w:t>
      </w:r>
      <w:proofErr w:type="gramEnd"/>
      <w:r>
        <w:t>(1.00,17.00)=5.552,</w:t>
      </w:r>
      <w:r>
        <w:tab/>
        <w:t xml:space="preserve">p=0.031 </w:t>
      </w:r>
    </w:p>
    <w:p w:rsidR="00F265A7" w:rsidRDefault="00F265A7" w:rsidP="00F2024D">
      <w:pPr>
        <w:pStyle w:val="CommentText"/>
      </w:pPr>
      <w:r>
        <w:t>Effect 02: "optimal</w:t>
      </w:r>
      <w:proofErr w:type="gramStart"/>
      <w:r>
        <w:t>"          F</w:t>
      </w:r>
      <w:proofErr w:type="gramEnd"/>
      <w:r>
        <w:t>(1.00,17.00)=46.007,</w:t>
      </w:r>
      <w:r>
        <w:tab/>
        <w:t xml:space="preserve">p=0.000 </w:t>
      </w:r>
    </w:p>
    <w:p w:rsidR="00F265A7" w:rsidRDefault="00F265A7" w:rsidP="0028187E">
      <w:pPr>
        <w:pStyle w:val="CommentText"/>
      </w:pPr>
      <w:r>
        <w:t>Effect 03: "</w:t>
      </w:r>
      <w:proofErr w:type="spellStart"/>
      <w:r>
        <w:t>optimal""cue</w:t>
      </w:r>
      <w:proofErr w:type="spellEnd"/>
      <w:proofErr w:type="gramStart"/>
      <w:r>
        <w:t>"     F</w:t>
      </w:r>
      <w:proofErr w:type="gramEnd"/>
      <w:r>
        <w:t>(1.00,17.00)=2.308,</w:t>
      </w:r>
      <w:r>
        <w:tab/>
        <w:t xml:space="preserve">p=0.147 </w:t>
      </w:r>
    </w:p>
  </w:comment>
  <w:comment w:id="462" w:author="Christopher Summerfield" w:date="2014-06-03T14:26:00Z" w:initials="CS">
    <w:p w:rsidR="00F265A7" w:rsidRDefault="00F265A7">
      <w:pPr>
        <w:pStyle w:val="CommentText"/>
      </w:pPr>
      <w:r>
        <w:rPr>
          <w:rStyle w:val="CommentReference"/>
        </w:rPr>
        <w:annotationRef/>
      </w:r>
      <w:r>
        <w:t>Only if we report them</w:t>
      </w:r>
    </w:p>
  </w:comment>
  <w:comment w:id="466" w:author="Christopher Summerfield" w:date="2014-06-03T14:26:00Z" w:initials="CS">
    <w:p w:rsidR="00F265A7" w:rsidRDefault="00F265A7">
      <w:pPr>
        <w:pStyle w:val="CommentText"/>
      </w:pPr>
      <w:r>
        <w:rPr>
          <w:rStyle w:val="CommentReference"/>
        </w:rPr>
        <w:annotationRef/>
      </w:r>
      <w:r>
        <w:t>Remove if we don’t report RT</w:t>
      </w:r>
    </w:p>
  </w:comment>
  <w:comment w:id="608" w:author="Jan Balaguer" w:date="2014-06-03T14:26:00Z" w:initials="JB">
    <w:p w:rsidR="00F265A7" w:rsidRDefault="00F265A7">
      <w:pPr>
        <w:pStyle w:val="CommentText"/>
      </w:pPr>
      <w:r>
        <w:rPr>
          <w:rStyle w:val="CommentReference"/>
        </w:rPr>
        <w:annotationRef/>
      </w:r>
      <w:r>
        <w:t xml:space="preserve">What is the middle brain in fig3a? </w:t>
      </w:r>
      <w:proofErr w:type="gramStart"/>
      <w:r>
        <w:t>legends</w:t>
      </w:r>
      <w:proofErr w:type="gramEnd"/>
      <w:r>
        <w:t xml:space="preserve"> says it's </w:t>
      </w:r>
      <w:proofErr w:type="spellStart"/>
      <w:r>
        <w:t>maximising</w:t>
      </w:r>
      <w:proofErr w:type="spellEnd"/>
      <w:r>
        <w:t xml:space="preserve"> performance, but </w:t>
      </w:r>
      <w:proofErr w:type="spellStart"/>
      <w:r>
        <w:t>i</w:t>
      </w:r>
      <w:proofErr w:type="spellEnd"/>
      <w:r>
        <w:t xml:space="preserve"> don't understand why  doing that for the CI model makes sense..</w:t>
      </w:r>
    </w:p>
  </w:comment>
  <w:comment w:id="726" w:author="Jan Balaguer" w:date="2014-06-03T14:26:00Z" w:initials="JB">
    <w:p w:rsidR="00F265A7" w:rsidRDefault="00F265A7">
      <w:pPr>
        <w:pStyle w:val="CommentText"/>
      </w:pPr>
      <w:r>
        <w:rPr>
          <w:rStyle w:val="CommentReference"/>
        </w:rPr>
        <w:annotationRef/>
      </w:r>
      <w:r>
        <w:t xml:space="preserve">We also find a strong main effect of cue (replicated for </w:t>
      </w:r>
      <w:proofErr w:type="spellStart"/>
      <w:r>
        <w:t>alpha_R</w:t>
      </w:r>
      <w:proofErr w:type="spellEnd"/>
      <w:r>
        <w:t>). I don't know how to explain it.</w:t>
      </w:r>
    </w:p>
  </w:comment>
  <w:comment w:id="749" w:author="Jan Balaguer" w:date="2014-06-03T14:26:00Z" w:initials="JB">
    <w:p w:rsidR="00F265A7" w:rsidRDefault="00F265A7">
      <w:pPr>
        <w:pStyle w:val="CommentText"/>
      </w:pPr>
      <w:r>
        <w:rPr>
          <w:rStyle w:val="CommentReference"/>
        </w:rPr>
        <w:annotationRef/>
      </w:r>
      <w:proofErr w:type="gramStart"/>
      <w:r>
        <w:t>unfinished</w:t>
      </w:r>
      <w:proofErr w:type="gramEnd"/>
    </w:p>
  </w:comment>
  <w:comment w:id="765" w:author="Jan Balaguer" w:date="2014-06-03T14:26:00Z" w:initials="JB">
    <w:p w:rsidR="00F265A7" w:rsidRDefault="00F265A7">
      <w:pPr>
        <w:pStyle w:val="CommentText"/>
      </w:pPr>
      <w:r>
        <w:rPr>
          <w:rStyle w:val="CommentReference"/>
        </w:rPr>
        <w:annotationRef/>
      </w:r>
      <w:r>
        <w:t>New Supp Section added</w:t>
      </w:r>
    </w:p>
  </w:comment>
  <w:comment w:id="768" w:author="Jan Balaguer" w:date="2014-06-03T14:26:00Z" w:initials="JB">
    <w:p w:rsidR="00F265A7" w:rsidRDefault="00F265A7" w:rsidP="00310219">
      <w:pPr>
        <w:pStyle w:val="CommentText"/>
      </w:pPr>
      <w:r>
        <w:rPr>
          <w:rStyle w:val="CommentReference"/>
        </w:rPr>
        <w:annotationRef/>
      </w:r>
      <w:r>
        <w:t>New Supp Section added</w:t>
      </w:r>
    </w:p>
  </w:comment>
  <w:comment w:id="780" w:author="Jan Balaguer" w:date="2014-06-03T14:26:00Z" w:initials="JB">
    <w:p w:rsidR="00F265A7" w:rsidRDefault="00F265A7">
      <w:pPr>
        <w:pStyle w:val="CommentText"/>
      </w:pPr>
      <w:r>
        <w:rPr>
          <w:rStyle w:val="CommentReference"/>
        </w:rPr>
        <w:annotationRef/>
      </w:r>
      <w:proofErr w:type="gramStart"/>
      <w:r>
        <w:t>correction</w:t>
      </w:r>
      <w:proofErr w:type="gramEnd"/>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65A7" w:rsidRDefault="00F265A7">
      <w:r>
        <w:separator/>
      </w:r>
    </w:p>
  </w:endnote>
  <w:endnote w:type="continuationSeparator" w:id="0">
    <w:p w:rsidR="00F265A7" w:rsidRDefault="00F265A7">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MT">
    <w:charset w:val="00"/>
    <w:family w:val="swiss"/>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5A7" w:rsidRDefault="00F265A7"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265A7" w:rsidRDefault="00F265A7" w:rsidP="004A481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5A7" w:rsidRDefault="00F265A7"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7E73">
      <w:rPr>
        <w:rStyle w:val="PageNumber"/>
        <w:noProof/>
      </w:rPr>
      <w:t>21</w:t>
    </w:r>
    <w:r>
      <w:rPr>
        <w:rStyle w:val="PageNumber"/>
      </w:rPr>
      <w:fldChar w:fldCharType="end"/>
    </w:r>
  </w:p>
  <w:p w:rsidR="00F265A7" w:rsidRDefault="00F265A7" w:rsidP="004A481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65A7" w:rsidRDefault="00F265A7">
      <w:r>
        <w:separator/>
      </w:r>
    </w:p>
  </w:footnote>
  <w:footnote w:type="continuationSeparator" w:id="0">
    <w:p w:rsidR="00F265A7" w:rsidRDefault="00F265A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2012.enl&lt;/item&gt;&lt;/Libraries&gt;&lt;/ENLibraries&gt;"/>
  </w:docVars>
  <w:rsids>
    <w:rsidRoot w:val="00C051E6"/>
    <w:rsid w:val="00000A2A"/>
    <w:rsid w:val="000071BB"/>
    <w:rsid w:val="00014192"/>
    <w:rsid w:val="000145E4"/>
    <w:rsid w:val="000219CC"/>
    <w:rsid w:val="00022063"/>
    <w:rsid w:val="00027BDC"/>
    <w:rsid w:val="00032262"/>
    <w:rsid w:val="0003295C"/>
    <w:rsid w:val="000338D3"/>
    <w:rsid w:val="00033E8E"/>
    <w:rsid w:val="00035103"/>
    <w:rsid w:val="000449A8"/>
    <w:rsid w:val="000461D0"/>
    <w:rsid w:val="00050FFB"/>
    <w:rsid w:val="00051B34"/>
    <w:rsid w:val="0005228C"/>
    <w:rsid w:val="000522FD"/>
    <w:rsid w:val="00056FEA"/>
    <w:rsid w:val="00060256"/>
    <w:rsid w:val="00063946"/>
    <w:rsid w:val="00063ADA"/>
    <w:rsid w:val="000662B7"/>
    <w:rsid w:val="00072704"/>
    <w:rsid w:val="00076564"/>
    <w:rsid w:val="00082BCA"/>
    <w:rsid w:val="00083BBE"/>
    <w:rsid w:val="00084198"/>
    <w:rsid w:val="00084988"/>
    <w:rsid w:val="00085A17"/>
    <w:rsid w:val="00085A4C"/>
    <w:rsid w:val="00087EA8"/>
    <w:rsid w:val="0009220A"/>
    <w:rsid w:val="00093813"/>
    <w:rsid w:val="00096C9B"/>
    <w:rsid w:val="000A0763"/>
    <w:rsid w:val="000A4267"/>
    <w:rsid w:val="000B3901"/>
    <w:rsid w:val="000B55E5"/>
    <w:rsid w:val="000B55FE"/>
    <w:rsid w:val="000C149D"/>
    <w:rsid w:val="000C3795"/>
    <w:rsid w:val="000C4526"/>
    <w:rsid w:val="000C7039"/>
    <w:rsid w:val="000C7671"/>
    <w:rsid w:val="000D0866"/>
    <w:rsid w:val="000D21D3"/>
    <w:rsid w:val="000D353B"/>
    <w:rsid w:val="000E5F74"/>
    <w:rsid w:val="000E62F3"/>
    <w:rsid w:val="000F5C42"/>
    <w:rsid w:val="00100BE3"/>
    <w:rsid w:val="00102152"/>
    <w:rsid w:val="001116ED"/>
    <w:rsid w:val="00113600"/>
    <w:rsid w:val="0012276B"/>
    <w:rsid w:val="0012393E"/>
    <w:rsid w:val="001251A9"/>
    <w:rsid w:val="001261CC"/>
    <w:rsid w:val="00127ECB"/>
    <w:rsid w:val="00135E91"/>
    <w:rsid w:val="0014154F"/>
    <w:rsid w:val="00143BE9"/>
    <w:rsid w:val="0014610B"/>
    <w:rsid w:val="0015003C"/>
    <w:rsid w:val="00156C4F"/>
    <w:rsid w:val="00164A1B"/>
    <w:rsid w:val="00172D4C"/>
    <w:rsid w:val="00173E20"/>
    <w:rsid w:val="001740F3"/>
    <w:rsid w:val="0017560A"/>
    <w:rsid w:val="00175C7A"/>
    <w:rsid w:val="00176C24"/>
    <w:rsid w:val="00177A6C"/>
    <w:rsid w:val="00180439"/>
    <w:rsid w:val="00180BE0"/>
    <w:rsid w:val="001822FB"/>
    <w:rsid w:val="00182BE8"/>
    <w:rsid w:val="001850C7"/>
    <w:rsid w:val="001902AD"/>
    <w:rsid w:val="00190B73"/>
    <w:rsid w:val="00190B77"/>
    <w:rsid w:val="00191A99"/>
    <w:rsid w:val="00193D10"/>
    <w:rsid w:val="00194BD9"/>
    <w:rsid w:val="00197E48"/>
    <w:rsid w:val="00197E64"/>
    <w:rsid w:val="001A0D9B"/>
    <w:rsid w:val="001A47AB"/>
    <w:rsid w:val="001A7F48"/>
    <w:rsid w:val="001B0194"/>
    <w:rsid w:val="001B0872"/>
    <w:rsid w:val="001B3B60"/>
    <w:rsid w:val="001B5535"/>
    <w:rsid w:val="001B5D7A"/>
    <w:rsid w:val="001C0601"/>
    <w:rsid w:val="001C6F12"/>
    <w:rsid w:val="001D05E7"/>
    <w:rsid w:val="001D2941"/>
    <w:rsid w:val="001D3111"/>
    <w:rsid w:val="001D4EFC"/>
    <w:rsid w:val="001E0028"/>
    <w:rsid w:val="001E0557"/>
    <w:rsid w:val="001E4F95"/>
    <w:rsid w:val="001E7540"/>
    <w:rsid w:val="001F237D"/>
    <w:rsid w:val="001F4628"/>
    <w:rsid w:val="001F4CAE"/>
    <w:rsid w:val="001F5F73"/>
    <w:rsid w:val="002000A5"/>
    <w:rsid w:val="0020672E"/>
    <w:rsid w:val="00207506"/>
    <w:rsid w:val="0021051B"/>
    <w:rsid w:val="00210BCD"/>
    <w:rsid w:val="00213643"/>
    <w:rsid w:val="00214DF3"/>
    <w:rsid w:val="00214E37"/>
    <w:rsid w:val="00216F4F"/>
    <w:rsid w:val="00217676"/>
    <w:rsid w:val="002201D2"/>
    <w:rsid w:val="0022540A"/>
    <w:rsid w:val="00236DB2"/>
    <w:rsid w:val="002404CF"/>
    <w:rsid w:val="0024548F"/>
    <w:rsid w:val="00247DAA"/>
    <w:rsid w:val="00253818"/>
    <w:rsid w:val="0026220A"/>
    <w:rsid w:val="00262F8F"/>
    <w:rsid w:val="002639A7"/>
    <w:rsid w:val="00271091"/>
    <w:rsid w:val="00271256"/>
    <w:rsid w:val="0027196D"/>
    <w:rsid w:val="00271E10"/>
    <w:rsid w:val="00272972"/>
    <w:rsid w:val="002729F6"/>
    <w:rsid w:val="00276BBA"/>
    <w:rsid w:val="00277565"/>
    <w:rsid w:val="0028187E"/>
    <w:rsid w:val="00282CB1"/>
    <w:rsid w:val="002838B0"/>
    <w:rsid w:val="002843E2"/>
    <w:rsid w:val="00284762"/>
    <w:rsid w:val="00284E58"/>
    <w:rsid w:val="00285BB2"/>
    <w:rsid w:val="00291E65"/>
    <w:rsid w:val="00293B85"/>
    <w:rsid w:val="002947BB"/>
    <w:rsid w:val="0029647F"/>
    <w:rsid w:val="002A434C"/>
    <w:rsid w:val="002B1039"/>
    <w:rsid w:val="002B1E8D"/>
    <w:rsid w:val="002B58BF"/>
    <w:rsid w:val="002C087B"/>
    <w:rsid w:val="002C1EA0"/>
    <w:rsid w:val="002C6677"/>
    <w:rsid w:val="002C73DA"/>
    <w:rsid w:val="002D2152"/>
    <w:rsid w:val="002D2D5C"/>
    <w:rsid w:val="002D762C"/>
    <w:rsid w:val="002E02A6"/>
    <w:rsid w:val="002E03AA"/>
    <w:rsid w:val="002E352B"/>
    <w:rsid w:val="002E4871"/>
    <w:rsid w:val="002F0953"/>
    <w:rsid w:val="002F6483"/>
    <w:rsid w:val="002F6DCA"/>
    <w:rsid w:val="00305B7C"/>
    <w:rsid w:val="00310219"/>
    <w:rsid w:val="00311755"/>
    <w:rsid w:val="00315506"/>
    <w:rsid w:val="00316344"/>
    <w:rsid w:val="00317B48"/>
    <w:rsid w:val="00321E71"/>
    <w:rsid w:val="00322506"/>
    <w:rsid w:val="0032299F"/>
    <w:rsid w:val="003258D5"/>
    <w:rsid w:val="00326838"/>
    <w:rsid w:val="00333041"/>
    <w:rsid w:val="00335E1F"/>
    <w:rsid w:val="00335E41"/>
    <w:rsid w:val="003420A2"/>
    <w:rsid w:val="0034280E"/>
    <w:rsid w:val="003440B3"/>
    <w:rsid w:val="0034556E"/>
    <w:rsid w:val="00346DC7"/>
    <w:rsid w:val="00347C5D"/>
    <w:rsid w:val="0035096E"/>
    <w:rsid w:val="00350E7D"/>
    <w:rsid w:val="0036322B"/>
    <w:rsid w:val="00367CE8"/>
    <w:rsid w:val="003720FC"/>
    <w:rsid w:val="003730CC"/>
    <w:rsid w:val="00373EC2"/>
    <w:rsid w:val="003766F4"/>
    <w:rsid w:val="00376F98"/>
    <w:rsid w:val="003809F3"/>
    <w:rsid w:val="003837D4"/>
    <w:rsid w:val="00384741"/>
    <w:rsid w:val="0038596C"/>
    <w:rsid w:val="00391198"/>
    <w:rsid w:val="00393D88"/>
    <w:rsid w:val="00396BB5"/>
    <w:rsid w:val="00397145"/>
    <w:rsid w:val="003A54DD"/>
    <w:rsid w:val="003B1544"/>
    <w:rsid w:val="003B4FCE"/>
    <w:rsid w:val="003B580A"/>
    <w:rsid w:val="003B6ADD"/>
    <w:rsid w:val="003C1BCF"/>
    <w:rsid w:val="003C3A75"/>
    <w:rsid w:val="003C617D"/>
    <w:rsid w:val="003D09C3"/>
    <w:rsid w:val="003D482C"/>
    <w:rsid w:val="003D6644"/>
    <w:rsid w:val="003E04B2"/>
    <w:rsid w:val="003E2A4D"/>
    <w:rsid w:val="003E713A"/>
    <w:rsid w:val="003F0408"/>
    <w:rsid w:val="003F41BB"/>
    <w:rsid w:val="003F4B37"/>
    <w:rsid w:val="00400AD4"/>
    <w:rsid w:val="004128CD"/>
    <w:rsid w:val="004163AB"/>
    <w:rsid w:val="004222FF"/>
    <w:rsid w:val="00423884"/>
    <w:rsid w:val="00426F89"/>
    <w:rsid w:val="004275F6"/>
    <w:rsid w:val="00432042"/>
    <w:rsid w:val="0043370B"/>
    <w:rsid w:val="00434E4E"/>
    <w:rsid w:val="00440BDF"/>
    <w:rsid w:val="00452DD2"/>
    <w:rsid w:val="004543A9"/>
    <w:rsid w:val="00454EB9"/>
    <w:rsid w:val="00456B70"/>
    <w:rsid w:val="00462380"/>
    <w:rsid w:val="00464125"/>
    <w:rsid w:val="004654AD"/>
    <w:rsid w:val="00472FC1"/>
    <w:rsid w:val="004738E8"/>
    <w:rsid w:val="00474C98"/>
    <w:rsid w:val="00475367"/>
    <w:rsid w:val="0047705B"/>
    <w:rsid w:val="00480151"/>
    <w:rsid w:val="004920C7"/>
    <w:rsid w:val="00496A70"/>
    <w:rsid w:val="004975B7"/>
    <w:rsid w:val="004A1790"/>
    <w:rsid w:val="004A4815"/>
    <w:rsid w:val="004B621B"/>
    <w:rsid w:val="004C15AE"/>
    <w:rsid w:val="004C4BCE"/>
    <w:rsid w:val="004C7628"/>
    <w:rsid w:val="004D03F2"/>
    <w:rsid w:val="004D6248"/>
    <w:rsid w:val="004D7562"/>
    <w:rsid w:val="004E23DF"/>
    <w:rsid w:val="004E2889"/>
    <w:rsid w:val="004E3854"/>
    <w:rsid w:val="004F17C0"/>
    <w:rsid w:val="0050577F"/>
    <w:rsid w:val="0051180B"/>
    <w:rsid w:val="00514030"/>
    <w:rsid w:val="00532182"/>
    <w:rsid w:val="00540F3A"/>
    <w:rsid w:val="00540FD1"/>
    <w:rsid w:val="00541593"/>
    <w:rsid w:val="0054233A"/>
    <w:rsid w:val="00542651"/>
    <w:rsid w:val="005468D7"/>
    <w:rsid w:val="00551ED9"/>
    <w:rsid w:val="0055566F"/>
    <w:rsid w:val="00557B84"/>
    <w:rsid w:val="00563533"/>
    <w:rsid w:val="00564750"/>
    <w:rsid w:val="00564C58"/>
    <w:rsid w:val="00565021"/>
    <w:rsid w:val="00565F02"/>
    <w:rsid w:val="00574FAE"/>
    <w:rsid w:val="0057660C"/>
    <w:rsid w:val="0058166E"/>
    <w:rsid w:val="00582C00"/>
    <w:rsid w:val="0059708A"/>
    <w:rsid w:val="005971B9"/>
    <w:rsid w:val="005A096D"/>
    <w:rsid w:val="005A2429"/>
    <w:rsid w:val="005A2822"/>
    <w:rsid w:val="005A2C84"/>
    <w:rsid w:val="005A55D3"/>
    <w:rsid w:val="005B1D96"/>
    <w:rsid w:val="005B3D4F"/>
    <w:rsid w:val="005B4E44"/>
    <w:rsid w:val="005B4E75"/>
    <w:rsid w:val="005C3B94"/>
    <w:rsid w:val="005E0470"/>
    <w:rsid w:val="005E218B"/>
    <w:rsid w:val="005E543F"/>
    <w:rsid w:val="005E6EE7"/>
    <w:rsid w:val="005E7F58"/>
    <w:rsid w:val="005F054C"/>
    <w:rsid w:val="005F4C56"/>
    <w:rsid w:val="005F583C"/>
    <w:rsid w:val="00605A44"/>
    <w:rsid w:val="00611718"/>
    <w:rsid w:val="00611D8D"/>
    <w:rsid w:val="00613B4A"/>
    <w:rsid w:val="00617A86"/>
    <w:rsid w:val="00622060"/>
    <w:rsid w:val="00626BF7"/>
    <w:rsid w:val="006318EE"/>
    <w:rsid w:val="00637141"/>
    <w:rsid w:val="006462C4"/>
    <w:rsid w:val="00646CB9"/>
    <w:rsid w:val="00647BBC"/>
    <w:rsid w:val="00655D42"/>
    <w:rsid w:val="00660270"/>
    <w:rsid w:val="0066338B"/>
    <w:rsid w:val="00667326"/>
    <w:rsid w:val="006752C7"/>
    <w:rsid w:val="00675787"/>
    <w:rsid w:val="0067605A"/>
    <w:rsid w:val="006779D1"/>
    <w:rsid w:val="00683AB7"/>
    <w:rsid w:val="006867D3"/>
    <w:rsid w:val="0069217E"/>
    <w:rsid w:val="006958E8"/>
    <w:rsid w:val="00697AF1"/>
    <w:rsid w:val="006A0E6A"/>
    <w:rsid w:val="006A2279"/>
    <w:rsid w:val="006A3C99"/>
    <w:rsid w:val="006A6785"/>
    <w:rsid w:val="006B1148"/>
    <w:rsid w:val="006D20F0"/>
    <w:rsid w:val="006D4929"/>
    <w:rsid w:val="006D61A6"/>
    <w:rsid w:val="006D6AF7"/>
    <w:rsid w:val="006D723E"/>
    <w:rsid w:val="006E07E1"/>
    <w:rsid w:val="006E142F"/>
    <w:rsid w:val="006E21DC"/>
    <w:rsid w:val="006E29CD"/>
    <w:rsid w:val="006E3A1F"/>
    <w:rsid w:val="006E49A6"/>
    <w:rsid w:val="006E5D5E"/>
    <w:rsid w:val="006F6874"/>
    <w:rsid w:val="00701E07"/>
    <w:rsid w:val="00703582"/>
    <w:rsid w:val="00705ED5"/>
    <w:rsid w:val="00706050"/>
    <w:rsid w:val="0071392F"/>
    <w:rsid w:val="007139EB"/>
    <w:rsid w:val="00715574"/>
    <w:rsid w:val="00715D6D"/>
    <w:rsid w:val="00716EC3"/>
    <w:rsid w:val="0071785E"/>
    <w:rsid w:val="007200FE"/>
    <w:rsid w:val="00731BF0"/>
    <w:rsid w:val="00737516"/>
    <w:rsid w:val="007411C0"/>
    <w:rsid w:val="007418F9"/>
    <w:rsid w:val="007436F2"/>
    <w:rsid w:val="007443F1"/>
    <w:rsid w:val="00747313"/>
    <w:rsid w:val="00756169"/>
    <w:rsid w:val="00761DEB"/>
    <w:rsid w:val="00763B75"/>
    <w:rsid w:val="00764C6D"/>
    <w:rsid w:val="007656FA"/>
    <w:rsid w:val="00766304"/>
    <w:rsid w:val="00771649"/>
    <w:rsid w:val="007835CE"/>
    <w:rsid w:val="00784FE6"/>
    <w:rsid w:val="00785FF6"/>
    <w:rsid w:val="00791C00"/>
    <w:rsid w:val="00793F06"/>
    <w:rsid w:val="00794A3C"/>
    <w:rsid w:val="00794CF2"/>
    <w:rsid w:val="007954B0"/>
    <w:rsid w:val="007A03C9"/>
    <w:rsid w:val="007A165F"/>
    <w:rsid w:val="007A47B4"/>
    <w:rsid w:val="007B1FEB"/>
    <w:rsid w:val="007B27B2"/>
    <w:rsid w:val="007B459E"/>
    <w:rsid w:val="007C2642"/>
    <w:rsid w:val="007C6E68"/>
    <w:rsid w:val="007C6FAB"/>
    <w:rsid w:val="007C7180"/>
    <w:rsid w:val="007D4205"/>
    <w:rsid w:val="007D6F38"/>
    <w:rsid w:val="007F245A"/>
    <w:rsid w:val="007F29CC"/>
    <w:rsid w:val="007F3676"/>
    <w:rsid w:val="007F40C6"/>
    <w:rsid w:val="007F60AD"/>
    <w:rsid w:val="007F6DCC"/>
    <w:rsid w:val="008044EC"/>
    <w:rsid w:val="00806444"/>
    <w:rsid w:val="00807686"/>
    <w:rsid w:val="00810E69"/>
    <w:rsid w:val="00847281"/>
    <w:rsid w:val="00856087"/>
    <w:rsid w:val="008632DD"/>
    <w:rsid w:val="00864610"/>
    <w:rsid w:val="00866454"/>
    <w:rsid w:val="008713B6"/>
    <w:rsid w:val="00880928"/>
    <w:rsid w:val="008827B1"/>
    <w:rsid w:val="00886795"/>
    <w:rsid w:val="00887F2C"/>
    <w:rsid w:val="00893369"/>
    <w:rsid w:val="00895584"/>
    <w:rsid w:val="008A18DA"/>
    <w:rsid w:val="008A1D06"/>
    <w:rsid w:val="008A382D"/>
    <w:rsid w:val="008A4054"/>
    <w:rsid w:val="008A626D"/>
    <w:rsid w:val="008A673E"/>
    <w:rsid w:val="008A7373"/>
    <w:rsid w:val="008A7D26"/>
    <w:rsid w:val="008B4D0B"/>
    <w:rsid w:val="008B7A82"/>
    <w:rsid w:val="008C13D5"/>
    <w:rsid w:val="008C304D"/>
    <w:rsid w:val="008C6792"/>
    <w:rsid w:val="008D07A1"/>
    <w:rsid w:val="008D5147"/>
    <w:rsid w:val="008E2DA8"/>
    <w:rsid w:val="008E2E54"/>
    <w:rsid w:val="008E6565"/>
    <w:rsid w:val="008E6BE5"/>
    <w:rsid w:val="008E7C8E"/>
    <w:rsid w:val="008F150F"/>
    <w:rsid w:val="008F2C90"/>
    <w:rsid w:val="008F4FD2"/>
    <w:rsid w:val="008F52A0"/>
    <w:rsid w:val="008F5676"/>
    <w:rsid w:val="008F7C76"/>
    <w:rsid w:val="009021AA"/>
    <w:rsid w:val="009028D3"/>
    <w:rsid w:val="009029FB"/>
    <w:rsid w:val="00916204"/>
    <w:rsid w:val="00921023"/>
    <w:rsid w:val="00921033"/>
    <w:rsid w:val="009234A1"/>
    <w:rsid w:val="00927EFD"/>
    <w:rsid w:val="00943736"/>
    <w:rsid w:val="00944DC0"/>
    <w:rsid w:val="00947CAA"/>
    <w:rsid w:val="00947E71"/>
    <w:rsid w:val="00947EAE"/>
    <w:rsid w:val="009514D7"/>
    <w:rsid w:val="0095282B"/>
    <w:rsid w:val="0095401A"/>
    <w:rsid w:val="009549FB"/>
    <w:rsid w:val="00956F10"/>
    <w:rsid w:val="009612E9"/>
    <w:rsid w:val="0096138B"/>
    <w:rsid w:val="00961F43"/>
    <w:rsid w:val="00962B4F"/>
    <w:rsid w:val="00970492"/>
    <w:rsid w:val="009715B8"/>
    <w:rsid w:val="009724FE"/>
    <w:rsid w:val="00975140"/>
    <w:rsid w:val="00984893"/>
    <w:rsid w:val="00994589"/>
    <w:rsid w:val="00996686"/>
    <w:rsid w:val="00996A84"/>
    <w:rsid w:val="00997524"/>
    <w:rsid w:val="009A0F2A"/>
    <w:rsid w:val="009A1AD0"/>
    <w:rsid w:val="009A2BD2"/>
    <w:rsid w:val="009A330E"/>
    <w:rsid w:val="009B02FE"/>
    <w:rsid w:val="009B2FCF"/>
    <w:rsid w:val="009B6493"/>
    <w:rsid w:val="009B7E73"/>
    <w:rsid w:val="009C0A55"/>
    <w:rsid w:val="009C457B"/>
    <w:rsid w:val="009C65D6"/>
    <w:rsid w:val="009C7106"/>
    <w:rsid w:val="009D20A1"/>
    <w:rsid w:val="009D47C6"/>
    <w:rsid w:val="009E209D"/>
    <w:rsid w:val="00A00F37"/>
    <w:rsid w:val="00A02B1D"/>
    <w:rsid w:val="00A03ED4"/>
    <w:rsid w:val="00A10220"/>
    <w:rsid w:val="00A137BB"/>
    <w:rsid w:val="00A14E16"/>
    <w:rsid w:val="00A20D56"/>
    <w:rsid w:val="00A2125F"/>
    <w:rsid w:val="00A21558"/>
    <w:rsid w:val="00A232AF"/>
    <w:rsid w:val="00A360E7"/>
    <w:rsid w:val="00A36AA5"/>
    <w:rsid w:val="00A37BA0"/>
    <w:rsid w:val="00A4530B"/>
    <w:rsid w:val="00A47C5E"/>
    <w:rsid w:val="00A54C4B"/>
    <w:rsid w:val="00A604B7"/>
    <w:rsid w:val="00A64083"/>
    <w:rsid w:val="00A64F34"/>
    <w:rsid w:val="00A70B41"/>
    <w:rsid w:val="00A70BFE"/>
    <w:rsid w:val="00A72E47"/>
    <w:rsid w:val="00A77564"/>
    <w:rsid w:val="00A860B7"/>
    <w:rsid w:val="00A908E1"/>
    <w:rsid w:val="00A921DC"/>
    <w:rsid w:val="00A92A36"/>
    <w:rsid w:val="00A934E9"/>
    <w:rsid w:val="00A96A2D"/>
    <w:rsid w:val="00AA1AA2"/>
    <w:rsid w:val="00AA3768"/>
    <w:rsid w:val="00AA4701"/>
    <w:rsid w:val="00AA4A22"/>
    <w:rsid w:val="00AA662A"/>
    <w:rsid w:val="00AA758C"/>
    <w:rsid w:val="00AB1289"/>
    <w:rsid w:val="00AB2B27"/>
    <w:rsid w:val="00AB3EEB"/>
    <w:rsid w:val="00AB59D0"/>
    <w:rsid w:val="00AB711E"/>
    <w:rsid w:val="00AC03D3"/>
    <w:rsid w:val="00AC5F2F"/>
    <w:rsid w:val="00AD0A5A"/>
    <w:rsid w:val="00AD3DFC"/>
    <w:rsid w:val="00AD4383"/>
    <w:rsid w:val="00AD6293"/>
    <w:rsid w:val="00AD7601"/>
    <w:rsid w:val="00AF0169"/>
    <w:rsid w:val="00AF0B4A"/>
    <w:rsid w:val="00AF0C34"/>
    <w:rsid w:val="00AF674A"/>
    <w:rsid w:val="00AF7EC4"/>
    <w:rsid w:val="00B00568"/>
    <w:rsid w:val="00B05364"/>
    <w:rsid w:val="00B11516"/>
    <w:rsid w:val="00B118CA"/>
    <w:rsid w:val="00B16270"/>
    <w:rsid w:val="00B30AEE"/>
    <w:rsid w:val="00B36B78"/>
    <w:rsid w:val="00B37D7B"/>
    <w:rsid w:val="00B41874"/>
    <w:rsid w:val="00B45019"/>
    <w:rsid w:val="00B53A27"/>
    <w:rsid w:val="00B53BF8"/>
    <w:rsid w:val="00B56888"/>
    <w:rsid w:val="00B618A8"/>
    <w:rsid w:val="00B61FAC"/>
    <w:rsid w:val="00B6330A"/>
    <w:rsid w:val="00B641E7"/>
    <w:rsid w:val="00B645CE"/>
    <w:rsid w:val="00B66938"/>
    <w:rsid w:val="00B6766A"/>
    <w:rsid w:val="00B71A10"/>
    <w:rsid w:val="00B71C2D"/>
    <w:rsid w:val="00B74387"/>
    <w:rsid w:val="00B744D6"/>
    <w:rsid w:val="00B74914"/>
    <w:rsid w:val="00B76BE8"/>
    <w:rsid w:val="00B771DC"/>
    <w:rsid w:val="00B82D9A"/>
    <w:rsid w:val="00B859C6"/>
    <w:rsid w:val="00B86C18"/>
    <w:rsid w:val="00B87866"/>
    <w:rsid w:val="00BA2C19"/>
    <w:rsid w:val="00BA3B9E"/>
    <w:rsid w:val="00BA6900"/>
    <w:rsid w:val="00BA7179"/>
    <w:rsid w:val="00BA7197"/>
    <w:rsid w:val="00BA78BF"/>
    <w:rsid w:val="00BB1D5A"/>
    <w:rsid w:val="00BB483E"/>
    <w:rsid w:val="00BB7434"/>
    <w:rsid w:val="00BC1C59"/>
    <w:rsid w:val="00BC24CC"/>
    <w:rsid w:val="00BC5486"/>
    <w:rsid w:val="00BC676E"/>
    <w:rsid w:val="00BC6BB1"/>
    <w:rsid w:val="00BD10B3"/>
    <w:rsid w:val="00BD3A9F"/>
    <w:rsid w:val="00BD4C67"/>
    <w:rsid w:val="00BD511A"/>
    <w:rsid w:val="00BE55F3"/>
    <w:rsid w:val="00BF3DA6"/>
    <w:rsid w:val="00BF4C7E"/>
    <w:rsid w:val="00C03CA5"/>
    <w:rsid w:val="00C051E6"/>
    <w:rsid w:val="00C053BC"/>
    <w:rsid w:val="00C05A23"/>
    <w:rsid w:val="00C0651F"/>
    <w:rsid w:val="00C07506"/>
    <w:rsid w:val="00C15B47"/>
    <w:rsid w:val="00C172B4"/>
    <w:rsid w:val="00C20D98"/>
    <w:rsid w:val="00C22E4F"/>
    <w:rsid w:val="00C24AD2"/>
    <w:rsid w:val="00C2584C"/>
    <w:rsid w:val="00C27006"/>
    <w:rsid w:val="00C2711E"/>
    <w:rsid w:val="00C27ED7"/>
    <w:rsid w:val="00C31586"/>
    <w:rsid w:val="00C31FB2"/>
    <w:rsid w:val="00C328D3"/>
    <w:rsid w:val="00C32B0C"/>
    <w:rsid w:val="00C333FB"/>
    <w:rsid w:val="00C33501"/>
    <w:rsid w:val="00C36DDE"/>
    <w:rsid w:val="00C37DF3"/>
    <w:rsid w:val="00C41300"/>
    <w:rsid w:val="00C4534E"/>
    <w:rsid w:val="00C513C1"/>
    <w:rsid w:val="00C65DF5"/>
    <w:rsid w:val="00C66734"/>
    <w:rsid w:val="00C732A0"/>
    <w:rsid w:val="00C74F33"/>
    <w:rsid w:val="00C76647"/>
    <w:rsid w:val="00C775B6"/>
    <w:rsid w:val="00C866E7"/>
    <w:rsid w:val="00C86DDA"/>
    <w:rsid w:val="00C96765"/>
    <w:rsid w:val="00CA16B1"/>
    <w:rsid w:val="00CB1D06"/>
    <w:rsid w:val="00CB1EC0"/>
    <w:rsid w:val="00CB20A5"/>
    <w:rsid w:val="00CB4751"/>
    <w:rsid w:val="00CB6F3C"/>
    <w:rsid w:val="00CC1BFE"/>
    <w:rsid w:val="00CC3DD6"/>
    <w:rsid w:val="00CC5629"/>
    <w:rsid w:val="00CD0DDD"/>
    <w:rsid w:val="00CD1904"/>
    <w:rsid w:val="00CD1D26"/>
    <w:rsid w:val="00CD3B35"/>
    <w:rsid w:val="00CD5B2D"/>
    <w:rsid w:val="00CE2741"/>
    <w:rsid w:val="00CE4153"/>
    <w:rsid w:val="00CE47EA"/>
    <w:rsid w:val="00CE78DA"/>
    <w:rsid w:val="00CF4143"/>
    <w:rsid w:val="00CF55D4"/>
    <w:rsid w:val="00D040A8"/>
    <w:rsid w:val="00D04BFD"/>
    <w:rsid w:val="00D0522D"/>
    <w:rsid w:val="00D06029"/>
    <w:rsid w:val="00D062BA"/>
    <w:rsid w:val="00D07C40"/>
    <w:rsid w:val="00D101FE"/>
    <w:rsid w:val="00D16A84"/>
    <w:rsid w:val="00D27328"/>
    <w:rsid w:val="00D335D0"/>
    <w:rsid w:val="00D37E8D"/>
    <w:rsid w:val="00D418F3"/>
    <w:rsid w:val="00D4210B"/>
    <w:rsid w:val="00D53ED4"/>
    <w:rsid w:val="00D61BB7"/>
    <w:rsid w:val="00D62701"/>
    <w:rsid w:val="00D71B8F"/>
    <w:rsid w:val="00D7389B"/>
    <w:rsid w:val="00D819BB"/>
    <w:rsid w:val="00D81E0B"/>
    <w:rsid w:val="00D90A98"/>
    <w:rsid w:val="00D912C6"/>
    <w:rsid w:val="00D91412"/>
    <w:rsid w:val="00D91CB3"/>
    <w:rsid w:val="00D932C3"/>
    <w:rsid w:val="00D93C1D"/>
    <w:rsid w:val="00D97B88"/>
    <w:rsid w:val="00DA258D"/>
    <w:rsid w:val="00DA4E2C"/>
    <w:rsid w:val="00DA68E2"/>
    <w:rsid w:val="00DB106E"/>
    <w:rsid w:val="00DB58EA"/>
    <w:rsid w:val="00DB5E1C"/>
    <w:rsid w:val="00DB6C0F"/>
    <w:rsid w:val="00DC20FE"/>
    <w:rsid w:val="00DC44F0"/>
    <w:rsid w:val="00DD0FC3"/>
    <w:rsid w:val="00DD1B41"/>
    <w:rsid w:val="00DD71FF"/>
    <w:rsid w:val="00DD7CB5"/>
    <w:rsid w:val="00E0095E"/>
    <w:rsid w:val="00E009C8"/>
    <w:rsid w:val="00E02B96"/>
    <w:rsid w:val="00E036EE"/>
    <w:rsid w:val="00E06CDE"/>
    <w:rsid w:val="00E115DA"/>
    <w:rsid w:val="00E246B6"/>
    <w:rsid w:val="00E3785D"/>
    <w:rsid w:val="00E378AB"/>
    <w:rsid w:val="00E4305A"/>
    <w:rsid w:val="00E43EA9"/>
    <w:rsid w:val="00E4688F"/>
    <w:rsid w:val="00E47518"/>
    <w:rsid w:val="00E5189E"/>
    <w:rsid w:val="00E5349D"/>
    <w:rsid w:val="00E56EC8"/>
    <w:rsid w:val="00E56F96"/>
    <w:rsid w:val="00E62A7A"/>
    <w:rsid w:val="00E64888"/>
    <w:rsid w:val="00E67396"/>
    <w:rsid w:val="00E71003"/>
    <w:rsid w:val="00E71BDE"/>
    <w:rsid w:val="00E72E0E"/>
    <w:rsid w:val="00E73E14"/>
    <w:rsid w:val="00E808C1"/>
    <w:rsid w:val="00E81AC0"/>
    <w:rsid w:val="00E845F0"/>
    <w:rsid w:val="00E86722"/>
    <w:rsid w:val="00E86BBD"/>
    <w:rsid w:val="00E96241"/>
    <w:rsid w:val="00E97166"/>
    <w:rsid w:val="00EA1FF5"/>
    <w:rsid w:val="00EA2161"/>
    <w:rsid w:val="00EA510A"/>
    <w:rsid w:val="00EA6F16"/>
    <w:rsid w:val="00EB3D7A"/>
    <w:rsid w:val="00EB51CE"/>
    <w:rsid w:val="00EB5773"/>
    <w:rsid w:val="00EB6EB8"/>
    <w:rsid w:val="00EB755B"/>
    <w:rsid w:val="00EC3723"/>
    <w:rsid w:val="00EC554E"/>
    <w:rsid w:val="00EC74A5"/>
    <w:rsid w:val="00ED14A1"/>
    <w:rsid w:val="00ED2805"/>
    <w:rsid w:val="00ED39DD"/>
    <w:rsid w:val="00EE1627"/>
    <w:rsid w:val="00EE19F2"/>
    <w:rsid w:val="00EE42F0"/>
    <w:rsid w:val="00EE4C77"/>
    <w:rsid w:val="00EE5EF3"/>
    <w:rsid w:val="00EE6496"/>
    <w:rsid w:val="00EE733B"/>
    <w:rsid w:val="00F04AFF"/>
    <w:rsid w:val="00F04D1D"/>
    <w:rsid w:val="00F04E49"/>
    <w:rsid w:val="00F06D75"/>
    <w:rsid w:val="00F10088"/>
    <w:rsid w:val="00F137FD"/>
    <w:rsid w:val="00F1566E"/>
    <w:rsid w:val="00F2024D"/>
    <w:rsid w:val="00F2041B"/>
    <w:rsid w:val="00F20EA5"/>
    <w:rsid w:val="00F24CB8"/>
    <w:rsid w:val="00F265A7"/>
    <w:rsid w:val="00F3050A"/>
    <w:rsid w:val="00F40E44"/>
    <w:rsid w:val="00F439FC"/>
    <w:rsid w:val="00F43D44"/>
    <w:rsid w:val="00F513ED"/>
    <w:rsid w:val="00F53A69"/>
    <w:rsid w:val="00F53C82"/>
    <w:rsid w:val="00F53CF5"/>
    <w:rsid w:val="00F55E66"/>
    <w:rsid w:val="00F5671F"/>
    <w:rsid w:val="00F61FC9"/>
    <w:rsid w:val="00F653A3"/>
    <w:rsid w:val="00F66A35"/>
    <w:rsid w:val="00F709C3"/>
    <w:rsid w:val="00F736E1"/>
    <w:rsid w:val="00F74590"/>
    <w:rsid w:val="00F82124"/>
    <w:rsid w:val="00F8220D"/>
    <w:rsid w:val="00F8574E"/>
    <w:rsid w:val="00F86FB5"/>
    <w:rsid w:val="00F91BAD"/>
    <w:rsid w:val="00F92D16"/>
    <w:rsid w:val="00FA0272"/>
    <w:rsid w:val="00FA0798"/>
    <w:rsid w:val="00FA0C00"/>
    <w:rsid w:val="00FA18E2"/>
    <w:rsid w:val="00FA5134"/>
    <w:rsid w:val="00FA544E"/>
    <w:rsid w:val="00FA64F9"/>
    <w:rsid w:val="00FA751A"/>
    <w:rsid w:val="00FA7740"/>
    <w:rsid w:val="00FB4BB8"/>
    <w:rsid w:val="00FB7D07"/>
    <w:rsid w:val="00FC25FE"/>
    <w:rsid w:val="00FC5C47"/>
    <w:rsid w:val="00FD3AC4"/>
    <w:rsid w:val="00FD4600"/>
    <w:rsid w:val="00FD6381"/>
    <w:rsid w:val="00FD63C6"/>
    <w:rsid w:val="00FE2B0F"/>
    <w:rsid w:val="00FF53B0"/>
    <w:rsid w:val="00FF56F2"/>
  </w:rsids>
  <m:mathPr>
    <m:mathFont m:val="Lucida Grande"/>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Title" w:uiPriority="10"/>
  </w:latentStyles>
  <w:style w:type="paragraph" w:default="1" w:styleId="Normal">
    <w:name w:val="Normal"/>
    <w:qFormat/>
    <w:rsid w:val="00B00568"/>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0">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2">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3">
    <w:name w:val="Balloon Text Char"/>
    <w:basedOn w:val="DefaultParagraphFont"/>
    <w:uiPriority w:val="99"/>
    <w:semiHidden/>
    <w:rsid w:val="00553FDC"/>
    <w:rPr>
      <w:rFonts w:ascii="Lucida Grande" w:hAnsi="Lucida Grande"/>
      <w:sz w:val="18"/>
      <w:szCs w:val="18"/>
    </w:rPr>
  </w:style>
  <w:style w:type="character" w:customStyle="1" w:styleId="BalloonTextChar4">
    <w:name w:val="Balloon Text Char"/>
    <w:basedOn w:val="DefaultParagraphFont"/>
    <w:uiPriority w:val="99"/>
    <w:semiHidden/>
    <w:rsid w:val="00553FDC"/>
    <w:rPr>
      <w:rFonts w:ascii="Lucida Grande" w:hAnsi="Lucida Grande"/>
      <w:sz w:val="18"/>
      <w:szCs w:val="18"/>
    </w:rPr>
  </w:style>
  <w:style w:type="character" w:customStyle="1" w:styleId="BalloonTextChar5">
    <w:name w:val="Balloon Text Char"/>
    <w:basedOn w:val="DefaultParagraphFont"/>
    <w:uiPriority w:val="99"/>
    <w:semiHidden/>
    <w:rsid w:val="00553FDC"/>
    <w:rPr>
      <w:rFonts w:ascii="Lucida Grande" w:hAnsi="Lucida Grande"/>
      <w:sz w:val="18"/>
      <w:szCs w:val="18"/>
    </w:rPr>
  </w:style>
  <w:style w:type="character" w:customStyle="1" w:styleId="BalloonTextChar6">
    <w:name w:val="Balloon Text Char"/>
    <w:basedOn w:val="DefaultParagraphFont"/>
    <w:uiPriority w:val="99"/>
    <w:semiHidden/>
    <w:rsid w:val="006356B3"/>
    <w:rPr>
      <w:rFonts w:ascii="Lucida Grande" w:hAnsi="Lucida Grande"/>
      <w:sz w:val="18"/>
      <w:szCs w:val="18"/>
    </w:rPr>
  </w:style>
  <w:style w:type="character" w:customStyle="1" w:styleId="BalloonTextChar7">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 w:type="character" w:customStyle="1" w:styleId="il">
    <w:name w:val="il"/>
    <w:basedOn w:val="DefaultParagraphFont"/>
    <w:rsid w:val="00035103"/>
  </w:style>
  <w:style w:type="table" w:styleId="TableGrid">
    <w:name w:val="Table Grid"/>
    <w:basedOn w:val="TableNormal"/>
    <w:rsid w:val="00B36B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aliases w:val="title"/>
    <w:basedOn w:val="Normal"/>
    <w:link w:val="TitleChar"/>
    <w:uiPriority w:val="10"/>
    <w:rsid w:val="008B7A82"/>
    <w:pPr>
      <w:spacing w:beforeLines="1" w:afterLines="1"/>
    </w:pPr>
    <w:rPr>
      <w:rFonts w:ascii="Times" w:hAnsi="Times"/>
      <w:sz w:val="20"/>
      <w:szCs w:val="20"/>
      <w:lang w:val="en-GB" w:eastAsia="en-US"/>
    </w:rPr>
  </w:style>
  <w:style w:type="character" w:customStyle="1" w:styleId="TitleChar">
    <w:name w:val="Title Char"/>
    <w:aliases w:val="title Char"/>
    <w:basedOn w:val="DefaultParagraphFont"/>
    <w:link w:val="Title"/>
    <w:uiPriority w:val="10"/>
    <w:rsid w:val="008B7A82"/>
    <w:rPr>
      <w:rFonts w:ascii="Times" w:hAnsi="Times"/>
      <w:sz w:val="20"/>
      <w:szCs w:val="20"/>
      <w:lang w:val="en-GB" w:eastAsia="en-US"/>
    </w:rPr>
  </w:style>
  <w:style w:type="paragraph" w:customStyle="1" w:styleId="desc">
    <w:name w:val="desc"/>
    <w:basedOn w:val="Normal"/>
    <w:rsid w:val="008B7A82"/>
    <w:pPr>
      <w:spacing w:beforeLines="1" w:afterLines="1"/>
    </w:pPr>
    <w:rPr>
      <w:rFonts w:ascii="Times" w:hAnsi="Times"/>
      <w:sz w:val="20"/>
      <w:szCs w:val="20"/>
      <w:lang w:val="en-GB" w:eastAsia="en-US"/>
    </w:rPr>
  </w:style>
  <w:style w:type="paragraph" w:customStyle="1" w:styleId="details">
    <w:name w:val="details"/>
    <w:basedOn w:val="Normal"/>
    <w:rsid w:val="008B7A82"/>
    <w:pPr>
      <w:spacing w:beforeLines="1" w:afterLines="1"/>
    </w:pPr>
    <w:rPr>
      <w:rFonts w:ascii="Times" w:hAnsi="Times"/>
      <w:sz w:val="20"/>
      <w:szCs w:val="20"/>
      <w:lang w:val="en-GB" w:eastAsia="en-US"/>
    </w:rPr>
  </w:style>
  <w:style w:type="character" w:customStyle="1" w:styleId="jrnl">
    <w:name w:val="jrnl"/>
    <w:basedOn w:val="DefaultParagraphFont"/>
    <w:rsid w:val="008B7A82"/>
  </w:style>
  <w:style w:type="character" w:styleId="FollowedHyperlink">
    <w:name w:val="FollowedHyperlink"/>
    <w:basedOn w:val="DefaultParagraphFont"/>
    <w:rsid w:val="00E62A7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uiPriority w:val="99"/>
    <w:semiHidden/>
    <w:rsid w:val="00553FDC"/>
    <w:rPr>
      <w:rFonts w:ascii="Lucida Grande" w:hAnsi="Lucida Grande"/>
      <w:sz w:val="18"/>
      <w:szCs w:val="18"/>
    </w:rPr>
  </w:style>
  <w:style w:type="character" w:customStyle="1" w:styleId="BalloonTextChar0">
    <w:name w:val="Balloon Text Char"/>
    <w:basedOn w:val="DefaultParagraphFont"/>
    <w:uiPriority w:val="99"/>
    <w:semiHidden/>
    <w:rsid w:val="00553FDC"/>
    <w:rPr>
      <w:rFonts w:ascii="Lucida Grande" w:hAnsi="Lucida Grande"/>
      <w:sz w:val="18"/>
      <w:szCs w:val="18"/>
    </w:rPr>
  </w:style>
  <w:style w:type="character" w:customStyle="1" w:styleId="BalloonTextChar2">
    <w:name w:val="Balloon Text Char"/>
    <w:basedOn w:val="DefaultParagraphFont"/>
    <w:uiPriority w:val="99"/>
    <w:semiHidden/>
    <w:rsid w:val="00553FDC"/>
    <w:rPr>
      <w:rFonts w:ascii="Lucida Grande" w:hAnsi="Lucida Grande"/>
      <w:sz w:val="18"/>
      <w:szCs w:val="18"/>
    </w:rPr>
  </w:style>
  <w:style w:type="character" w:customStyle="1" w:styleId="BalloonTextChar3">
    <w:name w:val="Balloon Text Char"/>
    <w:basedOn w:val="DefaultParagraphFont"/>
    <w:uiPriority w:val="99"/>
    <w:semiHidden/>
    <w:rsid w:val="006356B3"/>
    <w:rPr>
      <w:rFonts w:ascii="Lucida Grande" w:hAnsi="Lucida Grande"/>
      <w:sz w:val="18"/>
      <w:szCs w:val="18"/>
    </w:rPr>
  </w:style>
  <w:style w:type="character" w:customStyle="1" w:styleId="BalloonTextChar4">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s>
</file>

<file path=word/webSettings.xml><?xml version="1.0" encoding="utf-8"?>
<w:webSettings xmlns:r="http://schemas.openxmlformats.org/officeDocument/2006/relationships" xmlns:w="http://schemas.openxmlformats.org/wordprocessingml/2006/main">
  <w:divs>
    <w:div w:id="2556944">
      <w:bodyDiv w:val="1"/>
      <w:marLeft w:val="0"/>
      <w:marRight w:val="0"/>
      <w:marTop w:val="0"/>
      <w:marBottom w:val="0"/>
      <w:divBdr>
        <w:top w:val="none" w:sz="0" w:space="0" w:color="auto"/>
        <w:left w:val="none" w:sz="0" w:space="0" w:color="auto"/>
        <w:bottom w:val="none" w:sz="0" w:space="0" w:color="auto"/>
        <w:right w:val="none" w:sz="0" w:space="0" w:color="auto"/>
      </w:divBdr>
      <w:divsChild>
        <w:div w:id="123735478">
          <w:marLeft w:val="0"/>
          <w:marRight w:val="0"/>
          <w:marTop w:val="0"/>
          <w:marBottom w:val="0"/>
          <w:divBdr>
            <w:top w:val="none" w:sz="0" w:space="0" w:color="auto"/>
            <w:left w:val="none" w:sz="0" w:space="0" w:color="auto"/>
            <w:bottom w:val="none" w:sz="0" w:space="0" w:color="auto"/>
            <w:right w:val="none" w:sz="0" w:space="0" w:color="auto"/>
          </w:divBdr>
        </w:div>
      </w:divsChild>
    </w:div>
    <w:div w:id="555051497">
      <w:bodyDiv w:val="1"/>
      <w:marLeft w:val="0"/>
      <w:marRight w:val="0"/>
      <w:marTop w:val="0"/>
      <w:marBottom w:val="0"/>
      <w:divBdr>
        <w:top w:val="none" w:sz="0" w:space="0" w:color="auto"/>
        <w:left w:val="none" w:sz="0" w:space="0" w:color="auto"/>
        <w:bottom w:val="none" w:sz="0" w:space="0" w:color="auto"/>
        <w:right w:val="none" w:sz="0" w:space="0" w:color="auto"/>
      </w:divBdr>
      <w:divsChild>
        <w:div w:id="15088613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ntTable" Target="fontTable.xml"/><Relationship Id="rId21" Type="http://schemas.openxmlformats.org/officeDocument/2006/relationships/theme" Target="theme/theme1.xml"/><Relationship Id="rId22" Type="http://schemas.microsoft.com/office/2007/relationships/stylesWithEffects" Target="stylesWithEffects.xml"/><Relationship Id="rId10" Type="http://schemas.openxmlformats.org/officeDocument/2006/relationships/image" Target="media/image4.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df"/><Relationship Id="rId1" Type="http://schemas.openxmlformats.org/officeDocument/2006/relationships/styles" Target="styles.xml"/><Relationship Id="rId16" Type="http://schemas.openxmlformats.org/officeDocument/2006/relationships/image" Target="media/image71.png"/><Relationship Id="rId17" Type="http://schemas.openxmlformats.org/officeDocument/2006/relationships/image" Target="media/image6.png"/><Relationship Id="rId18" Type="http://schemas.openxmlformats.org/officeDocument/2006/relationships/footer" Target="footer1.xml"/><Relationship Id="rId19" Type="http://schemas.openxmlformats.org/officeDocument/2006/relationships/footer" Target="footer2.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openxmlformats.org/officeDocument/2006/relationships/image" Target="media/image1.pdf"/><Relationship Id="rId8" Type="http://schemas.openxmlformats.org/officeDocument/2006/relationships/image" Target="media/image2.png"/><Relationship Id="rId9" Type="http://schemas.openxmlformats.org/officeDocument/2006/relationships/image" Target="media/image2.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31</Pages>
  <Words>11039</Words>
  <Characters>62926</Characters>
  <Application>Microsoft Macintosh Word</Application>
  <DocSecurity>0</DocSecurity>
  <Lines>524</Lines>
  <Paragraphs>125</Paragraphs>
  <ScaleCrop>false</ScaleCrop>
  <Company>Experimental Psychology, University of Oxford</Company>
  <LinksUpToDate>false</LinksUpToDate>
  <CharactersWithSpaces>77277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Summerfield</dc:creator>
  <cp:keywords/>
  <cp:lastModifiedBy>Jan Balaguer</cp:lastModifiedBy>
  <cp:revision>11</cp:revision>
  <dcterms:created xsi:type="dcterms:W3CDTF">2014-05-01T08:43:00Z</dcterms:created>
  <dcterms:modified xsi:type="dcterms:W3CDTF">2014-06-03T13:26:00Z</dcterms:modified>
</cp:coreProperties>
</file>
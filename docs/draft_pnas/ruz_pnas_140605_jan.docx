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proofErr w:type="gramStart"/>
      <w:r>
        <w:rPr>
          <w:rFonts w:asciiTheme="majorHAnsi" w:hAnsiTheme="majorHAnsi"/>
          <w:b/>
          <w:sz w:val="32"/>
        </w:rPr>
        <w:t>verification</w:t>
      </w:r>
      <w:proofErr w:type="gramEnd"/>
      <w:r>
        <w:rPr>
          <w:rFonts w:asciiTheme="majorHAnsi" w:hAnsiTheme="majorHAnsi"/>
          <w:b/>
          <w:sz w:val="32"/>
        </w:rPr>
        <w:t xml:space="preserve"> and falsification</w:t>
      </w:r>
      <w:r w:rsidR="00C74F33">
        <w:rPr>
          <w:rFonts w:asciiTheme="majorHAnsi" w:hAnsiTheme="majorHAnsi"/>
          <w:b/>
          <w:sz w:val="32"/>
        </w:rPr>
        <w:t xml:space="preserve"> </w:t>
      </w:r>
      <w:r>
        <w:rPr>
          <w:rFonts w:asciiTheme="majorHAnsi" w:hAnsiTheme="majorHAnsi"/>
          <w:b/>
          <w:sz w:val="32"/>
        </w:rPr>
        <w:t xml:space="preserve">in human </w:t>
      </w:r>
      <w:r w:rsidR="00D97B88">
        <w:rPr>
          <w:rFonts w:asciiTheme="majorHAnsi" w:hAnsiTheme="majorHAnsi"/>
          <w:b/>
          <w:sz w:val="32"/>
        </w:rPr>
        <w:t>reasoning</w:t>
      </w:r>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w:t>
      </w:r>
      <w:proofErr w:type="spellStart"/>
      <w:r>
        <w:rPr>
          <w:rFonts w:asciiTheme="majorHAnsi" w:hAnsiTheme="majorHAnsi"/>
        </w:rPr>
        <w:t>Ojo</w:t>
      </w:r>
      <w:proofErr w:type="spellEnd"/>
      <w:r>
        <w:rPr>
          <w:rFonts w:asciiTheme="majorHAnsi" w:hAnsiTheme="majorHAnsi"/>
        </w:rPr>
        <w:t xml:space="preserve">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xml:space="preserve">* </w:t>
      </w:r>
      <w:proofErr w:type="gramStart"/>
      <w:r w:rsidRPr="00BD10B3">
        <w:rPr>
          <w:rFonts w:asciiTheme="majorHAnsi" w:hAnsiTheme="majorHAnsi"/>
        </w:rPr>
        <w:t>to</w:t>
      </w:r>
      <w:proofErr w:type="gramEnd"/>
      <w:r w:rsidRPr="00BD10B3">
        <w:rPr>
          <w:rFonts w:asciiTheme="majorHAnsi" w:hAnsiTheme="majorHAnsi"/>
        </w:rPr>
        <w:t xml:space="preserve"> whom correspondence should be addressed</w:t>
      </w:r>
      <w:r w:rsidR="00DA258D">
        <w:rPr>
          <w:rFonts w:asciiTheme="majorHAnsi" w:hAnsiTheme="majorHAnsi"/>
        </w:rPr>
        <w:t xml:space="preserve">: </w:t>
      </w:r>
    </w:p>
    <w:p w:rsidR="008F2C90" w:rsidRDefault="008F2C90">
      <w:pPr>
        <w:rPr>
          <w:rFonts w:asciiTheme="majorHAnsi" w:hAnsiTheme="majorHAnsi"/>
        </w:rPr>
      </w:pPr>
      <w:proofErr w:type="gramStart"/>
      <w:r>
        <w:rPr>
          <w:rFonts w:asciiTheme="majorHAnsi" w:hAnsiTheme="majorHAnsi"/>
        </w:rPr>
        <w:t>christopher.summerfield@psy.ox.ac.uk</w:t>
      </w:r>
      <w:proofErr w:type="gramEnd"/>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rPr>
          <w:rFonts w:asciiTheme="majorHAnsi" w:hAnsiTheme="majorHAnsi"/>
        </w:rPr>
      </w:pPr>
    </w:p>
    <w:p w:rsidR="009514D7" w:rsidRDefault="00F61FC9" w:rsidP="00FA18E2">
      <w:pPr>
        <w:rPr>
          <w:rFonts w:asciiTheme="majorHAnsi" w:hAnsiTheme="majorHAnsi"/>
        </w:rPr>
      </w:pPr>
      <w:proofErr w:type="gramStart"/>
      <w:r w:rsidRPr="00F61FC9">
        <w:rPr>
          <w:rFonts w:asciiTheme="majorHAnsi" w:hAnsiTheme="majorHAnsi"/>
          <w:i/>
          <w:u w:val="single"/>
        </w:rPr>
        <w:t>Classification</w:t>
      </w:r>
      <w:r w:rsidR="009514D7">
        <w:rPr>
          <w:rFonts w:asciiTheme="majorHAnsi" w:hAnsiTheme="majorHAnsi"/>
          <w:i/>
          <w:u w:val="single"/>
        </w:rPr>
        <w:t xml:space="preserve"> </w:t>
      </w:r>
      <w:r w:rsidR="009514D7">
        <w:rPr>
          <w:rFonts w:asciiTheme="majorHAnsi" w:hAnsiTheme="majorHAnsi"/>
        </w:rPr>
        <w:t>:</w:t>
      </w:r>
      <w:proofErr w:type="gramEnd"/>
      <w:r w:rsidR="009514D7">
        <w:rPr>
          <w:rFonts w:asciiTheme="majorHAnsi" w:hAnsiTheme="majorHAnsi"/>
        </w:rPr>
        <w:tab/>
        <w:t>Neuroscience (Biological Sciences)</w:t>
      </w:r>
    </w:p>
    <w:p w:rsidR="009514D7" w:rsidRDefault="009514D7" w:rsidP="00FA18E2">
      <w:pPr>
        <w:rPr>
          <w:rFonts w:asciiTheme="majorHAnsi" w:hAnsiTheme="majorHAnsi"/>
        </w:rPr>
      </w:pPr>
      <w:r>
        <w:rPr>
          <w:rFonts w:asciiTheme="majorHAnsi" w:hAnsiTheme="majorHAnsi"/>
        </w:rPr>
        <w:tab/>
      </w:r>
      <w:r w:rsidR="008F2C90">
        <w:rPr>
          <w:rFonts w:asciiTheme="majorHAnsi" w:hAnsiTheme="majorHAnsi"/>
        </w:rPr>
        <w:tab/>
      </w:r>
      <w:r>
        <w:rPr>
          <w:rFonts w:asciiTheme="majorHAnsi" w:hAnsiTheme="majorHAnsi"/>
        </w:rPr>
        <w:t>Psychological and Cognitive Sciences (Biological Sciences)</w:t>
      </w:r>
    </w:p>
    <w:p w:rsidR="005A2C84" w:rsidRDefault="00F61FC9" w:rsidP="00FA18E2">
      <w:pPr>
        <w:rPr>
          <w:rFonts w:asciiTheme="majorHAnsi" w:hAnsiTheme="majorHAnsi"/>
          <w:b/>
        </w:rPr>
      </w:pPr>
      <w:proofErr w:type="gramStart"/>
      <w:r w:rsidRPr="00F61FC9">
        <w:rPr>
          <w:rFonts w:asciiTheme="majorHAnsi" w:hAnsiTheme="majorHAnsi"/>
          <w:i/>
          <w:u w:val="single"/>
        </w:rPr>
        <w:t>Keywords</w:t>
      </w:r>
      <w:r w:rsidR="009514D7">
        <w:rPr>
          <w:rFonts w:asciiTheme="majorHAnsi" w:hAnsiTheme="majorHAnsi"/>
          <w:i/>
          <w:u w:val="single"/>
        </w:rPr>
        <w:t xml:space="preserve"> </w:t>
      </w:r>
      <w:r w:rsidR="009514D7">
        <w:rPr>
          <w:rFonts w:asciiTheme="majorHAnsi" w:hAnsiTheme="majorHAnsi"/>
        </w:rPr>
        <w:t>:</w:t>
      </w:r>
      <w:proofErr w:type="gramEnd"/>
      <w:r w:rsidR="008F2C90">
        <w:rPr>
          <w:rFonts w:asciiTheme="majorHAnsi" w:hAnsiTheme="majorHAnsi"/>
        </w:rPr>
        <w:tab/>
      </w:r>
      <w:r w:rsidR="009514D7">
        <w:rPr>
          <w:rFonts w:asciiTheme="majorHAnsi" w:hAnsiTheme="majorHAnsi"/>
        </w:rPr>
        <w:t>Rule-l</w:t>
      </w:r>
      <w:r w:rsidRPr="00F61FC9">
        <w:rPr>
          <w:rFonts w:asciiTheme="majorHAnsi" w:hAnsiTheme="majorHAnsi"/>
        </w:rPr>
        <w:t>earning</w:t>
      </w:r>
      <w:r w:rsidR="009514D7">
        <w:rPr>
          <w:rFonts w:asciiTheme="majorHAnsi" w:hAnsiTheme="majorHAnsi"/>
        </w:rPr>
        <w:t xml:space="preserve"> ; </w:t>
      </w:r>
      <w:r w:rsidR="00FA544E">
        <w:rPr>
          <w:rFonts w:asciiTheme="majorHAnsi" w:hAnsiTheme="majorHAnsi"/>
        </w:rPr>
        <w:t>decision-making</w:t>
      </w:r>
      <w:r w:rsidR="009514D7">
        <w:rPr>
          <w:rFonts w:asciiTheme="majorHAnsi" w:hAnsiTheme="majorHAnsi"/>
        </w:rPr>
        <w:t xml:space="preserve">; </w:t>
      </w:r>
      <w:r w:rsidR="00FA544E">
        <w:rPr>
          <w:rFonts w:asciiTheme="majorHAnsi" w:hAnsiTheme="majorHAnsi"/>
        </w:rPr>
        <w:t>confirmation</w:t>
      </w:r>
      <w:r w:rsidR="009514D7">
        <w:rPr>
          <w:rFonts w:asciiTheme="majorHAnsi" w:hAnsiTheme="majorHAnsi"/>
        </w:rPr>
        <w:t xml:space="preserve"> bias ; functional MRI</w:t>
      </w:r>
      <w:r w:rsidR="009514D7" w:rsidRPr="00BD10B3">
        <w:rPr>
          <w:rFonts w:asciiTheme="majorHAnsi" w:hAnsiTheme="majorHAnsi"/>
        </w:rPr>
        <w:t xml:space="preserve"> </w:t>
      </w:r>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w:t>
      </w:r>
      <w:proofErr w:type="spellStart"/>
      <w:r w:rsidR="00C4534E">
        <w:rPr>
          <w:rFonts w:asciiTheme="majorHAnsi" w:hAnsiTheme="majorHAnsi"/>
        </w:rPr>
        <w:t>maximised</w:t>
      </w:r>
      <w:proofErr w:type="spellEnd"/>
      <w:r w:rsidR="00C4534E">
        <w:rPr>
          <w:rFonts w:asciiTheme="majorHAnsi" w:hAnsiTheme="majorHAnsi"/>
        </w:rPr>
        <w:t xml:space="preserve">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w:t>
      </w:r>
      <w:proofErr w:type="spellStart"/>
      <w:r w:rsidR="00F2041B">
        <w:rPr>
          <w:rFonts w:asciiTheme="majorHAnsi" w:hAnsiTheme="majorHAnsi"/>
        </w:rPr>
        <w:t>neuroimaging</w:t>
      </w:r>
      <w:proofErr w:type="spellEnd"/>
      <w:r w:rsidR="00F2041B">
        <w:rPr>
          <w:rFonts w:asciiTheme="majorHAnsi" w:hAnsiTheme="majorHAnsi"/>
        </w:rPr>
        <w:t xml:space="preserve"> revealed </w:t>
      </w:r>
      <w:r w:rsidR="006E5D5E">
        <w:rPr>
          <w:rFonts w:asciiTheme="majorHAnsi" w:hAnsiTheme="majorHAnsi"/>
        </w:rPr>
        <w:t>greater</w:t>
      </w:r>
      <w:r w:rsidR="00F2041B">
        <w:rPr>
          <w:rFonts w:asciiTheme="majorHAnsi" w:hAnsiTheme="majorHAnsi"/>
        </w:rPr>
        <w:t xml:space="preserve"> BOLD responses to </w:t>
      </w:r>
      <w:proofErr w:type="spellStart"/>
      <w:r w:rsidR="00DD7CB5">
        <w:rPr>
          <w:rFonts w:asciiTheme="majorHAnsi" w:hAnsiTheme="majorHAnsi"/>
        </w:rPr>
        <w:t>verificatory</w:t>
      </w:r>
      <w:proofErr w:type="spellEnd"/>
      <w:r w:rsidR="00DD7CB5">
        <w:rPr>
          <w:rFonts w:asciiTheme="majorHAnsi" w:hAnsiTheme="majorHAnsi"/>
        </w:rPr>
        <w:t xml:space="preserve"> </w:t>
      </w:r>
      <w:r w:rsidR="006E5D5E">
        <w:rPr>
          <w:rFonts w:asciiTheme="majorHAnsi" w:hAnsiTheme="majorHAnsi"/>
        </w:rPr>
        <w:t xml:space="preserve">relative to </w:t>
      </w:r>
      <w:proofErr w:type="spellStart"/>
      <w:r w:rsidR="00DD7CB5">
        <w:rPr>
          <w:rFonts w:asciiTheme="majorHAnsi" w:hAnsiTheme="majorHAnsi"/>
        </w:rPr>
        <w:t>falsificatory</w:t>
      </w:r>
      <w:proofErr w:type="spellEnd"/>
      <w:r w:rsidR="00DD7CB5">
        <w:rPr>
          <w:rFonts w:asciiTheme="majorHAnsi" w:hAnsiTheme="majorHAnsi"/>
        </w:rPr>
        <w:t xml:space="preserve"> </w:t>
      </w:r>
      <w:r w:rsidR="00F2041B">
        <w:rPr>
          <w:rFonts w:asciiTheme="majorHAnsi" w:hAnsiTheme="majorHAnsi"/>
        </w:rPr>
        <w:t xml:space="preserve">feedback in the </w:t>
      </w:r>
      <w:r w:rsidR="003C1BCF">
        <w:rPr>
          <w:rFonts w:asciiTheme="majorHAnsi" w:hAnsiTheme="majorHAnsi"/>
        </w:rPr>
        <w:t xml:space="preserve">prefrontal </w:t>
      </w:r>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w:t>
      </w:r>
      <w:proofErr w:type="spellStart"/>
      <w:r w:rsidR="006867D3">
        <w:rPr>
          <w:rFonts w:asciiTheme="majorHAnsi" w:hAnsiTheme="majorHAnsi"/>
        </w:rPr>
        <w:t>behavioural</w:t>
      </w:r>
      <w:proofErr w:type="spellEnd"/>
      <w:r w:rsidR="006867D3">
        <w:rPr>
          <w:rFonts w:asciiTheme="majorHAnsi" w:hAnsiTheme="majorHAnsi"/>
        </w:rPr>
        <w:t xml:space="preserve">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r w:rsidR="008E6565">
        <w:rPr>
          <w:rFonts w:asciiTheme="majorHAnsi" w:hAnsiTheme="majorHAnsi"/>
        </w:rPr>
        <w:t xml:space="preserve">verification </w:t>
      </w:r>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rPr>
          <w:rFonts w:asciiTheme="majorHAnsi" w:hAnsiTheme="majorHAnsi"/>
          <w:b/>
        </w:rPr>
      </w:pPr>
      <w:r>
        <w:rPr>
          <w:rFonts w:asciiTheme="majorHAnsi" w:hAnsiTheme="majorHAnsi"/>
        </w:rPr>
        <w:br w:type="column"/>
      </w:r>
      <w:r>
        <w:rPr>
          <w:rFonts w:asciiTheme="majorHAnsi" w:hAnsiTheme="majorHAnsi"/>
          <w:b/>
        </w:rPr>
        <w:t>SIGNIFICANCE</w:t>
      </w:r>
    </w:p>
    <w:p w:rsidR="009514D7" w:rsidRDefault="009514D7" w:rsidP="009514D7">
      <w:pPr>
        <w:rPr>
          <w:rFonts w:asciiTheme="majorHAnsi" w:hAnsiTheme="majorHAnsi"/>
          <w:b/>
        </w:rPr>
      </w:pPr>
    </w:p>
    <w:p w:rsidR="0024548F" w:rsidRDefault="00F86FB5">
      <w:pPr>
        <w:jc w:val="both"/>
        <w:rPr>
          <w:rFonts w:asciiTheme="majorHAnsi" w:hAnsiTheme="majorHAnsi"/>
        </w:rPr>
      </w:pPr>
      <w:r>
        <w:rPr>
          <w:rFonts w:asciiTheme="majorHAnsi" w:hAnsiTheme="majorHAnsi"/>
        </w:rPr>
        <w:t>Humans are able to form</w:t>
      </w:r>
      <w:r w:rsidR="003B580A">
        <w:rPr>
          <w:rFonts w:asciiTheme="majorHAnsi" w:hAnsiTheme="majorHAnsi"/>
        </w:rPr>
        <w:t xml:space="preserve"> </w:t>
      </w:r>
      <w:r w:rsidR="00D418F3">
        <w:rPr>
          <w:rFonts w:asciiTheme="majorHAnsi" w:hAnsiTheme="majorHAnsi"/>
        </w:rPr>
        <w:t>hypotheses</w:t>
      </w:r>
      <w:r>
        <w:rPr>
          <w:rFonts w:asciiTheme="majorHAnsi" w:hAnsiTheme="majorHAnsi"/>
        </w:rPr>
        <w:t xml:space="preserve"> (theories)</w:t>
      </w:r>
      <w:r w:rsidR="003B580A">
        <w:rPr>
          <w:rFonts w:asciiTheme="majorHAnsi" w:hAnsiTheme="majorHAnsi"/>
        </w:rPr>
        <w:t xml:space="preserve"> about the principles that govern the physical world</w:t>
      </w:r>
      <w:r>
        <w:rPr>
          <w:rFonts w:asciiTheme="majorHAnsi" w:hAnsiTheme="majorHAnsi"/>
        </w:rPr>
        <w:t>. When scrutinizing data, observations can lead a theory to be verified or falsified. Where multiple theories compete to explain data, v</w:t>
      </w:r>
      <w:r w:rsidR="00C20D98">
        <w:rPr>
          <w:rFonts w:asciiTheme="majorHAnsi" w:hAnsiTheme="majorHAnsi"/>
        </w:rPr>
        <w:t>erification may increase belief in</w:t>
      </w:r>
      <w:r>
        <w:rPr>
          <w:rFonts w:asciiTheme="majorHAnsi" w:hAnsiTheme="majorHAnsi"/>
        </w:rPr>
        <w:t xml:space="preserve"> one theory over another, but falsification should prompt a theory to be definitively eliminated.   We asked human participants to perform a </w:t>
      </w:r>
      <w:r w:rsidR="002E02A6">
        <w:rPr>
          <w:rFonts w:asciiTheme="majorHAnsi" w:hAnsiTheme="majorHAnsi"/>
        </w:rPr>
        <w:t>trial-and-error</w:t>
      </w:r>
      <w:r>
        <w:rPr>
          <w:rFonts w:asciiTheme="majorHAnsi" w:hAnsiTheme="majorHAnsi"/>
        </w:rPr>
        <w:t xml:space="preserve"> </w:t>
      </w:r>
      <w:r w:rsidR="002B1039">
        <w:rPr>
          <w:rFonts w:asciiTheme="majorHAnsi" w:hAnsiTheme="majorHAnsi"/>
        </w:rPr>
        <w:t>rule-</w:t>
      </w:r>
      <w:r>
        <w:rPr>
          <w:rFonts w:asciiTheme="majorHAnsi" w:hAnsiTheme="majorHAnsi"/>
        </w:rPr>
        <w:t xml:space="preserve">learning task for which performance was </w:t>
      </w:r>
      <w:proofErr w:type="spellStart"/>
      <w:r>
        <w:rPr>
          <w:rFonts w:asciiTheme="majorHAnsi" w:hAnsiTheme="majorHAnsi"/>
        </w:rPr>
        <w:t>maximised</w:t>
      </w:r>
      <w:proofErr w:type="spellEnd"/>
      <w:r>
        <w:rPr>
          <w:rFonts w:asciiTheme="majorHAnsi" w:hAnsiTheme="majorHAnsi"/>
        </w:rPr>
        <w:t xml:space="preserve"> by learning more </w:t>
      </w:r>
      <w:r w:rsidR="006E21DC">
        <w:rPr>
          <w:rFonts w:asciiTheme="majorHAnsi" w:hAnsiTheme="majorHAnsi"/>
        </w:rPr>
        <w:t>from feedback that falsified, rather than verified, a hypothesis</w:t>
      </w:r>
      <w:r>
        <w:rPr>
          <w:rFonts w:asciiTheme="majorHAnsi" w:hAnsiTheme="majorHAnsi"/>
        </w:rPr>
        <w:t xml:space="preserve">.  Nevertheless, </w:t>
      </w:r>
      <w:proofErr w:type="spellStart"/>
      <w:r>
        <w:rPr>
          <w:rFonts w:asciiTheme="majorHAnsi" w:hAnsiTheme="majorHAnsi"/>
        </w:rPr>
        <w:t>behavioural</w:t>
      </w:r>
      <w:proofErr w:type="spellEnd"/>
      <w:r>
        <w:rPr>
          <w:rFonts w:asciiTheme="majorHAnsi" w:hAnsiTheme="majorHAnsi"/>
        </w:rPr>
        <w:t xml:space="preserve"> </w:t>
      </w:r>
      <w:r w:rsidR="002E02A6">
        <w:rPr>
          <w:rFonts w:asciiTheme="majorHAnsi" w:hAnsiTheme="majorHAnsi"/>
        </w:rPr>
        <w:t>and neural measures</w:t>
      </w:r>
      <w:r>
        <w:rPr>
          <w:rFonts w:asciiTheme="majorHAnsi" w:hAnsiTheme="majorHAnsi"/>
        </w:rPr>
        <w:t xml:space="preserve"> showe</w:t>
      </w:r>
      <w:r w:rsidR="002E02A6">
        <w:rPr>
          <w:rFonts w:asciiTheme="majorHAnsi" w:hAnsiTheme="majorHAnsi"/>
        </w:rPr>
        <w:t>d</w:t>
      </w:r>
      <w:r>
        <w:rPr>
          <w:rFonts w:asciiTheme="majorHAnsi" w:hAnsiTheme="majorHAnsi"/>
        </w:rPr>
        <w:t xml:space="preserve"> that humans exhibit</w:t>
      </w:r>
      <w:r w:rsidR="002B1039">
        <w:rPr>
          <w:rFonts w:asciiTheme="majorHAnsi" w:hAnsiTheme="majorHAnsi"/>
        </w:rPr>
        <w:t>ed</w:t>
      </w:r>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r w:rsidR="002E02A6">
        <w:rPr>
          <w:rFonts w:asciiTheme="majorHAnsi" w:hAnsiTheme="majorHAnsi"/>
        </w:rPr>
        <w:t xml:space="preserve">  </w:t>
      </w:r>
      <w:r w:rsidR="004679AB">
        <w:rPr>
          <w:rFonts w:asciiTheme="majorHAnsi" w:hAnsiTheme="majorHAnsi"/>
        </w:rPr>
        <w:t>Functional Magnetic Resonance Imaging (</w:t>
      </w:r>
      <w:proofErr w:type="spellStart"/>
      <w:r w:rsidR="004679AB">
        <w:rPr>
          <w:rFonts w:asciiTheme="majorHAnsi" w:hAnsiTheme="majorHAnsi"/>
        </w:rPr>
        <w:t>fMRI</w:t>
      </w:r>
      <w:proofErr w:type="spellEnd"/>
      <w:r w:rsidR="004679AB">
        <w:rPr>
          <w:rFonts w:asciiTheme="majorHAnsi" w:hAnsiTheme="majorHAnsi"/>
        </w:rPr>
        <w:t xml:space="preserve">) revealed neural signatures of this bias in the reward system of the human brain. </w:t>
      </w:r>
      <w:r w:rsidR="00706050">
        <w:rPr>
          <w:rFonts w:asciiTheme="majorHAnsi" w:hAnsiTheme="majorHAnsi"/>
        </w:rPr>
        <w:t xml:space="preserve">A bias towards verification may </w:t>
      </w:r>
      <w:r w:rsidR="002B1039">
        <w:rPr>
          <w:rFonts w:asciiTheme="majorHAnsi" w:hAnsiTheme="majorHAnsi"/>
        </w:rPr>
        <w:t>contribute to</w:t>
      </w:r>
      <w:r w:rsidR="00285BB2">
        <w:rPr>
          <w:rFonts w:asciiTheme="majorHAnsi" w:hAnsiTheme="majorHAnsi"/>
        </w:rPr>
        <w:t xml:space="preserve"> biased decision-making and</w:t>
      </w:r>
      <w:r w:rsidR="00706050">
        <w:rPr>
          <w:rFonts w:asciiTheme="majorHAnsi" w:hAnsiTheme="majorHAnsi"/>
        </w:rPr>
        <w:t xml:space="preserve"> flawed scientific inference.</w:t>
      </w:r>
    </w:p>
    <w:p w:rsidR="003B580A" w:rsidRDefault="003B580A" w:rsidP="009514D7">
      <w:pPr>
        <w:rPr>
          <w:rFonts w:asciiTheme="majorHAnsi" w:hAnsiTheme="majorHAnsi"/>
          <w:b/>
        </w:rPr>
      </w:pPr>
    </w:p>
    <w:p w:rsidR="008B7A82" w:rsidRDefault="00DA258D">
      <w:pPr>
        <w:jc w:val="both"/>
        <w:rPr>
          <w:rFonts w:asciiTheme="majorHAnsi" w:hAnsiTheme="majorHAnsi"/>
          <w:b/>
        </w:rPr>
      </w:pPr>
      <w:r w:rsidRPr="005A2C84">
        <w:rPr>
          <w:rFonts w:asciiTheme="majorHAnsi" w:hAnsiTheme="majorHAnsi"/>
        </w:rPr>
        <w:br w:type="page"/>
      </w:r>
      <w:r w:rsidR="00FA18E2">
        <w:rPr>
          <w:rFonts w:asciiTheme="majorHAnsi" w:hAnsiTheme="majorHAnsi"/>
          <w:b/>
        </w:rPr>
        <w:t>\</w:t>
      </w:r>
      <w:proofErr w:type="gramStart"/>
      <w:r w:rsidR="00FA18E2">
        <w:rPr>
          <w:rFonts w:asciiTheme="majorHAnsi" w:hAnsiTheme="majorHAnsi"/>
          <w:b/>
        </w:rPr>
        <w:t>body</w:t>
      </w:r>
      <w:proofErr w:type="gramEnd"/>
    </w:p>
    <w:p w:rsidR="00FA18E2" w:rsidRPr="00FA18E2" w:rsidRDefault="00FA18E2" w:rsidP="005A2C84">
      <w:pPr>
        <w:jc w:val="both"/>
        <w:rPr>
          <w:rFonts w:asciiTheme="majorHAnsi" w:hAnsiTheme="majorHAnsi"/>
          <w:b/>
        </w:rPr>
      </w:pPr>
    </w:p>
    <w:p w:rsidR="00C051E6" w:rsidRPr="00B82D9A" w:rsidRDefault="00C051E6" w:rsidP="005A2C84">
      <w:p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 xml:space="preserve">scientific </w:t>
      </w:r>
      <w:proofErr w:type="spellStart"/>
      <w:r w:rsidR="00716EC3">
        <w:rPr>
          <w:rFonts w:asciiTheme="majorHAnsi" w:hAnsiTheme="majorHAnsi"/>
        </w:rPr>
        <w:t>endeavour</w:t>
      </w:r>
      <w:proofErr w:type="spellEnd"/>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9563F1">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7F245A" w:rsidRPr="007F245A">
        <w:rPr>
          <w:rFonts w:asciiTheme="majorHAnsi" w:hAnsiTheme="majorHAnsi"/>
          <w:noProof/>
          <w:vertAlign w:val="superscript"/>
        </w:rPr>
        <w:t>1,2</w:t>
      </w:r>
      <w:r w:rsidR="009563F1">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w:t>
      </w:r>
      <w:proofErr w:type="spellStart"/>
      <w:r w:rsidR="002E03AA">
        <w:rPr>
          <w:rFonts w:asciiTheme="majorHAnsi" w:hAnsiTheme="majorHAnsi"/>
        </w:rPr>
        <w:t>sensorimotor</w:t>
      </w:r>
      <w:proofErr w:type="spellEnd"/>
      <w:r w:rsidR="002E03AA">
        <w:rPr>
          <w:rFonts w:asciiTheme="majorHAnsi" w:hAnsiTheme="majorHAnsi"/>
        </w:rPr>
        <w:t xml:space="preserve"> contingencies repeatedly </w:t>
      </w:r>
      <w:r w:rsidR="008A382D">
        <w:rPr>
          <w:rFonts w:asciiTheme="majorHAnsi" w:hAnsiTheme="majorHAnsi"/>
        </w:rPr>
        <w:t>co-occur in a given context</w:t>
      </w:r>
      <w:r w:rsidR="009563F1">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944DC0" w:rsidRPr="00944DC0">
        <w:rPr>
          <w:rFonts w:asciiTheme="majorHAnsi" w:hAnsiTheme="majorHAnsi"/>
          <w:noProof/>
          <w:vertAlign w:val="superscript"/>
        </w:rPr>
        <w:t>3,4</w:t>
      </w:r>
      <w:r w:rsidR="009563F1">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9563F1">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0C149D" w:rsidRPr="000C149D">
        <w:rPr>
          <w:rFonts w:asciiTheme="majorHAnsi" w:hAnsiTheme="majorHAnsi"/>
          <w:noProof/>
          <w:vertAlign w:val="superscript"/>
        </w:rPr>
        <w:t>5-7</w:t>
      </w:r>
      <w:r w:rsidR="009563F1">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9563F1">
        <w:rPr>
          <w:rFonts w:asciiTheme="majorHAnsi" w:hAnsiTheme="majorHAnsi"/>
        </w:rPr>
        <w:fldChar w:fldCharType="begin"/>
      </w:r>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9563F1">
        <w:rPr>
          <w:rFonts w:asciiTheme="majorHAnsi" w:hAnsiTheme="majorHAnsi"/>
        </w:rPr>
        <w:fldChar w:fldCharType="separate"/>
      </w:r>
      <w:r w:rsidR="000C149D" w:rsidRPr="000C149D">
        <w:rPr>
          <w:rFonts w:asciiTheme="majorHAnsi" w:hAnsiTheme="majorHAnsi"/>
          <w:noProof/>
          <w:vertAlign w:val="superscript"/>
        </w:rPr>
        <w:t>8</w:t>
      </w:r>
      <w:r w:rsidR="009563F1">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9563F1">
        <w:rPr>
          <w:rFonts w:asciiTheme="majorHAnsi" w:hAnsiTheme="majorHAnsi"/>
        </w:rPr>
        <w:fldChar w:fldCharType="begin"/>
      </w:r>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9563F1">
        <w:rPr>
          <w:rFonts w:asciiTheme="majorHAnsi" w:hAnsiTheme="majorHAnsi"/>
        </w:rPr>
        <w:fldChar w:fldCharType="separate"/>
      </w:r>
      <w:r w:rsidR="000C149D" w:rsidRPr="000C149D">
        <w:rPr>
          <w:rFonts w:asciiTheme="majorHAnsi" w:hAnsiTheme="majorHAnsi"/>
          <w:noProof/>
          <w:vertAlign w:val="superscript"/>
        </w:rPr>
        <w:t>9</w:t>
      </w:r>
      <w:r w:rsidR="009563F1">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9563F1">
        <w:rPr>
          <w:rFonts w:asciiTheme="majorHAnsi" w:hAnsiTheme="majorHAnsi"/>
        </w:rPr>
        <w:fldChar w:fldCharType="begin"/>
      </w:r>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9563F1">
        <w:rPr>
          <w:rFonts w:asciiTheme="majorHAnsi" w:hAnsiTheme="majorHAnsi"/>
        </w:rPr>
        <w:fldChar w:fldCharType="separate"/>
      </w:r>
      <w:r w:rsidR="000C149D" w:rsidRPr="000C149D">
        <w:rPr>
          <w:rFonts w:asciiTheme="majorHAnsi" w:hAnsiTheme="majorHAnsi"/>
          <w:noProof/>
          <w:vertAlign w:val="superscript"/>
        </w:rPr>
        <w:t>10</w:t>
      </w:r>
      <w:r w:rsidR="009563F1">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9563F1">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ED14A1" w:rsidRPr="00ED14A1">
        <w:rPr>
          <w:rFonts w:asciiTheme="majorHAnsi" w:hAnsiTheme="majorHAnsi"/>
          <w:noProof/>
          <w:vertAlign w:val="superscript"/>
        </w:rPr>
        <w:t>11-13</w:t>
      </w:r>
      <w:r w:rsidR="009563F1">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9563F1">
        <w:rPr>
          <w:rFonts w:asciiTheme="majorHAnsi" w:hAnsiTheme="majorHAnsi"/>
        </w:rPr>
        <w:fldChar w:fldCharType="begin"/>
      </w:r>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9563F1">
        <w:rPr>
          <w:rFonts w:asciiTheme="majorHAnsi" w:hAnsiTheme="majorHAnsi"/>
        </w:rPr>
        <w:fldChar w:fldCharType="separate"/>
      </w:r>
      <w:r w:rsidR="00ED14A1" w:rsidRPr="00ED14A1">
        <w:rPr>
          <w:rFonts w:asciiTheme="majorHAnsi" w:hAnsiTheme="majorHAnsi"/>
          <w:noProof/>
          <w:vertAlign w:val="superscript"/>
        </w:rPr>
        <w:t>14</w:t>
      </w:r>
      <w:r w:rsidR="009563F1">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 xml:space="preserve">would require the </w:t>
      </w:r>
      <w:proofErr w:type="spellStart"/>
      <w:r w:rsidR="007F40C6">
        <w:rPr>
          <w:rFonts w:asciiTheme="majorHAnsi" w:hAnsiTheme="majorHAnsi"/>
        </w:rPr>
        <w:t>colour</w:t>
      </w:r>
      <w:proofErr w:type="spellEnd"/>
      <w:r w:rsidR="007F40C6">
        <w:rPr>
          <w:rFonts w:asciiTheme="majorHAnsi" w:hAnsiTheme="majorHAnsi"/>
        </w:rPr>
        <w:t xml:space="preserve">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 xml:space="preserve">This position is enshrined in conventions for the reporting of </w:t>
      </w:r>
      <w:proofErr w:type="spellStart"/>
      <w:r w:rsidR="00EB6EB8">
        <w:rPr>
          <w:rFonts w:asciiTheme="majorHAnsi" w:hAnsiTheme="majorHAnsi"/>
        </w:rPr>
        <w:t>frequentist</w:t>
      </w:r>
      <w:proofErr w:type="spellEnd"/>
      <w:r w:rsidR="00EB6EB8">
        <w:rPr>
          <w:rFonts w:asciiTheme="majorHAnsi" w:hAnsiTheme="majorHAnsi"/>
        </w:rPr>
        <w:t xml:space="preserve">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9563F1">
        <w:rPr>
          <w:rFonts w:asciiTheme="majorHAnsi" w:hAnsiTheme="majorHAnsi"/>
        </w:rPr>
        <w:fldChar w:fldCharType="begin"/>
      </w:r>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9563F1">
        <w:rPr>
          <w:rFonts w:asciiTheme="majorHAnsi" w:hAnsiTheme="majorHAnsi"/>
        </w:rPr>
        <w:fldChar w:fldCharType="separate"/>
      </w:r>
      <w:r w:rsidR="00ED14A1" w:rsidRPr="00ED14A1">
        <w:rPr>
          <w:rFonts w:asciiTheme="majorHAnsi" w:hAnsiTheme="majorHAnsi"/>
          <w:noProof/>
          <w:vertAlign w:val="superscript"/>
        </w:rPr>
        <w:t>15</w:t>
      </w:r>
      <w:r w:rsidR="009563F1">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w:t>
      </w:r>
      <w:r w:rsidR="00944DC0">
        <w:rPr>
          <w:rFonts w:asciiTheme="majorHAnsi" w:hAnsiTheme="majorHAnsi"/>
        </w:rPr>
        <w:t>It has been shown</w:t>
      </w:r>
      <w:r w:rsidR="00B37D7B">
        <w:rPr>
          <w:rFonts w:asciiTheme="majorHAnsi" w:hAnsiTheme="majorHAnsi"/>
        </w:rPr>
        <w:t xml:space="preserve"> that humans </w:t>
      </w:r>
      <w:r w:rsidR="00F04E49">
        <w:rPr>
          <w:rFonts w:asciiTheme="majorHAnsi" w:hAnsiTheme="majorHAnsi"/>
        </w:rPr>
        <w:t>seek out</w:t>
      </w:r>
      <w:r w:rsidR="009563F1">
        <w:rPr>
          <w:rFonts w:asciiTheme="majorHAnsi" w:hAnsiTheme="majorHAnsi"/>
        </w:rPr>
        <w:fldChar w:fldCharType="begin"/>
      </w:r>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563F1">
        <w:rPr>
          <w:rFonts w:asciiTheme="majorHAnsi" w:hAnsiTheme="majorHAnsi"/>
        </w:rPr>
        <w:fldChar w:fldCharType="separate"/>
      </w:r>
      <w:r w:rsidR="00ED14A1" w:rsidRPr="00ED14A1">
        <w:rPr>
          <w:rFonts w:asciiTheme="majorHAnsi" w:hAnsiTheme="majorHAnsi"/>
          <w:noProof/>
          <w:vertAlign w:val="superscript"/>
        </w:rPr>
        <w:t>16,17</w:t>
      </w:r>
      <w:r w:rsidR="009563F1">
        <w:rPr>
          <w:rFonts w:asciiTheme="majorHAnsi" w:hAnsiTheme="majorHAnsi"/>
        </w:rPr>
        <w:fldChar w:fldCharType="end"/>
      </w:r>
      <w:r w:rsidR="00F04E49">
        <w:rPr>
          <w:rFonts w:asciiTheme="majorHAnsi" w:hAnsiTheme="majorHAnsi"/>
        </w:rPr>
        <w:t xml:space="preserve"> and overvalue</w:t>
      </w:r>
      <w:r w:rsidR="009563F1">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936A61">
        <w:rPr>
          <w:rFonts w:asciiTheme="majorHAnsi" w:hAnsiTheme="majorHAnsi"/>
        </w:rPr>
        <w:instrText xml:space="preserve"> ADDIN EN.CITE </w:instrText>
      </w:r>
      <w:r w:rsidR="009563F1">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936A61">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936A61" w:rsidRPr="00ED14A1">
        <w:rPr>
          <w:rFonts w:asciiTheme="majorHAnsi" w:hAnsiTheme="majorHAnsi"/>
          <w:noProof/>
          <w:vertAlign w:val="superscript"/>
        </w:rPr>
        <w:t>6,18,19</w:t>
      </w:r>
      <w:r w:rsidR="009563F1">
        <w:rPr>
          <w:rFonts w:asciiTheme="majorHAnsi" w:hAnsiTheme="majorHAnsi"/>
        </w:rPr>
        <w:fldChar w:fldCharType="end"/>
      </w:r>
      <w:r w:rsidR="00F04E49">
        <w:rPr>
          <w:rFonts w:asciiTheme="majorHAnsi" w:hAnsiTheme="majorHAnsi"/>
        </w:rPr>
        <w:t xml:space="preserve"> </w:t>
      </w:r>
      <w:r w:rsidR="00186E0F">
        <w:rPr>
          <w:rFonts w:asciiTheme="majorHAnsi" w:hAnsiTheme="majorHAnsi"/>
        </w:rPr>
        <w:t xml:space="preserve">confirmatory </w:t>
      </w:r>
      <w:r w:rsidR="00936A61">
        <w:rPr>
          <w:rFonts w:asciiTheme="majorHAnsi" w:hAnsiTheme="majorHAnsi"/>
        </w:rPr>
        <w:t>information when reasoning</w:t>
      </w:r>
      <w:r w:rsidR="00694860">
        <w:rPr>
          <w:rFonts w:asciiTheme="majorHAnsi" w:hAnsiTheme="majorHAnsi"/>
        </w:rPr>
        <w:t xml:space="preserve">, which allows </w:t>
      </w:r>
      <w:proofErr w:type="spellStart"/>
      <w:r w:rsidR="00AB581E">
        <w:rPr>
          <w:rFonts w:asciiTheme="majorHAnsi" w:hAnsiTheme="majorHAnsi"/>
        </w:rPr>
        <w:t>generalisation</w:t>
      </w:r>
      <w:proofErr w:type="spellEnd"/>
      <w:r w:rsidR="00AB581E">
        <w:rPr>
          <w:rFonts w:asciiTheme="majorHAnsi" w:hAnsiTheme="majorHAnsi"/>
        </w:rPr>
        <w:t xml:space="preserve"> of</w:t>
      </w:r>
      <w:r w:rsidR="004C15AE">
        <w:rPr>
          <w:rFonts w:asciiTheme="majorHAnsi" w:hAnsiTheme="majorHAnsi"/>
        </w:rPr>
        <w:t xml:space="preserve"> old observations to new situations, but may also hinder scientific reasoning, prompting researchers to overlook findings that are inconvenient for a </w:t>
      </w:r>
      <w:proofErr w:type="spellStart"/>
      <w:r w:rsidR="004C15AE">
        <w:rPr>
          <w:rFonts w:asciiTheme="majorHAnsi" w:hAnsiTheme="majorHAnsi"/>
        </w:rPr>
        <w:t>favoured</w:t>
      </w:r>
      <w:proofErr w:type="spellEnd"/>
      <w:r w:rsidR="004C15AE">
        <w:rPr>
          <w:rFonts w:asciiTheme="majorHAnsi" w:hAnsiTheme="majorHAnsi"/>
        </w:rPr>
        <w:t xml:space="preserve"> theory, or engage in flawed statistical methods such as circular analysis</w:t>
      </w:r>
      <w:r w:rsidR="009563F1">
        <w:rPr>
          <w:rFonts w:asciiTheme="majorHAnsi" w:hAnsiTheme="majorHAnsi"/>
        </w:rPr>
        <w:fldChar w:fldCharType="begin"/>
      </w:r>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9563F1">
        <w:rPr>
          <w:rFonts w:asciiTheme="majorHAnsi" w:hAnsiTheme="majorHAnsi"/>
        </w:rPr>
        <w:fldChar w:fldCharType="separate"/>
      </w:r>
      <w:r w:rsidR="00ED14A1" w:rsidRPr="00ED14A1">
        <w:rPr>
          <w:rFonts w:asciiTheme="majorHAnsi" w:hAnsiTheme="majorHAnsi"/>
          <w:noProof/>
          <w:vertAlign w:val="superscript"/>
        </w:rPr>
        <w:t>20</w:t>
      </w:r>
      <w:r w:rsidR="009563F1">
        <w:rPr>
          <w:rFonts w:asciiTheme="majorHAnsi" w:hAnsiTheme="majorHAnsi"/>
        </w:rPr>
        <w:fldChar w:fldCharType="end"/>
      </w:r>
      <w:r w:rsidR="004C15AE">
        <w:rPr>
          <w:rFonts w:asciiTheme="majorHAnsi" w:hAnsiTheme="majorHAnsi"/>
        </w:rPr>
        <w:t xml:space="preserve">. </w:t>
      </w:r>
      <w:r w:rsidR="00AB581E">
        <w:rPr>
          <w:rFonts w:asciiTheme="majorHAnsi" w:hAnsiTheme="majorHAnsi"/>
        </w:rPr>
        <w:t>Here, thus, we sought to understand how humans learn to reason from observation, and how verification and falsification of hypotheses are implemented in the neural circuitry underpinning voluntary choices. W</w:t>
      </w:r>
      <w:r w:rsidR="004C15AE">
        <w:rPr>
          <w:rFonts w:asciiTheme="majorHAnsi" w:hAnsiTheme="majorHAnsi"/>
        </w:rPr>
        <w:t>e asked human participan</w:t>
      </w:r>
      <w:r w:rsidR="00AF0169">
        <w:rPr>
          <w:rFonts w:asciiTheme="majorHAnsi" w:hAnsiTheme="majorHAnsi"/>
        </w:rPr>
        <w:t>ts to perform an experience</w:t>
      </w:r>
      <w:r w:rsidR="004C15AE">
        <w:rPr>
          <w:rFonts w:asciiTheme="majorHAnsi" w:hAnsiTheme="majorHAnsi"/>
        </w:rPr>
        <w:t xml:space="preserve">-based </w:t>
      </w:r>
      <w:proofErr w:type="gramStart"/>
      <w:r w:rsidR="004C15AE">
        <w:rPr>
          <w:rFonts w:asciiTheme="majorHAnsi" w:hAnsiTheme="majorHAnsi"/>
        </w:rPr>
        <w:t>rule learning</w:t>
      </w:r>
      <w:proofErr w:type="gramEnd"/>
      <w:r w:rsidR="004C15AE">
        <w:rPr>
          <w:rFonts w:asciiTheme="majorHAnsi" w:hAnsiTheme="majorHAnsi"/>
        </w:rPr>
        <w:t xml:space="preserve">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w:t>
      </w:r>
      <w:proofErr w:type="spellStart"/>
      <w:r w:rsidR="0021051B">
        <w:rPr>
          <w:rFonts w:asciiTheme="majorHAnsi" w:hAnsiTheme="majorHAnsi"/>
        </w:rPr>
        <w:t>fMRI</w:t>
      </w:r>
      <w:proofErr w:type="spellEnd"/>
      <w:r w:rsidR="0021051B">
        <w:rPr>
          <w:rFonts w:asciiTheme="majorHAnsi" w:hAnsiTheme="majorHAnsi"/>
        </w:rPr>
        <w:t>) allowe</w:t>
      </w:r>
      <w:r w:rsidR="004C15AE">
        <w:rPr>
          <w:rFonts w:asciiTheme="majorHAnsi" w:hAnsiTheme="majorHAnsi"/>
        </w:rPr>
        <w:t>d us</w:t>
      </w:r>
      <w:r w:rsidR="00A20D56">
        <w:rPr>
          <w:rFonts w:asciiTheme="majorHAnsi" w:hAnsiTheme="majorHAnsi"/>
        </w:rPr>
        <w:t xml:space="preserve"> to measure </w:t>
      </w:r>
      <w:proofErr w:type="spellStart"/>
      <w:r w:rsidR="00A20D56">
        <w:rPr>
          <w:rFonts w:asciiTheme="majorHAnsi" w:hAnsiTheme="majorHAnsi"/>
        </w:rPr>
        <w:t>behavioural</w:t>
      </w:r>
      <w:proofErr w:type="spellEnd"/>
      <w:r w:rsidR="00A20D56">
        <w:rPr>
          <w:rFonts w:asciiTheme="majorHAnsi" w:hAnsiTheme="majorHAnsi"/>
        </w:rPr>
        <w:t xml:space="preserve"> and neural concomitants of learning from </w:t>
      </w:r>
      <w:r w:rsidR="008E6565">
        <w:rPr>
          <w:rFonts w:asciiTheme="majorHAnsi" w:hAnsiTheme="majorHAnsi"/>
        </w:rPr>
        <w:t>verification and falsification</w:t>
      </w:r>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 xml:space="preserve">remain valid and which </w:t>
      </w:r>
      <w:proofErr w:type="gramStart"/>
      <w:r w:rsidR="00BC24CC">
        <w:rPr>
          <w:rFonts w:asciiTheme="majorHAnsi" w:hAnsiTheme="majorHAnsi"/>
        </w:rPr>
        <w:t>have</w:t>
      </w:r>
      <w:proofErr w:type="gramEnd"/>
      <w:r w:rsidR="00BC24CC">
        <w:rPr>
          <w:rFonts w:asciiTheme="majorHAnsi" w:hAnsiTheme="majorHAnsi"/>
        </w:rPr>
        <w:t xml:space="preser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w:t>
      </w:r>
      <w:proofErr w:type="spellStart"/>
      <w:r w:rsidR="00D71B8F">
        <w:rPr>
          <w:rFonts w:asciiTheme="majorHAnsi" w:hAnsiTheme="majorHAnsi"/>
        </w:rPr>
        <w:t>behaviour</w:t>
      </w:r>
      <w:proofErr w:type="spellEnd"/>
      <w:r w:rsidR="00D71B8F">
        <w:rPr>
          <w:rFonts w:asciiTheme="majorHAnsi" w:hAnsiTheme="majorHAnsi"/>
        </w:rPr>
        <w:t xml:space="preserve">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proofErr w:type="gramStart"/>
      <w:r w:rsidRPr="004163AB">
        <w:rPr>
          <w:rFonts w:asciiTheme="majorHAnsi" w:hAnsiTheme="majorHAnsi"/>
          <w:b/>
        </w:rPr>
        <w:t>Task and design.</w:t>
      </w:r>
      <w:proofErr w:type="gramEnd"/>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proofErr w:type="spellStart"/>
      <w:r w:rsidR="00A137BB">
        <w:rPr>
          <w:rFonts w:asciiTheme="majorHAnsi" w:hAnsiTheme="majorHAnsi"/>
        </w:rPr>
        <w:t>coloured</w:t>
      </w:r>
      <w:proofErr w:type="spellEnd"/>
      <w:r w:rsidR="00A137BB">
        <w:rPr>
          <w:rFonts w:asciiTheme="majorHAnsi" w:hAnsiTheme="majorHAnsi"/>
        </w:rPr>
        <w:t xml:space="preserve"> shapes </w:t>
      </w:r>
      <w:proofErr w:type="spellStart"/>
      <w:r w:rsidR="00A137BB">
        <w:rPr>
          <w:rFonts w:asciiTheme="majorHAnsi" w:hAnsiTheme="majorHAnsi"/>
        </w:rPr>
        <w:t>occuring</w:t>
      </w:r>
      <w:proofErr w:type="spellEnd"/>
      <w:r w:rsidR="00A137BB">
        <w:rPr>
          <w:rFonts w:asciiTheme="majorHAnsi" w:hAnsiTheme="majorHAnsi"/>
        </w:rPr>
        <w:t xml:space="preserve"> left and right of fixation) </w:t>
      </w:r>
      <w:r>
        <w:rPr>
          <w:rFonts w:asciiTheme="majorHAnsi" w:hAnsiTheme="majorHAnsi"/>
        </w:rPr>
        <w:t>as ‘target’ or ‘</w:t>
      </w:r>
      <w:proofErr w:type="spellStart"/>
      <w:r>
        <w:rPr>
          <w:rFonts w:asciiTheme="majorHAnsi" w:hAnsiTheme="majorHAnsi"/>
        </w:rPr>
        <w:t>nontarget</w:t>
      </w:r>
      <w:proofErr w:type="spellEnd"/>
      <w:r>
        <w:rPr>
          <w:rFonts w:asciiTheme="majorHAnsi" w:hAnsiTheme="majorHAnsi"/>
        </w:rPr>
        <w:t xml:space="preserve">’ on the basis of their shape (square, circle, triangle) and/or </w:t>
      </w:r>
      <w:proofErr w:type="spellStart"/>
      <w:r>
        <w:rPr>
          <w:rFonts w:asciiTheme="majorHAnsi" w:hAnsiTheme="majorHAnsi"/>
        </w:rPr>
        <w:t>colour</w:t>
      </w:r>
      <w:proofErr w:type="spellEnd"/>
      <w:r>
        <w:rPr>
          <w:rFonts w:asciiTheme="majorHAnsi" w:hAnsiTheme="majorHAnsi"/>
        </w:rPr>
        <w:t xml:space="preserve">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r w:rsidR="004D03F2">
        <w:rPr>
          <w:rFonts w:asciiTheme="majorHAnsi" w:hAnsiTheme="majorHAnsi"/>
        </w:rPr>
        <w:t xml:space="preserve">mimic </w:t>
      </w:r>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r w:rsidR="004D03F2">
        <w:rPr>
          <w:rFonts w:asciiTheme="majorHAnsi" w:hAnsiTheme="majorHAnsi"/>
        </w:rPr>
        <w:t>.</w:t>
      </w:r>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 xml:space="preserve">The disjunctive task also ensured that targets and </w:t>
      </w:r>
      <w:proofErr w:type="spellStart"/>
      <w:r>
        <w:rPr>
          <w:rFonts w:asciiTheme="majorHAnsi" w:hAnsiTheme="majorHAnsi"/>
        </w:rPr>
        <w:t>nontargets</w:t>
      </w:r>
      <w:proofErr w:type="spellEnd"/>
      <w:r>
        <w:rPr>
          <w:rFonts w:asciiTheme="majorHAnsi" w:hAnsiTheme="majorHAnsi"/>
        </w:rPr>
        <w:t xml:space="preserve">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 xml:space="preserve">was a </w:t>
      </w:r>
      <w:proofErr w:type="spellStart"/>
      <w:r>
        <w:rPr>
          <w:rFonts w:asciiTheme="majorHAnsi" w:hAnsiTheme="majorHAnsi"/>
        </w:rPr>
        <w:t>nontarget</w:t>
      </w:r>
      <w:proofErr w:type="spellEnd"/>
      <w:r>
        <w:rPr>
          <w:rFonts w:asciiTheme="majorHAnsi" w:hAnsiTheme="majorHAnsi"/>
        </w:rPr>
        <w:t xml:space="preserve">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r w:rsidR="00AC5F2F">
        <w:rPr>
          <w:rFonts w:asciiTheme="majorHAnsi" w:hAnsiTheme="majorHAnsi"/>
        </w:rPr>
        <w:t xml:space="preserve"> (</w:t>
      </w:r>
      <w:proofErr w:type="spellStart"/>
      <w:r w:rsidR="00AC5F2F">
        <w:rPr>
          <w:rFonts w:asciiTheme="majorHAnsi" w:hAnsiTheme="majorHAnsi"/>
        </w:rPr>
        <w:t>falsificatory</w:t>
      </w:r>
      <w:proofErr w:type="spellEnd"/>
      <w:r w:rsidR="00AC5F2F">
        <w:rPr>
          <w:rFonts w:asciiTheme="majorHAnsi" w:hAnsiTheme="majorHAnsi"/>
        </w:rPr>
        <w:t xml:space="preserve"> feedback)</w:t>
      </w:r>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r w:rsidR="00AC5F2F">
        <w:rPr>
          <w:rFonts w:asciiTheme="majorHAnsi" w:hAnsiTheme="majorHAnsi"/>
        </w:rPr>
        <w:t xml:space="preserve"> (</w:t>
      </w:r>
      <w:proofErr w:type="spellStart"/>
      <w:r w:rsidR="00AC5F2F">
        <w:rPr>
          <w:rFonts w:asciiTheme="majorHAnsi" w:hAnsiTheme="majorHAnsi"/>
        </w:rPr>
        <w:t>verificatory</w:t>
      </w:r>
      <w:proofErr w:type="spellEnd"/>
      <w:r w:rsidR="00AC5F2F">
        <w:rPr>
          <w:rFonts w:asciiTheme="majorHAnsi" w:hAnsiTheme="majorHAnsi"/>
        </w:rPr>
        <w:t xml:space="preserve"> feedback)</w:t>
      </w:r>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w:t>
      </w:r>
      <w:proofErr w:type="spellStart"/>
      <w:r w:rsidR="00FA5134">
        <w:rPr>
          <w:rFonts w:asciiTheme="majorHAnsi" w:hAnsiTheme="majorHAnsi"/>
        </w:rPr>
        <w:t>nontarget</w:t>
      </w:r>
      <w:proofErr w:type="spellEnd"/>
      <w:r>
        <w:rPr>
          <w:rFonts w:asciiTheme="majorHAnsi" w:hAnsiTheme="majorHAnsi"/>
        </w:rPr>
        <w:t>)</w:t>
      </w:r>
      <w:r w:rsidR="001740F3">
        <w:rPr>
          <w:rFonts w:asciiTheme="majorHAnsi" w:hAnsiTheme="majorHAnsi"/>
        </w:rPr>
        <w:t xml:space="preserve">, </w:t>
      </w:r>
      <w:r w:rsidR="00182BE8">
        <w:rPr>
          <w:rFonts w:asciiTheme="majorHAnsi" w:hAnsiTheme="majorHAnsi"/>
        </w:rPr>
        <w:t>irrespective of</w:t>
      </w:r>
      <w:r w:rsidR="001740F3">
        <w:rPr>
          <w:rFonts w:asciiTheme="majorHAnsi" w:hAnsiTheme="majorHAnsi"/>
        </w:rPr>
        <w:t xml:space="preserve"> whether </w:t>
      </w:r>
      <w:r w:rsidR="00EE733B">
        <w:rPr>
          <w:rFonts w:asciiTheme="majorHAnsi" w:hAnsiTheme="majorHAnsi"/>
        </w:rPr>
        <w:t>feedback was positive (correct trial) or negative (error).</w:t>
      </w:r>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proofErr w:type="spellStart"/>
      <w:r w:rsidR="00A604B7">
        <w:rPr>
          <w:rFonts w:asciiTheme="majorHAnsi" w:hAnsiTheme="majorHAnsi"/>
        </w:rPr>
        <w:t>colour</w:t>
      </w:r>
      <w:proofErr w:type="spellEnd"/>
      <w:r w:rsidR="00A604B7">
        <w:rPr>
          <w:rFonts w:asciiTheme="majorHAnsi" w:hAnsiTheme="majorHAnsi"/>
        </w:rPr>
        <w:t>-left,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w:t>
      </w:r>
      <w:proofErr w:type="spellStart"/>
      <w:r w:rsidR="00A604B7">
        <w:rPr>
          <w:rFonts w:asciiTheme="majorHAnsi" w:hAnsiTheme="majorHAnsi"/>
        </w:rPr>
        <w:t>colour</w:t>
      </w:r>
      <w:proofErr w:type="spellEnd"/>
      <w:r w:rsidR="00A604B7">
        <w:rPr>
          <w:rFonts w:asciiTheme="majorHAnsi" w:hAnsiTheme="majorHAnsi"/>
        </w:rPr>
        <w:t xml:space="preserve">-left, </w:t>
      </w:r>
      <w:proofErr w:type="spellStart"/>
      <w:r w:rsidR="00A604B7">
        <w:rPr>
          <w:rFonts w:asciiTheme="majorHAnsi" w:hAnsiTheme="majorHAnsi"/>
        </w:rPr>
        <w:t>colour</w:t>
      </w:r>
      <w:proofErr w:type="spellEnd"/>
      <w:r w:rsidR="00A604B7">
        <w:rPr>
          <w:rFonts w:asciiTheme="majorHAnsi" w:hAnsiTheme="majorHAnsi"/>
        </w:rPr>
        <w:t>-right}, {</w:t>
      </w:r>
      <w:proofErr w:type="spellStart"/>
      <w:r w:rsidR="00A604B7">
        <w:rPr>
          <w:rFonts w:asciiTheme="majorHAnsi" w:hAnsiTheme="majorHAnsi"/>
        </w:rPr>
        <w:t>colour</w:t>
      </w:r>
      <w:proofErr w:type="spellEnd"/>
      <w:r w:rsidR="00A604B7">
        <w:rPr>
          <w:rFonts w:asciiTheme="majorHAnsi" w:hAnsiTheme="majorHAnsi"/>
        </w:rPr>
        <w:t>-left, shape-right}, {shape-</w:t>
      </w:r>
      <w:r>
        <w:rPr>
          <w:rFonts w:asciiTheme="majorHAnsi" w:hAnsiTheme="majorHAnsi"/>
        </w:rPr>
        <w:t xml:space="preserve">left, </w:t>
      </w:r>
      <w:proofErr w:type="spellStart"/>
      <w:r>
        <w:rPr>
          <w:rFonts w:asciiTheme="majorHAnsi" w:hAnsiTheme="majorHAnsi"/>
        </w:rPr>
        <w:t>c</w:t>
      </w:r>
      <w:r w:rsidR="00A604B7">
        <w:rPr>
          <w:rFonts w:asciiTheme="majorHAnsi" w:hAnsiTheme="majorHAnsi"/>
        </w:rPr>
        <w:t>olour</w:t>
      </w:r>
      <w:proofErr w:type="spellEnd"/>
      <w:r w:rsidR="00A604B7">
        <w:rPr>
          <w:rFonts w:asciiTheme="majorHAnsi" w:hAnsiTheme="majorHAnsi"/>
        </w:rPr>
        <w:t>-</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w:t>
      </w:r>
      <w:proofErr w:type="gramStart"/>
      <w:r w:rsidR="00D71B8F">
        <w:rPr>
          <w:rFonts w:asciiTheme="majorHAnsi" w:hAnsiTheme="majorHAnsi"/>
        </w:rPr>
        <w:t>a distinct set of cues were</w:t>
      </w:r>
      <w:proofErr w:type="gramEnd"/>
      <w:r w:rsidR="00D71B8F">
        <w:rPr>
          <w:rFonts w:asciiTheme="majorHAnsi" w:hAnsiTheme="majorHAnsi"/>
        </w:rPr>
        <w:t xml:space="preserv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r w:rsidR="007A03C9">
        <w:rPr>
          <w:rFonts w:asciiTheme="majorHAnsi" w:hAnsiTheme="majorHAnsi"/>
        </w:rPr>
        <w:t xml:space="preserve">We began with the framework provided by reinforcement learning, assuming that participants </w:t>
      </w:r>
      <w:r w:rsidR="00DB106E">
        <w:rPr>
          <w:rFonts w:asciiTheme="majorHAnsi" w:hAnsiTheme="majorHAnsi"/>
        </w:rPr>
        <w:t>learned associations between each state (potential cause) and a target/non-target response.  In total, there were 12 potential causes: 4 side-dimension pairs (</w:t>
      </w:r>
      <w:proofErr w:type="spellStart"/>
      <w:r w:rsidR="00DB106E">
        <w:rPr>
          <w:rFonts w:asciiTheme="majorHAnsi" w:hAnsiTheme="majorHAnsi"/>
        </w:rPr>
        <w:t>colour</w:t>
      </w:r>
      <w:proofErr w:type="spellEnd"/>
      <w:r w:rsidR="00DB106E">
        <w:rPr>
          <w:rFonts w:asciiTheme="majorHAnsi" w:hAnsiTheme="majorHAnsi"/>
        </w:rPr>
        <w:t xml:space="preserve">-right, </w:t>
      </w:r>
      <w:proofErr w:type="spellStart"/>
      <w:r w:rsidR="00DB106E">
        <w:rPr>
          <w:rFonts w:asciiTheme="majorHAnsi" w:hAnsiTheme="majorHAnsi"/>
        </w:rPr>
        <w:t>colour</w:t>
      </w:r>
      <w:proofErr w:type="spellEnd"/>
      <w:r w:rsidR="00DB106E">
        <w:rPr>
          <w:rFonts w:asciiTheme="majorHAnsi" w:hAnsiTheme="majorHAnsi"/>
        </w:rPr>
        <w:t>-left, shape-right and shape-left</w:t>
      </w:r>
      <w:proofErr w:type="gramStart"/>
      <w:r w:rsidR="00DB106E">
        <w:rPr>
          <w:rFonts w:asciiTheme="majorHAnsi" w:hAnsiTheme="majorHAnsi"/>
        </w:rPr>
        <w:t>)  x</w:t>
      </w:r>
      <w:proofErr w:type="gramEnd"/>
      <w:r w:rsidR="00DB106E">
        <w:rPr>
          <w:rFonts w:asciiTheme="majorHAnsi" w:hAnsiTheme="majorHAnsi"/>
        </w:rPr>
        <w:t xml:space="preserve">  3 possible features (red, green, bl</w:t>
      </w:r>
      <w:r w:rsidR="008632DD">
        <w:rPr>
          <w:rFonts w:asciiTheme="majorHAnsi" w:hAnsiTheme="majorHAnsi"/>
        </w:rPr>
        <w:t>ue or circle, square, triangle),</w:t>
      </w:r>
      <w:r w:rsidR="00DB106E">
        <w:rPr>
          <w:rFonts w:asciiTheme="majorHAnsi" w:hAnsiTheme="majorHAnsi"/>
        </w:rPr>
        <w:t xml:space="preserve"> although the information provided by familiar cues </w:t>
      </w:r>
      <w:commentRangeStart w:id="0"/>
      <w:r w:rsidR="00DB106E">
        <w:rPr>
          <w:rFonts w:asciiTheme="majorHAnsi" w:hAnsiTheme="majorHAnsi"/>
        </w:rPr>
        <w:t xml:space="preserve">reduced this space by </w:t>
      </w:r>
      <w:r w:rsidR="00DD0FC3">
        <w:rPr>
          <w:rFonts w:asciiTheme="majorHAnsi" w:hAnsiTheme="majorHAnsi"/>
        </w:rPr>
        <w:t xml:space="preserve">a factor of </w:t>
      </w:r>
      <w:commentRangeStart w:id="1"/>
      <w:r w:rsidR="007130A2">
        <w:rPr>
          <w:rFonts w:asciiTheme="majorHAnsi" w:hAnsiTheme="majorHAnsi"/>
        </w:rPr>
        <w:t>2</w:t>
      </w:r>
      <w:commentRangeEnd w:id="1"/>
      <w:r w:rsidR="007130A2">
        <w:rPr>
          <w:rStyle w:val="CommentReference"/>
          <w:vanish/>
        </w:rPr>
        <w:commentReference w:id="1"/>
      </w:r>
      <w:r w:rsidR="00DB106E">
        <w:rPr>
          <w:rFonts w:asciiTheme="majorHAnsi" w:hAnsiTheme="majorHAnsi"/>
        </w:rPr>
        <w:t xml:space="preserve">. </w:t>
      </w:r>
      <w:commentRangeEnd w:id="0"/>
      <w:r w:rsidR="00125A06">
        <w:rPr>
          <w:rStyle w:val="CommentReference"/>
          <w:vanish/>
        </w:rPr>
        <w:commentReference w:id="0"/>
      </w:r>
      <w:r w:rsidR="00DB106E">
        <w:rPr>
          <w:rFonts w:asciiTheme="majorHAnsi" w:hAnsiTheme="majorHAnsi"/>
        </w:rPr>
        <w:t xml:space="preserve">We denote these associative values </w:t>
      </w:r>
      <w:proofErr w:type="spellStart"/>
      <w:r w:rsidR="00DB106E">
        <w:rPr>
          <w:rFonts w:asciiTheme="majorHAnsi" w:hAnsiTheme="majorHAnsi"/>
        </w:rPr>
        <w:t>H</w:t>
      </w:r>
      <w:r w:rsidR="00DB106E" w:rsidRPr="00766304">
        <w:rPr>
          <w:rFonts w:asciiTheme="majorHAnsi" w:hAnsiTheme="majorHAnsi"/>
          <w:vertAlign w:val="subscript"/>
        </w:rPr>
        <w:t>i</w:t>
      </w:r>
      <w:proofErr w:type="gramStart"/>
      <w:r w:rsidR="00DB106E" w:rsidRPr="00766304">
        <w:rPr>
          <w:rFonts w:asciiTheme="majorHAnsi" w:hAnsiTheme="majorHAnsi"/>
          <w:vertAlign w:val="subscript"/>
        </w:rPr>
        <w:t>,</w:t>
      </w:r>
      <w:r w:rsidR="00DB106E">
        <w:rPr>
          <w:rFonts w:asciiTheme="majorHAnsi" w:hAnsiTheme="majorHAnsi"/>
          <w:vertAlign w:val="subscript"/>
        </w:rPr>
        <w:t>j</w:t>
      </w:r>
      <w:proofErr w:type="spellEnd"/>
      <w:proofErr w:type="gramEnd"/>
      <w:r w:rsidR="00DB106E">
        <w:rPr>
          <w:rFonts w:asciiTheme="majorHAnsi" w:hAnsiTheme="majorHAnsi"/>
        </w:rPr>
        <w:t xml:space="preserve"> where </w:t>
      </w:r>
      <w:proofErr w:type="spellStart"/>
      <w:r w:rsidR="00DB106E">
        <w:rPr>
          <w:rFonts w:asciiTheme="majorHAnsi" w:hAnsiTheme="majorHAnsi"/>
        </w:rPr>
        <w:t>i</w:t>
      </w:r>
      <w:proofErr w:type="spellEnd"/>
      <w:r w:rsidR="00DB106E">
        <w:rPr>
          <w:rFonts w:asciiTheme="majorHAnsi" w:hAnsiTheme="majorHAnsi"/>
        </w:rPr>
        <w:t xml:space="preserve"> and j are the indices over all the possible side-dimensions and features respectively.</w:t>
      </w:r>
      <w:r w:rsidR="003837D4">
        <w:rPr>
          <w:rFonts w:asciiTheme="majorHAnsi" w:hAnsiTheme="majorHAnsi"/>
        </w:rPr>
        <w:t xml:space="preserve"> Model choices were made</w:t>
      </w:r>
      <w:r w:rsidR="007A03C9">
        <w:rPr>
          <w:rFonts w:asciiTheme="majorHAnsi" w:hAnsiTheme="majorHAnsi"/>
        </w:rPr>
        <w:t xml:space="preserve"> according to whether there was </w:t>
      </w:r>
      <w:proofErr w:type="spellStart"/>
      <w:r w:rsidR="007A03C9">
        <w:rPr>
          <w:rFonts w:asciiTheme="majorHAnsi" w:hAnsiTheme="majorHAnsi"/>
        </w:rPr>
        <w:t>criterial</w:t>
      </w:r>
      <w:proofErr w:type="spellEnd"/>
      <w:r w:rsidR="007A03C9">
        <w:rPr>
          <w:rFonts w:asciiTheme="majorHAnsi" w:hAnsiTheme="majorHAnsi"/>
        </w:rPr>
        <w:t xml:space="preserve"> evidence that either the left or right stimulus was a target</w:t>
      </w:r>
      <w:r w:rsidR="009563F1">
        <w:rPr>
          <w:rFonts w:asciiTheme="majorHAnsi" w:hAnsiTheme="majorHAnsi"/>
        </w:rPr>
        <w:fldChar w:fldCharType="begin"/>
      </w:r>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r w:rsidR="009563F1">
        <w:rPr>
          <w:rFonts w:asciiTheme="majorHAnsi" w:hAnsiTheme="majorHAnsi"/>
        </w:rPr>
        <w:fldChar w:fldCharType="separate"/>
      </w:r>
      <w:r w:rsidR="007A03C9" w:rsidRPr="00156C4F">
        <w:rPr>
          <w:rFonts w:asciiTheme="majorHAnsi" w:hAnsiTheme="majorHAnsi"/>
          <w:noProof/>
          <w:vertAlign w:val="superscript"/>
        </w:rPr>
        <w:t>21</w:t>
      </w:r>
      <w:r w:rsidR="009563F1">
        <w:rPr>
          <w:rFonts w:asciiTheme="majorHAnsi" w:hAnsiTheme="majorHAnsi"/>
        </w:rPr>
        <w:fldChar w:fldCharType="end"/>
      </w:r>
      <w:r w:rsidR="007A03C9">
        <w:rPr>
          <w:rFonts w:asciiTheme="majorHAnsi" w:hAnsiTheme="majorHAnsi"/>
        </w:rPr>
        <w:t>.</w:t>
      </w:r>
    </w:p>
    <w:p w:rsidR="003837D4" w:rsidRDefault="003837D4" w:rsidP="00EE5EF3">
      <w:pPr>
        <w:jc w:val="both"/>
        <w:rPr>
          <w:rFonts w:asciiTheme="majorHAnsi" w:hAnsiTheme="majorHAnsi"/>
        </w:rPr>
      </w:pPr>
    </w:p>
    <w:p w:rsidR="003837D4" w:rsidRDefault="003837D4" w:rsidP="00EE5EF3">
      <w:pPr>
        <w:jc w:val="both"/>
        <w:rPr>
          <w:rFonts w:asciiTheme="majorHAnsi" w:hAnsiTheme="majorHAnsi"/>
        </w:rPr>
      </w:pPr>
      <w:r>
        <w:rPr>
          <w:rFonts w:asciiTheme="majorHAnsi" w:hAnsiTheme="majorHAnsi"/>
        </w:rPr>
        <w:t>In standard reinforcement learning models, data are fit with</w:t>
      </w:r>
      <w:r w:rsidR="00705ED5">
        <w:rPr>
          <w:rFonts w:asciiTheme="majorHAnsi" w:hAnsiTheme="majorHAnsi"/>
        </w:rPr>
        <w:t xml:space="preserve"> a single learning rate </w:t>
      </w:r>
      <w:r w:rsidR="00705ED5">
        <w:rPr>
          <w:rFonts w:asciiTheme="majorHAnsi" w:hAnsiTheme="majorHAnsi"/>
        </w:rPr>
        <w:sym w:font="Symbol" w:char="F061"/>
      </w:r>
      <w:r>
        <w:rPr>
          <w:rFonts w:asciiTheme="majorHAnsi" w:hAnsiTheme="majorHAnsi"/>
        </w:rPr>
        <w:t xml:space="preserve"> that controls the r</w:t>
      </w:r>
      <w:r w:rsidR="001E0028">
        <w:rPr>
          <w:rFonts w:asciiTheme="majorHAnsi" w:hAnsiTheme="majorHAnsi"/>
        </w:rPr>
        <w:t xml:space="preserve">ate at which beliefs change </w:t>
      </w:r>
      <w:r>
        <w:rPr>
          <w:rFonts w:asciiTheme="majorHAnsi" w:hAnsiTheme="majorHAnsi"/>
        </w:rPr>
        <w:t xml:space="preserve">on the basis of new information.  Here, we employed two free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r w:rsidR="008632DD">
        <w:rPr>
          <w:rFonts w:asciiTheme="majorHAnsi" w:hAnsiTheme="majorHAnsi"/>
        </w:rPr>
        <w:t>at which beliefs changed</w:t>
      </w:r>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r w:rsidR="008632DD" w:rsidRPr="008632DD">
        <w:rPr>
          <w:rFonts w:asciiTheme="majorHAnsi" w:hAnsiTheme="majorHAnsi"/>
        </w:rPr>
        <w:t xml:space="preserve"> </w:t>
      </w:r>
      <w:r w:rsidR="008632DD">
        <w:rPr>
          <w:rFonts w:asciiTheme="majorHAnsi" w:hAnsiTheme="majorHAnsi"/>
        </w:rPr>
        <w:t>of belief updating</w:t>
      </w:r>
      <w:r w:rsidR="007130A2">
        <w:rPr>
          <w:rFonts w:asciiTheme="majorHAnsi" w:hAnsiTheme="majorHAnsi"/>
        </w:rPr>
        <w:t xml:space="preserve"> following a target (verification) or a </w:t>
      </w:r>
      <w:proofErr w:type="spellStart"/>
      <w:r w:rsidR="007130A2">
        <w:rPr>
          <w:rFonts w:asciiTheme="majorHAnsi" w:hAnsiTheme="majorHAnsi"/>
        </w:rPr>
        <w:t>nontarget</w:t>
      </w:r>
      <w:proofErr w:type="spellEnd"/>
      <w:r w:rsidR="007130A2">
        <w:rPr>
          <w:rFonts w:asciiTheme="majorHAnsi" w:hAnsiTheme="majorHAnsi"/>
        </w:rPr>
        <w:t xml:space="preserve"> (falsification)</w:t>
      </w:r>
      <w:r w:rsidR="008E2E54">
        <w:rPr>
          <w:rFonts w:asciiTheme="majorHAnsi" w:hAnsiTheme="majorHAnsi"/>
        </w:rPr>
        <w:t xml:space="preserve">. </w:t>
      </w:r>
      <w:r w:rsidR="008632DD">
        <w:rPr>
          <w:rFonts w:asciiTheme="majorHAnsi" w:hAnsiTheme="majorHAnsi"/>
        </w:rPr>
        <w:t>Following each trial, o</w:t>
      </w:r>
      <w:r w:rsidR="008E2E54">
        <w:rPr>
          <w:rFonts w:asciiTheme="majorHAnsi" w:hAnsiTheme="majorHAnsi"/>
        </w:rPr>
        <w:t>ur model updated the associat</w:t>
      </w:r>
      <w:r w:rsidR="008632DD">
        <w:rPr>
          <w:rFonts w:asciiTheme="majorHAnsi" w:hAnsiTheme="majorHAnsi"/>
        </w:rPr>
        <w:t>ive</w:t>
      </w:r>
      <w:r w:rsidR="008E2E54">
        <w:rPr>
          <w:rFonts w:asciiTheme="majorHAnsi" w:hAnsiTheme="majorHAnsi"/>
        </w:rPr>
        <w:t xml:space="preserve"> values H </w:t>
      </w:r>
      <w:r w:rsidR="008632DD">
        <w:rPr>
          <w:rFonts w:asciiTheme="majorHAnsi" w:hAnsiTheme="majorHAnsi"/>
        </w:rPr>
        <w:t>for</w:t>
      </w:r>
      <w:r w:rsidR="008E2E54">
        <w:rPr>
          <w:rFonts w:asciiTheme="majorHAnsi" w:hAnsiTheme="majorHAnsi"/>
        </w:rPr>
        <w:t xml:space="preserve"> each feature present in </w:t>
      </w:r>
      <w:r w:rsidR="008632DD">
        <w:rPr>
          <w:rFonts w:asciiTheme="majorHAnsi" w:hAnsiTheme="majorHAnsi"/>
        </w:rPr>
        <w:t>the stimulus pair</w:t>
      </w:r>
      <w:r w:rsidR="001E0028">
        <w:rPr>
          <w:rFonts w:asciiTheme="majorHAnsi" w:hAnsiTheme="majorHAnsi"/>
        </w:rPr>
        <w:t>:</w:t>
      </w:r>
    </w:p>
    <w:p w:rsidR="007A03C9" w:rsidRDefault="007A03C9" w:rsidP="00EE5EF3">
      <w:pPr>
        <w:jc w:val="both"/>
        <w:rPr>
          <w:rFonts w:asciiTheme="majorHAnsi" w:hAnsiTheme="majorHAnsi"/>
        </w:rPr>
      </w:pPr>
    </w:p>
    <w:p w:rsidR="0024548F" w:rsidRDefault="001E0028">
      <w:pPr>
        <w:tabs>
          <w:tab w:val="left" w:pos="1134"/>
          <w:tab w:val="left" w:pos="2552"/>
          <w:tab w:val="left" w:pos="2977"/>
          <w:tab w:val="left" w:pos="3544"/>
          <w:tab w:val="left" w:pos="4253"/>
          <w:tab w:val="left" w:pos="7230"/>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sidR="00FB4BB8">
        <w:rPr>
          <w:rFonts w:asciiTheme="majorHAnsi" w:hAnsiTheme="majorHAnsi"/>
        </w:rPr>
        <w:tab/>
      </w:r>
      <w:r>
        <w:rPr>
          <w:rFonts w:asciiTheme="majorHAnsi" w:hAnsiTheme="majorHAnsi"/>
        </w:rPr>
        <w:t xml:space="preserve">=  </w:t>
      </w:r>
      <w:r w:rsidR="002947BB">
        <w:rPr>
          <w:rFonts w:asciiTheme="majorHAnsi" w:hAnsiTheme="majorHAnsi"/>
        </w:rPr>
        <w:t>2</w:t>
      </w:r>
      <w:r w:rsidR="002947BB">
        <w:t xml:space="preserve"> </w:t>
      </w:r>
      <w:r w:rsidR="002947BB">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sidR="00FB4BB8">
        <w:rPr>
          <w:rFonts w:asciiTheme="majorHAnsi" w:hAnsiTheme="majorHAnsi"/>
        </w:rPr>
        <w:tab/>
      </w:r>
      <w:r>
        <w:rPr>
          <w:rFonts w:asciiTheme="majorHAnsi" w:hAnsiTheme="majorHAnsi"/>
        </w:rPr>
        <w:t>- H</w:t>
      </w:r>
      <w:r w:rsidR="00766304">
        <w:rPr>
          <w:rFonts w:asciiTheme="majorHAnsi" w:hAnsiTheme="majorHAnsi"/>
        </w:rPr>
        <w:t>)</w:t>
      </w:r>
      <w:r w:rsidR="00766304">
        <w:rPr>
          <w:rFonts w:asciiTheme="majorHAnsi" w:hAnsiTheme="majorHAnsi"/>
        </w:rPr>
        <w:tab/>
        <w:t>if target</w:t>
      </w:r>
      <w:r w:rsidR="00766304">
        <w:rPr>
          <w:rFonts w:asciiTheme="majorHAnsi" w:hAnsiTheme="majorHAnsi"/>
        </w:rPr>
        <w:tab/>
        <w:t>(1</w:t>
      </w:r>
      <w:r>
        <w:rPr>
          <w:rFonts w:asciiTheme="majorHAnsi" w:hAnsiTheme="majorHAnsi"/>
        </w:rPr>
        <w:t>.1)</w:t>
      </w:r>
    </w:p>
    <w:p w:rsidR="0024548F" w:rsidRDefault="001E0028">
      <w:pPr>
        <w:tabs>
          <w:tab w:val="left" w:pos="1134"/>
          <w:tab w:val="left" w:pos="2552"/>
          <w:tab w:val="left" w:pos="2977"/>
          <w:tab w:val="left" w:pos="3544"/>
          <w:tab w:val="left" w:pos="4253"/>
          <w:tab w:val="left" w:pos="7230"/>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sidR="00FB4BB8">
        <w:rPr>
          <w:rFonts w:asciiTheme="majorHAnsi" w:hAnsiTheme="majorHAnsi"/>
        </w:rPr>
        <w:tab/>
      </w:r>
      <w:r>
        <w:rPr>
          <w:rFonts w:asciiTheme="majorHAnsi" w:hAnsiTheme="majorHAnsi"/>
        </w:rPr>
        <w:t xml:space="preserve">=  </w:t>
      </w:r>
      <w:r w:rsidR="002947BB">
        <w:rPr>
          <w:rFonts w:asciiTheme="majorHAnsi" w:hAnsiTheme="majorHAnsi"/>
        </w:rPr>
        <w:t>2</w:t>
      </w:r>
      <w:r w:rsidR="002947BB">
        <w:t xml:space="preserve"> </w:t>
      </w:r>
      <w:r w:rsidR="002947BB">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sidR="00FB4BB8">
        <w:rPr>
          <w:rFonts w:asciiTheme="majorHAnsi" w:hAnsiTheme="majorHAnsi"/>
        </w:rPr>
        <w:tab/>
      </w:r>
      <w:r>
        <w:rPr>
          <w:rFonts w:asciiTheme="majorHAnsi" w:hAnsiTheme="majorHAnsi"/>
        </w:rPr>
        <w:t>- H</w:t>
      </w:r>
      <w:r w:rsidR="00766304">
        <w:rPr>
          <w:rFonts w:asciiTheme="majorHAnsi" w:hAnsiTheme="majorHAnsi"/>
        </w:rPr>
        <w:t>)</w:t>
      </w:r>
      <w:r w:rsidR="00766304">
        <w:rPr>
          <w:rFonts w:asciiTheme="majorHAnsi" w:hAnsiTheme="majorHAnsi"/>
        </w:rPr>
        <w:tab/>
        <w:t xml:space="preserve">if </w:t>
      </w:r>
      <w:proofErr w:type="spellStart"/>
      <w:r w:rsidR="00766304">
        <w:rPr>
          <w:rFonts w:asciiTheme="majorHAnsi" w:hAnsiTheme="majorHAnsi"/>
        </w:rPr>
        <w:t>nontarget</w:t>
      </w:r>
      <w:proofErr w:type="spellEnd"/>
      <w:r w:rsidR="00766304">
        <w:rPr>
          <w:rFonts w:asciiTheme="majorHAnsi" w:hAnsiTheme="majorHAnsi"/>
        </w:rPr>
        <w:tab/>
        <w:t>(1</w:t>
      </w:r>
      <w:r>
        <w:rPr>
          <w:rFonts w:asciiTheme="majorHAnsi" w:hAnsiTheme="majorHAnsi"/>
        </w:rPr>
        <w:t>.2)</w:t>
      </w:r>
    </w:p>
    <w:p w:rsidR="0024548F" w:rsidRDefault="001E0028">
      <w:pPr>
        <w:tabs>
          <w:tab w:val="left" w:pos="1134"/>
          <w:tab w:val="left" w:pos="7230"/>
        </w:tabs>
        <w:ind w:firstLine="720"/>
        <w:jc w:val="both"/>
        <w:rPr>
          <w:rFonts w:asciiTheme="majorHAnsi" w:hAnsiTheme="majorHAnsi"/>
        </w:rPr>
      </w:pPr>
      <w:r>
        <w:rPr>
          <w:rFonts w:asciiTheme="majorHAnsi" w:hAnsiTheme="majorHAnsi"/>
        </w:rPr>
        <w:t>H</w:t>
      </w:r>
      <w:r w:rsidR="00FB4BB8">
        <w:rPr>
          <w:rFonts w:asciiTheme="majorHAnsi" w:hAnsiTheme="majorHAnsi"/>
        </w:rPr>
        <w:tab/>
      </w:r>
      <w:r>
        <w:rPr>
          <w:rFonts w:asciiTheme="majorHAnsi" w:hAnsiTheme="majorHAnsi"/>
        </w:rPr>
        <w:t>= H</w:t>
      </w:r>
      <w:r>
        <w:t xml:space="preserve"> + </w:t>
      </w:r>
      <w:proofErr w:type="spellStart"/>
      <w:proofErr w:type="gramStart"/>
      <w:r>
        <w:rPr>
          <w:rFonts w:asciiTheme="majorHAnsi" w:hAnsiTheme="majorHAnsi"/>
        </w:rPr>
        <w:t>dH</w:t>
      </w:r>
      <w:proofErr w:type="spellEnd"/>
      <w:proofErr w:type="gramEnd"/>
      <w:r w:rsidR="00766304">
        <w:rPr>
          <w:rFonts w:asciiTheme="majorHAnsi" w:hAnsiTheme="majorHAnsi"/>
        </w:rPr>
        <w:tab/>
        <w:t>(2</w:t>
      </w:r>
      <w:r>
        <w:rPr>
          <w:rFonts w:asciiTheme="majorHAnsi" w:hAnsiTheme="majorHAnsi"/>
        </w:rPr>
        <w:t>)</w:t>
      </w:r>
    </w:p>
    <w:p w:rsidR="001E0028" w:rsidRDefault="001E0028" w:rsidP="001E0028">
      <w:pPr>
        <w:jc w:val="both"/>
        <w:rPr>
          <w:rFonts w:asciiTheme="majorHAnsi" w:hAnsiTheme="majorHAnsi"/>
        </w:rPr>
      </w:pPr>
    </w:p>
    <w:p w:rsidR="007A03C9" w:rsidRDefault="00766304" w:rsidP="00EE5EF3">
      <w:pPr>
        <w:jc w:val="both"/>
        <w:rPr>
          <w:rFonts w:asciiTheme="majorHAnsi" w:hAnsiTheme="majorHAnsi"/>
        </w:rPr>
      </w:pPr>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r w:rsidR="00D4210B">
        <w:rPr>
          <w:rFonts w:asciiTheme="majorHAnsi" w:hAnsiTheme="majorHAnsi"/>
        </w:rPr>
        <w:t>the model</w:t>
      </w:r>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 xml:space="preserve">R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 0).  </w:t>
      </w:r>
      <w:r w:rsidR="007F60AD">
        <w:rPr>
          <w:rFonts w:asciiTheme="majorHAnsi" w:hAnsiTheme="majorHAnsi"/>
        </w:rPr>
        <w:t>Model choices</w:t>
      </w:r>
      <w:r>
        <w:rPr>
          <w:rFonts w:asciiTheme="majorHAnsi" w:hAnsiTheme="majorHAnsi"/>
        </w:rPr>
        <w:t xml:space="preserve"> were made </w:t>
      </w:r>
      <w:r w:rsidR="00705ED5">
        <w:rPr>
          <w:rFonts w:asciiTheme="majorHAnsi" w:hAnsiTheme="majorHAnsi"/>
        </w:rPr>
        <w:t xml:space="preserve">according to whether these values </w:t>
      </w:r>
      <w:proofErr w:type="spellStart"/>
      <w:r w:rsidR="00705ED5">
        <w:rPr>
          <w:rFonts w:asciiTheme="majorHAnsi" w:hAnsiTheme="majorHAnsi"/>
        </w:rPr>
        <w:t>favoured</w:t>
      </w:r>
      <w:proofErr w:type="spellEnd"/>
      <w:r w:rsidR="00705ED5">
        <w:rPr>
          <w:rFonts w:asciiTheme="majorHAnsi" w:hAnsiTheme="majorHAnsi"/>
        </w:rPr>
        <w:t xml:space="preserve"> a target or non-target response (see methods).</w:t>
      </w:r>
    </w:p>
    <w:p w:rsidR="00284E58" w:rsidRDefault="00284E58" w:rsidP="00B37D7B">
      <w:pPr>
        <w:jc w:val="both"/>
        <w:rPr>
          <w:rFonts w:asciiTheme="majorHAnsi" w:hAnsiTheme="majorHAnsi"/>
        </w:rPr>
      </w:pP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w:t>
      </w:r>
      <w:proofErr w:type="spellStart"/>
      <w:r w:rsidR="00172D4C">
        <w:rPr>
          <w:rFonts w:asciiTheme="majorHAnsi" w:hAnsiTheme="majorHAnsi"/>
        </w:rPr>
        <w:t>parameterisations</w:t>
      </w:r>
      <w:proofErr w:type="spellEnd"/>
      <w:r w:rsidR="00172D4C">
        <w:rPr>
          <w:rFonts w:asciiTheme="majorHAnsi" w:hAnsiTheme="majorHAnsi"/>
        </w:rPr>
        <w:t xml:space="preserve">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r w:rsidR="008632DD">
        <w:rPr>
          <w:rFonts w:asciiTheme="majorHAnsi" w:hAnsiTheme="majorHAnsi"/>
        </w:rPr>
        <w:t xml:space="preserve">, using </w:t>
      </w:r>
      <w:r w:rsidR="00FB7D07">
        <w:rPr>
          <w:rFonts w:asciiTheme="majorHAnsi" w:hAnsiTheme="majorHAnsi"/>
        </w:rPr>
        <w:t xml:space="preserve">the sequences of stimulation and feedback viewed by human participants as </w:t>
      </w:r>
      <w:r w:rsidR="008632DD">
        <w:rPr>
          <w:rFonts w:asciiTheme="majorHAnsi" w:hAnsiTheme="majorHAnsi"/>
        </w:rPr>
        <w:t xml:space="preserve">its </w:t>
      </w:r>
      <w:r w:rsidR="00FB7D07">
        <w:rPr>
          <w:rFonts w:asciiTheme="majorHAnsi" w:hAnsiTheme="majorHAnsi"/>
        </w:rPr>
        <w:t xml:space="preserve">input </w:t>
      </w:r>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r w:rsidR="008F7C76">
        <w:rPr>
          <w:rFonts w:asciiTheme="majorHAnsi" w:hAnsiTheme="majorHAnsi"/>
        </w:rPr>
        <w:t>Simulated m</w:t>
      </w:r>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r w:rsidR="00705ED5">
        <w:rPr>
          <w:rFonts w:asciiTheme="majorHAnsi" w:hAnsiTheme="majorHAnsi"/>
        </w:rPr>
        <w:t>falsification</w:t>
      </w:r>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proofErr w:type="spellStart"/>
      <w:r w:rsidR="00705ED5">
        <w:rPr>
          <w:rFonts w:asciiTheme="majorHAnsi" w:hAnsiTheme="majorHAnsi"/>
        </w:rPr>
        <w:t>falsificatory</w:t>
      </w:r>
      <w:proofErr w:type="spellEnd"/>
      <w:r w:rsidR="00705ED5">
        <w:rPr>
          <w:rFonts w:asciiTheme="majorHAnsi" w:hAnsiTheme="majorHAnsi"/>
        </w:rPr>
        <w:t xml:space="preserve"> </w:t>
      </w:r>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r w:rsidR="002947BB">
        <w:rPr>
          <w:rFonts w:asciiTheme="majorHAnsi" w:hAnsiTheme="majorHAnsi"/>
        </w:rPr>
        <w:t>right</w:t>
      </w:r>
      <w:r w:rsidR="00EE42F0">
        <w:rPr>
          <w:rFonts w:asciiTheme="majorHAnsi" w:hAnsiTheme="majorHAnsi"/>
        </w:rPr>
        <w:t>.  Feedback that the stimulus is a ‘</w:t>
      </w:r>
      <w:proofErr w:type="spellStart"/>
      <w:r w:rsidR="00EE42F0">
        <w:rPr>
          <w:rFonts w:asciiTheme="majorHAnsi" w:hAnsiTheme="majorHAnsi"/>
        </w:rPr>
        <w:t>nontarget</w:t>
      </w:r>
      <w:proofErr w:type="spellEnd"/>
      <w:r w:rsidR="00EE42F0">
        <w:rPr>
          <w:rFonts w:asciiTheme="majorHAnsi" w:hAnsiTheme="majorHAnsi"/>
        </w:rPr>
        <w:t xml:space="preserve">’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proofErr w:type="spellStart"/>
      <w:r w:rsidR="008E6565">
        <w:rPr>
          <w:rFonts w:asciiTheme="majorHAnsi" w:hAnsiTheme="majorHAnsi"/>
        </w:rPr>
        <w:t>falsificatory</w:t>
      </w:r>
      <w:proofErr w:type="spellEnd"/>
      <w:r w:rsidR="008E6565">
        <w:rPr>
          <w:rFonts w:asciiTheme="majorHAnsi" w:hAnsiTheme="majorHAnsi"/>
        </w:rPr>
        <w:t xml:space="preserve"> </w:t>
      </w:r>
      <w:r w:rsidR="00F653A3">
        <w:rPr>
          <w:rFonts w:asciiTheme="majorHAnsi" w:hAnsiTheme="majorHAnsi"/>
        </w:rPr>
        <w:t xml:space="preserve">more than </w:t>
      </w:r>
      <w:proofErr w:type="spellStart"/>
      <w:r w:rsidR="008E6565">
        <w:rPr>
          <w:rFonts w:asciiTheme="majorHAnsi" w:hAnsiTheme="majorHAnsi"/>
        </w:rPr>
        <w:t>verificatory</w:t>
      </w:r>
      <w:proofErr w:type="spellEnd"/>
      <w:r w:rsidR="008E6565">
        <w:rPr>
          <w:rFonts w:asciiTheme="majorHAnsi" w:hAnsiTheme="majorHAnsi"/>
        </w:rPr>
        <w:t xml:space="preserve"> </w:t>
      </w:r>
      <w:r w:rsidR="00F653A3">
        <w:rPr>
          <w:rFonts w:asciiTheme="majorHAnsi" w:hAnsiTheme="majorHAnsi"/>
        </w:rPr>
        <w:t>evidence (</w:t>
      </w:r>
      <w:r w:rsidR="005F583C">
        <w:rPr>
          <w:rFonts w:asciiTheme="majorHAnsi" w:hAnsiTheme="majorHAnsi"/>
        </w:rPr>
        <w:sym w:font="Symbol" w:char="F061"/>
      </w:r>
      <w:r w:rsidR="005F583C">
        <w:rPr>
          <w:rFonts w:asciiTheme="majorHAnsi" w:hAnsiTheme="majorHAnsi"/>
          <w:vertAlign w:val="subscript"/>
        </w:rPr>
        <w:t>R</w:t>
      </w:r>
      <w:r w:rsidR="00F653A3">
        <w:rPr>
          <w:rFonts w:asciiTheme="majorHAnsi" w:hAnsiTheme="majorHAnsi"/>
        </w:rPr>
        <w:t xml:space="preserve"> </w:t>
      </w:r>
      <w:r w:rsidR="006E07E1">
        <w:rPr>
          <w:rFonts w:asciiTheme="majorHAnsi" w:hAnsiTheme="majorHAnsi"/>
        </w:rPr>
        <w:sym w:font="Symbol" w:char="F0BB"/>
      </w:r>
      <w:proofErr w:type="gramStart"/>
      <w:r w:rsidR="006E07E1">
        <w:rPr>
          <w:rFonts w:asciiTheme="majorHAnsi" w:hAnsiTheme="majorHAnsi"/>
        </w:rPr>
        <w:t xml:space="preserve"> </w:t>
      </w:r>
      <w:r w:rsidR="00F653A3">
        <w:rPr>
          <w:rFonts w:asciiTheme="majorHAnsi" w:hAnsiTheme="majorHAnsi"/>
        </w:rPr>
        <w:t xml:space="preserve"> </w:t>
      </w:r>
      <w:r w:rsidR="005F583C">
        <w:rPr>
          <w:rFonts w:asciiTheme="majorHAnsi" w:hAnsiTheme="majorHAnsi"/>
        </w:rPr>
        <w:t>0</w:t>
      </w:r>
      <w:proofErr w:type="gramEnd"/>
      <w:r w:rsidR="00F653A3">
        <w:rPr>
          <w:rFonts w:asciiTheme="majorHAnsi" w:hAnsiTheme="majorHAnsi"/>
        </w:rPr>
        <w:t>).</w:t>
      </w:r>
      <w:r w:rsidR="00927EFD">
        <w:rPr>
          <w:rFonts w:asciiTheme="majorHAnsi" w:hAnsiTheme="majorHAnsi"/>
        </w:rPr>
        <w:t xml:space="preserve"> </w:t>
      </w:r>
      <w:r w:rsidR="008632DD">
        <w:rPr>
          <w:rFonts w:asciiTheme="majorHAnsi" w:hAnsiTheme="majorHAnsi"/>
        </w:rPr>
        <w:t xml:space="preserve">Model performance was relatively stable with </w:t>
      </w:r>
      <w:r w:rsidR="003A4D46">
        <w:rPr>
          <w:rFonts w:asciiTheme="majorHAnsi" w:hAnsiTheme="majorHAnsi"/>
        </w:rPr>
        <w:t xml:space="preserve">an average </w:t>
      </w:r>
      <w:r w:rsidR="008632DD">
        <w:rPr>
          <w:rFonts w:asciiTheme="majorHAnsi" w:hAnsiTheme="majorHAnsi"/>
        </w:rPr>
        <w:t xml:space="preserve">absolute learning rate </w:t>
      </w:r>
      <w:r w:rsidR="008632DD">
        <w:rPr>
          <w:rFonts w:asciiTheme="majorHAnsi" w:hAnsiTheme="majorHAnsi"/>
        </w:rPr>
        <w:sym w:font="Symbol" w:char="F061"/>
      </w:r>
      <w:r w:rsidR="002947BB">
        <w:rPr>
          <w:rFonts w:asciiTheme="majorHAnsi" w:hAnsiTheme="majorHAnsi"/>
          <w:vertAlign w:val="subscript"/>
        </w:rPr>
        <w:t>M</w:t>
      </w:r>
      <w:r w:rsidR="008632DD">
        <w:rPr>
          <w:rFonts w:asciiTheme="majorHAnsi" w:hAnsiTheme="majorHAnsi"/>
        </w:rPr>
        <w:t xml:space="preserve"> &gt; </w:t>
      </w:r>
      <w:commentRangeStart w:id="2"/>
      <w:r w:rsidR="008632DD">
        <w:rPr>
          <w:rFonts w:asciiTheme="majorHAnsi" w:hAnsiTheme="majorHAnsi"/>
        </w:rPr>
        <w:t>0.</w:t>
      </w:r>
      <w:commentRangeStart w:id="3"/>
      <w:r w:rsidR="008632DD">
        <w:rPr>
          <w:rFonts w:asciiTheme="majorHAnsi" w:hAnsiTheme="majorHAnsi"/>
        </w:rPr>
        <w:t>2</w:t>
      </w:r>
      <w:commentRangeEnd w:id="3"/>
      <w:r w:rsidR="003A4D46">
        <w:rPr>
          <w:rStyle w:val="CommentReference"/>
          <w:vanish/>
        </w:rPr>
        <w:commentReference w:id="3"/>
      </w:r>
      <w:r w:rsidR="008632DD">
        <w:rPr>
          <w:rFonts w:asciiTheme="majorHAnsi" w:hAnsiTheme="majorHAnsi"/>
        </w:rPr>
        <w:t>.</w:t>
      </w:r>
      <w:commentRangeEnd w:id="2"/>
      <w:r w:rsidR="00125A06">
        <w:rPr>
          <w:rStyle w:val="CommentReference"/>
          <w:vanish/>
        </w:rPr>
        <w:commentReference w:id="2"/>
      </w:r>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r w:rsidR="00E86722">
        <w:rPr>
          <w:rFonts w:asciiTheme="majorHAnsi" w:hAnsiTheme="majorHAnsi"/>
        </w:rPr>
        <w:t xml:space="preserve">  </w:t>
      </w:r>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r w:rsidR="009A1AD0">
        <w:rPr>
          <w:rFonts w:asciiTheme="majorHAnsi" w:hAnsiTheme="majorHAnsi"/>
        </w:rPr>
        <w:t xml:space="preserve"> (dots)</w:t>
      </w:r>
      <w:r w:rsidR="00A47C5E">
        <w:rPr>
          <w:rFonts w:asciiTheme="majorHAnsi" w:hAnsiTheme="majorHAnsi"/>
        </w:rPr>
        <w:t>.  Accuracy increased across the block overall (</w:t>
      </w:r>
      <w:proofErr w:type="gramStart"/>
      <w:r w:rsidR="00A47C5E">
        <w:rPr>
          <w:rFonts w:asciiTheme="majorHAnsi" w:hAnsiTheme="majorHAnsi"/>
        </w:rPr>
        <w:t>F</w:t>
      </w:r>
      <w:r w:rsidR="009C0A55" w:rsidRPr="009C0A55">
        <w:rPr>
          <w:rFonts w:asciiTheme="majorHAnsi" w:hAnsiTheme="majorHAnsi"/>
          <w:vertAlign w:val="subscript"/>
        </w:rPr>
        <w:t>(</w:t>
      </w:r>
      <w:proofErr w:type="gramEnd"/>
      <w:r w:rsidR="00947E71">
        <w:rPr>
          <w:rFonts w:asciiTheme="majorHAnsi" w:hAnsiTheme="majorHAnsi"/>
          <w:vertAlign w:val="subscript"/>
        </w:rPr>
        <w:t>7</w:t>
      </w:r>
      <w:r w:rsidR="009C0A55" w:rsidRPr="009C0A55">
        <w:rPr>
          <w:rFonts w:asciiTheme="majorHAnsi" w:hAnsiTheme="majorHAnsi"/>
          <w:vertAlign w:val="subscript"/>
        </w:rPr>
        <w:t>,11</w:t>
      </w:r>
      <w:r w:rsidR="00947E71">
        <w:rPr>
          <w:rFonts w:asciiTheme="majorHAnsi" w:hAnsiTheme="majorHAnsi"/>
          <w:vertAlign w:val="subscript"/>
        </w:rPr>
        <w:t>7</w:t>
      </w:r>
      <w:r w:rsidR="009C0A55" w:rsidRPr="009C0A55">
        <w:rPr>
          <w:rFonts w:asciiTheme="majorHAnsi" w:hAnsiTheme="majorHAnsi"/>
          <w:vertAlign w:val="subscript"/>
        </w:rPr>
        <w:t>)</w:t>
      </w:r>
      <w:r w:rsidR="00A47C5E" w:rsidRPr="009C0A55">
        <w:rPr>
          <w:rFonts w:asciiTheme="majorHAnsi" w:hAnsiTheme="majorHAnsi"/>
          <w:vertAlign w:val="subscript"/>
        </w:rPr>
        <w:t xml:space="preserve"> </w:t>
      </w:r>
      <w:r w:rsidR="00A47C5E">
        <w:rPr>
          <w:rFonts w:asciiTheme="majorHAnsi" w:hAnsiTheme="majorHAnsi"/>
        </w:rPr>
        <w:t xml:space="preserve">= 29.9, p &lt; </w:t>
      </w:r>
      <w:r w:rsidR="009C0A55">
        <w:rPr>
          <w:rFonts w:asciiTheme="majorHAnsi" w:hAnsiTheme="majorHAnsi"/>
        </w:rPr>
        <w:t>0.001</w:t>
      </w:r>
      <w:r w:rsidR="00A47C5E">
        <w:rPr>
          <w:rFonts w:asciiTheme="majorHAnsi" w:hAnsiTheme="majorHAnsi"/>
        </w:rPr>
        <w:t xml:space="preserve">), but did so faster in blocks with familiar cues (trial x cue interaction, </w:t>
      </w:r>
      <w:r w:rsidR="009C0A55" w:rsidRPr="009C0A55">
        <w:rPr>
          <w:rFonts w:asciiTheme="majorHAnsi" w:hAnsiTheme="majorHAnsi"/>
        </w:rPr>
        <w:t>F</w:t>
      </w:r>
      <w:r w:rsidR="009C0A55" w:rsidRPr="009C0A55">
        <w:rPr>
          <w:rFonts w:asciiTheme="majorHAnsi" w:hAnsiTheme="majorHAnsi"/>
          <w:vertAlign w:val="subscript"/>
        </w:rPr>
        <w:t>(</w:t>
      </w:r>
      <w:r w:rsidR="00947E71">
        <w:rPr>
          <w:rFonts w:asciiTheme="majorHAnsi" w:hAnsiTheme="majorHAnsi"/>
          <w:vertAlign w:val="subscript"/>
        </w:rPr>
        <w:t>7</w:t>
      </w:r>
      <w:r w:rsidR="009C0A55" w:rsidRPr="009C0A55">
        <w:rPr>
          <w:rFonts w:asciiTheme="majorHAnsi" w:hAnsiTheme="majorHAnsi"/>
          <w:vertAlign w:val="subscript"/>
        </w:rPr>
        <w:t>,11</w:t>
      </w:r>
      <w:r w:rsidR="00947E71">
        <w:rPr>
          <w:rFonts w:asciiTheme="majorHAnsi" w:hAnsiTheme="majorHAnsi"/>
          <w:vertAlign w:val="subscript"/>
        </w:rPr>
        <w:t>8</w:t>
      </w:r>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r w:rsidR="009C0A55">
        <w:rPr>
          <w:rFonts w:asciiTheme="majorHAnsi" w:hAnsiTheme="majorHAnsi"/>
        </w:rPr>
        <w:t>90</w:t>
      </w:r>
      <w:r w:rsidR="00A47C5E">
        <w:rPr>
          <w:rFonts w:asciiTheme="majorHAnsi" w:hAnsiTheme="majorHAnsi"/>
        </w:rPr>
        <w:t>, p &lt; 0.008).  Participants began with a bias to respond ‘target’ that abated across the block (</w:t>
      </w:r>
      <w:proofErr w:type="gramStart"/>
      <w:r w:rsidR="009C0A55" w:rsidRPr="009C0A55">
        <w:rPr>
          <w:rFonts w:asciiTheme="majorHAnsi" w:hAnsiTheme="majorHAnsi"/>
        </w:rPr>
        <w:t>F</w:t>
      </w:r>
      <w:r w:rsidR="009C0A55" w:rsidRPr="009C0A55">
        <w:rPr>
          <w:rFonts w:asciiTheme="majorHAnsi" w:hAnsiTheme="majorHAnsi"/>
          <w:vertAlign w:val="subscript"/>
        </w:rPr>
        <w:t>(</w:t>
      </w:r>
      <w:proofErr w:type="gramEnd"/>
      <w:r w:rsidR="009C0A55" w:rsidRPr="009C0A55">
        <w:rPr>
          <w:rFonts w:asciiTheme="majorHAnsi" w:hAnsiTheme="majorHAnsi"/>
          <w:vertAlign w:val="subscript"/>
        </w:rPr>
        <w:t>7,12</w:t>
      </w:r>
      <w:r w:rsidR="00947E71">
        <w:rPr>
          <w:rFonts w:asciiTheme="majorHAnsi" w:hAnsiTheme="majorHAnsi"/>
          <w:vertAlign w:val="subscript"/>
        </w:rPr>
        <w:t>5</w:t>
      </w:r>
      <w:r w:rsidR="009C0A55" w:rsidRPr="009C0A55">
        <w:rPr>
          <w:rFonts w:asciiTheme="majorHAnsi" w:hAnsiTheme="majorHAnsi"/>
          <w:vertAlign w:val="subscript"/>
        </w:rPr>
        <w:t>)</w:t>
      </w:r>
      <w:r w:rsidR="009C0A55">
        <w:rPr>
          <w:rFonts w:asciiTheme="majorHAnsi" w:hAnsiTheme="majorHAnsi"/>
        </w:rPr>
        <w:t xml:space="preserve"> </w:t>
      </w:r>
      <w:r w:rsidR="009C0A55" w:rsidRPr="009C0A55">
        <w:rPr>
          <w:rFonts w:asciiTheme="majorHAnsi" w:hAnsiTheme="majorHAnsi"/>
        </w:rPr>
        <w:t>=</w:t>
      </w:r>
      <w:r w:rsidR="009C0A55">
        <w:rPr>
          <w:rFonts w:asciiTheme="majorHAnsi" w:hAnsiTheme="majorHAnsi"/>
        </w:rPr>
        <w:t xml:space="preserve"> 46.0</w:t>
      </w:r>
      <w:r w:rsidR="00A47C5E">
        <w:rPr>
          <w:rFonts w:asciiTheme="majorHAnsi" w:hAnsiTheme="majorHAnsi"/>
        </w:rPr>
        <w:t xml:space="preserve">, p &lt; </w:t>
      </w:r>
      <w:r w:rsidR="009C0A55">
        <w:rPr>
          <w:rFonts w:asciiTheme="majorHAnsi" w:hAnsiTheme="majorHAnsi"/>
        </w:rPr>
        <w:t>0.001</w:t>
      </w:r>
      <w:r w:rsidR="00A47C5E">
        <w:rPr>
          <w:rFonts w:asciiTheme="majorHAnsi" w:hAnsiTheme="majorHAnsi"/>
        </w:rPr>
        <w:t xml:space="preserve">) in roughly equal measure for the two conditions (F &lt; 1). </w:t>
      </w:r>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r w:rsidR="0071785E">
        <w:rPr>
          <w:rFonts w:asciiTheme="majorHAnsi" w:hAnsiTheme="majorHAnsi"/>
        </w:rPr>
        <w:t xml:space="preserve">for familiar and novel </w:t>
      </w:r>
      <w:r w:rsidR="00DD0FC3">
        <w:rPr>
          <w:rFonts w:asciiTheme="majorHAnsi" w:hAnsiTheme="majorHAnsi"/>
        </w:rPr>
        <w:t>conditions</w:t>
      </w:r>
      <w:r w:rsidR="0071785E">
        <w:rPr>
          <w:rFonts w:asciiTheme="majorHAnsi" w:hAnsiTheme="majorHAnsi"/>
        </w:rPr>
        <w:t xml:space="preserve">. </w:t>
      </w:r>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proofErr w:type="spellStart"/>
      <w:r w:rsidR="0032299F">
        <w:rPr>
          <w:rFonts w:asciiTheme="majorHAnsi" w:hAnsiTheme="majorHAnsi"/>
        </w:rPr>
        <w:t>parameterisati</w:t>
      </w:r>
      <w:r w:rsidR="00E71BDE">
        <w:rPr>
          <w:rFonts w:asciiTheme="majorHAnsi" w:hAnsiTheme="majorHAnsi"/>
        </w:rPr>
        <w:t>on</w:t>
      </w:r>
      <w:proofErr w:type="spellEnd"/>
      <w:r w:rsidR="00E71BDE">
        <w:rPr>
          <w:rFonts w:asciiTheme="majorHAnsi" w:hAnsiTheme="majorHAnsi"/>
        </w:rPr>
        <w:t xml:space="preserve"> </w:t>
      </w:r>
      <w:r w:rsidR="00C32B0C">
        <w:rPr>
          <w:rFonts w:asciiTheme="majorHAnsi" w:hAnsiTheme="majorHAnsi"/>
        </w:rPr>
        <w:t>(lines) is rendered on</w:t>
      </w:r>
      <w:r w:rsidR="00E71BDE">
        <w:rPr>
          <w:rFonts w:asciiTheme="majorHAnsi" w:hAnsiTheme="majorHAnsi"/>
        </w:rPr>
        <w:t xml:space="preserve">to equivalent human data </w:t>
      </w:r>
      <w:r w:rsidR="00AA4701">
        <w:rPr>
          <w:rFonts w:asciiTheme="majorHAnsi" w:hAnsiTheme="majorHAnsi"/>
        </w:rPr>
        <w:t>in Fig. 1b</w:t>
      </w:r>
      <w:r w:rsidR="00EE19F2">
        <w:rPr>
          <w:rFonts w:asciiTheme="majorHAnsi" w:hAnsiTheme="majorHAnsi"/>
        </w:rPr>
        <w:t>, revealing good fits</w:t>
      </w:r>
      <w:r w:rsidR="002E4871">
        <w:rPr>
          <w:rFonts w:asciiTheme="majorHAnsi" w:hAnsiTheme="majorHAnsi"/>
        </w:rPr>
        <w:t xml:space="preserve"> </w:t>
      </w:r>
      <w:r w:rsidR="0036322B">
        <w:rPr>
          <w:rFonts w:asciiTheme="majorHAnsi" w:hAnsiTheme="majorHAnsi"/>
        </w:rPr>
        <w:t xml:space="preserve">across the block in each condition. </w:t>
      </w:r>
    </w:p>
    <w:p w:rsidR="0036322B" w:rsidRDefault="0036322B" w:rsidP="00B37D7B">
      <w:pPr>
        <w:jc w:val="both"/>
        <w:rPr>
          <w:rFonts w:asciiTheme="majorHAnsi" w:hAnsiTheme="majorHAnsi"/>
        </w:rPr>
      </w:pPr>
    </w:p>
    <w:p w:rsidR="00655D42" w:rsidRDefault="00947E71" w:rsidP="00B37D7B">
      <w:pPr>
        <w:jc w:val="both"/>
        <w:rPr>
          <w:rFonts w:asciiTheme="majorHAnsi" w:hAnsiTheme="majorHAnsi"/>
        </w:rPr>
      </w:pPr>
      <w:commentRangeStart w:id="4"/>
      <w:r>
        <w:rPr>
          <w:rFonts w:asciiTheme="majorHAnsi" w:hAnsiTheme="majorHAnsi"/>
        </w:rPr>
        <w:t>Critically</w:t>
      </w:r>
      <w:commentRangeEnd w:id="4"/>
      <w:r w:rsidR="006C2671">
        <w:rPr>
          <w:rStyle w:val="CommentReference"/>
          <w:vanish/>
        </w:rPr>
        <w:commentReference w:id="4"/>
      </w:r>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 xml:space="preserve">the </w:t>
      </w:r>
      <w:r w:rsidR="00DB42A7">
        <w:rPr>
          <w:rFonts w:asciiTheme="majorHAnsi" w:hAnsiTheme="majorHAnsi"/>
        </w:rPr>
        <w:sym w:font="Symbol" w:char="F061"/>
      </w:r>
      <w:r w:rsidR="00DB42A7">
        <w:rPr>
          <w:rFonts w:asciiTheme="majorHAnsi" w:hAnsiTheme="majorHAnsi"/>
          <w:vertAlign w:val="subscript"/>
        </w:rPr>
        <w:t>R</w:t>
      </w:r>
      <w:r w:rsidR="00DB42A7">
        <w:rPr>
          <w:rFonts w:asciiTheme="majorHAnsi" w:hAnsiTheme="majorHAnsi"/>
        </w:rPr>
        <w:t xml:space="preserve"> </w:t>
      </w:r>
      <w:r w:rsidR="00172D4C">
        <w:rPr>
          <w:rFonts w:asciiTheme="majorHAnsi" w:hAnsiTheme="majorHAnsi"/>
        </w:rPr>
        <w:t>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r w:rsidR="00454EB9">
        <w:rPr>
          <w:rFonts w:asciiTheme="majorHAnsi" w:hAnsiTheme="majorHAnsi"/>
        </w:rPr>
        <w:t xml:space="preserve">significantly </w:t>
      </w:r>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w:t>
      </w:r>
      <w:r w:rsidR="008C33E3">
        <w:rPr>
          <w:rFonts w:asciiTheme="majorHAnsi" w:hAnsiTheme="majorHAnsi"/>
        </w:rPr>
        <w:t xml:space="preserve">human </w:t>
      </w:r>
      <w:r w:rsidR="00172D4C">
        <w:rPr>
          <w:rFonts w:asciiTheme="majorHAnsi" w:hAnsiTheme="majorHAnsi"/>
        </w:rPr>
        <w:t xml:space="preserve">values of </w:t>
      </w:r>
      <w:r w:rsidR="00172D4C">
        <w:rPr>
          <w:rFonts w:asciiTheme="majorHAnsi" w:hAnsiTheme="majorHAnsi"/>
        </w:rPr>
        <w:sym w:font="Symbol" w:char="F061"/>
      </w:r>
      <w:r w:rsidR="00622060">
        <w:rPr>
          <w:rFonts w:asciiTheme="majorHAnsi" w:hAnsiTheme="majorHAnsi"/>
          <w:vertAlign w:val="subscript"/>
        </w:rPr>
        <w:t>R</w:t>
      </w:r>
      <w:r w:rsidR="00AF7EC4">
        <w:rPr>
          <w:rFonts w:asciiTheme="majorHAnsi" w:hAnsiTheme="majorHAnsi"/>
        </w:rPr>
        <w:t xml:space="preserve"> were </w:t>
      </w:r>
      <w:r w:rsidR="00123F86">
        <w:rPr>
          <w:rFonts w:asciiTheme="majorHAnsi" w:hAnsiTheme="majorHAnsi"/>
        </w:rPr>
        <w:t>0.39</w:t>
      </w:r>
      <w:r w:rsidR="00172D4C">
        <w:rPr>
          <w:rFonts w:asciiTheme="majorHAnsi" w:hAnsiTheme="majorHAnsi"/>
        </w:rPr>
        <w:sym w:font="Symbol" w:char="F0B1"/>
      </w:r>
      <w:r w:rsidR="00123F86">
        <w:rPr>
          <w:rFonts w:asciiTheme="majorHAnsi" w:hAnsiTheme="majorHAnsi"/>
        </w:rPr>
        <w:t>0.</w:t>
      </w:r>
      <w:r w:rsidR="00123F86" w:rsidRPr="00123F86">
        <w:rPr>
          <w:rFonts w:asciiTheme="majorHAnsi" w:hAnsiTheme="majorHAnsi"/>
        </w:rPr>
        <w:t>27</w:t>
      </w:r>
      <w:r w:rsidR="00AF7EC4">
        <w:rPr>
          <w:rFonts w:asciiTheme="majorHAnsi" w:hAnsiTheme="majorHAnsi"/>
        </w:rPr>
        <w:t xml:space="preserve"> and </w:t>
      </w:r>
      <w:r w:rsidR="00123F86">
        <w:rPr>
          <w:rFonts w:asciiTheme="majorHAnsi" w:hAnsiTheme="majorHAnsi"/>
        </w:rPr>
        <w:t>0.58</w:t>
      </w:r>
      <w:r w:rsidR="00172D4C">
        <w:rPr>
          <w:rFonts w:asciiTheme="majorHAnsi" w:hAnsiTheme="majorHAnsi"/>
        </w:rPr>
        <w:sym w:font="Symbol" w:char="F0B1"/>
      </w:r>
      <w:r w:rsidR="00BD511A">
        <w:rPr>
          <w:rFonts w:asciiTheme="majorHAnsi" w:hAnsiTheme="majorHAnsi"/>
        </w:rPr>
        <w:t>0.</w:t>
      </w:r>
      <w:r w:rsidR="00123F86">
        <w:rPr>
          <w:rFonts w:asciiTheme="majorHAnsi" w:hAnsiTheme="majorHAnsi"/>
        </w:rPr>
        <w:t>23</w:t>
      </w:r>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r w:rsidR="00622060">
        <w:rPr>
          <w:rFonts w:asciiTheme="majorHAnsi" w:hAnsiTheme="majorHAnsi"/>
          <w:vertAlign w:val="subscript"/>
        </w:rPr>
        <w:t>R</w:t>
      </w:r>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r w:rsidR="00622060">
        <w:rPr>
          <w:rFonts w:asciiTheme="majorHAnsi" w:hAnsiTheme="majorHAnsi"/>
        </w:rPr>
        <w:t>08</w:t>
      </w:r>
      <w:r w:rsidR="00DB42A7">
        <w:rPr>
          <w:rFonts w:asciiTheme="majorHAnsi" w:hAnsiTheme="majorHAnsi"/>
        </w:rPr>
        <w:sym w:font="Symbol" w:char="F0B1"/>
      </w:r>
      <w:r w:rsidR="00DB42A7">
        <w:rPr>
          <w:rFonts w:asciiTheme="majorHAnsi" w:hAnsiTheme="majorHAnsi"/>
        </w:rPr>
        <w:t>0.02</w:t>
      </w:r>
      <w:r w:rsidR="00622060">
        <w:rPr>
          <w:rFonts w:asciiTheme="majorHAnsi" w:hAnsiTheme="majorHAnsi"/>
        </w:rPr>
        <w:t xml:space="preserve"> </w:t>
      </w:r>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r w:rsidR="00785FF6">
        <w:rPr>
          <w:rFonts w:asciiTheme="majorHAnsi" w:hAnsiTheme="majorHAnsi"/>
          <w:vertAlign w:val="subscript"/>
        </w:rPr>
        <w:t>R</w:t>
      </w:r>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r w:rsidR="00622060">
        <w:rPr>
          <w:rFonts w:asciiTheme="majorHAnsi" w:hAnsiTheme="majorHAnsi"/>
        </w:rPr>
        <w:t>11</w:t>
      </w:r>
      <w:r w:rsidR="00DB42A7">
        <w:rPr>
          <w:rFonts w:asciiTheme="majorHAnsi" w:hAnsiTheme="majorHAnsi"/>
        </w:rPr>
        <w:sym w:font="Symbol" w:char="F0B1"/>
      </w:r>
      <w:r w:rsidR="00DB42A7">
        <w:rPr>
          <w:rFonts w:asciiTheme="majorHAnsi" w:hAnsiTheme="majorHAnsi"/>
        </w:rPr>
        <w:t>0.05</w:t>
      </w:r>
      <w:r w:rsidR="00622060">
        <w:rPr>
          <w:rFonts w:asciiTheme="majorHAnsi" w:hAnsiTheme="majorHAnsi"/>
        </w:rPr>
        <w:t xml:space="preserve"> </w:t>
      </w:r>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 xml:space="preserve">both </w:t>
      </w:r>
      <w:proofErr w:type="gramStart"/>
      <w:r w:rsidR="009724FE">
        <w:rPr>
          <w:rFonts w:asciiTheme="majorHAnsi" w:hAnsiTheme="majorHAnsi"/>
        </w:rPr>
        <w:t>t</w:t>
      </w:r>
      <w:r w:rsidR="00282CB1" w:rsidRPr="00282CB1">
        <w:rPr>
          <w:rFonts w:asciiTheme="majorHAnsi" w:hAnsiTheme="majorHAnsi"/>
          <w:vertAlign w:val="subscript"/>
        </w:rPr>
        <w:t>(</w:t>
      </w:r>
      <w:proofErr w:type="gramEnd"/>
      <w:r w:rsidR="00282CB1" w:rsidRPr="00282CB1">
        <w:rPr>
          <w:rFonts w:asciiTheme="majorHAnsi" w:hAnsiTheme="majorHAnsi"/>
          <w:vertAlign w:val="subscript"/>
        </w:rPr>
        <w:t>17)</w:t>
      </w:r>
      <w:r w:rsidR="009724FE">
        <w:rPr>
          <w:rFonts w:asciiTheme="majorHAnsi" w:hAnsiTheme="majorHAnsi"/>
        </w:rPr>
        <w:t xml:space="preserve"> &gt; </w:t>
      </w:r>
      <w:r w:rsidR="00123F86">
        <w:rPr>
          <w:rFonts w:asciiTheme="majorHAnsi" w:hAnsiTheme="majorHAnsi"/>
        </w:rPr>
        <w:t>4.8</w:t>
      </w:r>
      <w:r w:rsidR="009724FE">
        <w:rPr>
          <w:rFonts w:asciiTheme="majorHAnsi" w:hAnsiTheme="majorHAnsi"/>
        </w:rPr>
        <w:t xml:space="preserve">, p &lt; </w:t>
      </w:r>
      <w:r w:rsidR="00BD511A">
        <w:rPr>
          <w:rFonts w:asciiTheme="majorHAnsi" w:hAnsiTheme="majorHAnsi"/>
        </w:rPr>
        <w:t>0.001</w:t>
      </w:r>
      <w:r w:rsidR="00C32B0C">
        <w:rPr>
          <w:rFonts w:asciiTheme="majorHAnsi" w:hAnsiTheme="majorHAnsi"/>
        </w:rPr>
        <w:t>).</w:t>
      </w:r>
      <w:r w:rsidR="00AF7EC4">
        <w:rPr>
          <w:rFonts w:asciiTheme="majorHAnsi" w:hAnsiTheme="majorHAnsi"/>
        </w:rPr>
        <w:t xml:space="preserve"> </w:t>
      </w:r>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r w:rsidR="008E6565">
        <w:rPr>
          <w:rFonts w:asciiTheme="majorHAnsi" w:hAnsiTheme="majorHAnsi"/>
        </w:rPr>
        <w:t xml:space="preserve">falsified </w:t>
      </w:r>
      <w:r w:rsidR="002C1EA0">
        <w:rPr>
          <w:rFonts w:asciiTheme="majorHAnsi" w:hAnsiTheme="majorHAnsi"/>
        </w:rPr>
        <w:t>hypotheses</w:t>
      </w:r>
      <w:r w:rsidR="00E3785D">
        <w:rPr>
          <w:rFonts w:asciiTheme="majorHAnsi" w:hAnsiTheme="majorHAnsi"/>
        </w:rPr>
        <w:t>, instead learning more from verification.</w:t>
      </w:r>
      <w:r w:rsidR="00051B34">
        <w:rPr>
          <w:rFonts w:asciiTheme="majorHAnsi" w:hAnsiTheme="majorHAnsi"/>
        </w:rPr>
        <w:t xml:space="preserve">  </w:t>
      </w:r>
      <w:commentRangeStart w:id="5"/>
      <w:r w:rsidR="00051B34">
        <w:rPr>
          <w:rFonts w:asciiTheme="majorHAnsi" w:hAnsiTheme="majorHAnsi"/>
        </w:rPr>
        <w:t xml:space="preserve">Moreover, we observed a negative correlation between participants’ accuracy and their best-fitting values of </w:t>
      </w:r>
      <w:r w:rsidR="00051B34">
        <w:rPr>
          <w:rFonts w:asciiTheme="majorHAnsi" w:hAnsiTheme="majorHAnsi"/>
        </w:rPr>
        <w:sym w:font="Symbol" w:char="F061"/>
      </w:r>
      <w:r w:rsidR="00051B34">
        <w:rPr>
          <w:rFonts w:asciiTheme="majorHAnsi" w:hAnsiTheme="majorHAnsi"/>
          <w:vertAlign w:val="subscript"/>
        </w:rPr>
        <w:t xml:space="preserve">R </w:t>
      </w:r>
      <w:r w:rsidR="00051B34">
        <w:rPr>
          <w:rFonts w:asciiTheme="majorHAnsi" w:hAnsiTheme="majorHAnsi"/>
        </w:rPr>
        <w:t>(</w:t>
      </w:r>
      <w:r w:rsidR="008E2E54">
        <w:rPr>
          <w:rFonts w:asciiTheme="majorHAnsi" w:hAnsiTheme="majorHAnsi"/>
        </w:rPr>
        <w:t>r = -</w:t>
      </w:r>
      <w:r w:rsidR="00123F86">
        <w:rPr>
          <w:rFonts w:asciiTheme="majorHAnsi" w:hAnsiTheme="majorHAnsi"/>
        </w:rPr>
        <w:t>0.72</w:t>
      </w:r>
      <w:r w:rsidR="008E2E54">
        <w:rPr>
          <w:rFonts w:asciiTheme="majorHAnsi" w:hAnsiTheme="majorHAnsi"/>
        </w:rPr>
        <w:t xml:space="preserve"> and p &lt; </w:t>
      </w:r>
      <w:r w:rsidR="00173E20">
        <w:rPr>
          <w:rFonts w:asciiTheme="majorHAnsi" w:hAnsiTheme="majorHAnsi"/>
        </w:rPr>
        <w:t>0.002</w:t>
      </w:r>
      <w:r w:rsidR="00123F86">
        <w:rPr>
          <w:rFonts w:asciiTheme="majorHAnsi" w:hAnsiTheme="majorHAnsi"/>
        </w:rPr>
        <w:t xml:space="preserve">) </w:t>
      </w:r>
      <w:r w:rsidR="00DB42A7">
        <w:rPr>
          <w:rFonts w:asciiTheme="majorHAnsi" w:hAnsiTheme="majorHAnsi"/>
        </w:rPr>
        <w:t>in the familiar condition</w:t>
      </w:r>
      <w:ins w:id="6" w:author="Jan Balaguer" w:date="2014-06-05T10:55:00Z">
        <w:r w:rsidR="00125A06">
          <w:rPr>
            <w:rFonts w:asciiTheme="majorHAnsi" w:hAnsiTheme="majorHAnsi"/>
          </w:rPr>
          <w:t>, indicating that those participants who learned more from falsification performed better overall (Fig. 2c)</w:t>
        </w:r>
      </w:ins>
      <w:r w:rsidR="00DB42A7">
        <w:rPr>
          <w:rFonts w:asciiTheme="majorHAnsi" w:hAnsiTheme="majorHAnsi"/>
        </w:rPr>
        <w:t xml:space="preserve">; a similar negative correlation did not reach significance </w:t>
      </w:r>
      <w:r w:rsidR="00123F86">
        <w:rPr>
          <w:rFonts w:asciiTheme="majorHAnsi" w:hAnsiTheme="majorHAnsi"/>
        </w:rPr>
        <w:t>in the novel cues condition</w:t>
      </w:r>
      <w:r w:rsidR="008E2E54">
        <w:rPr>
          <w:rFonts w:asciiTheme="majorHAnsi" w:hAnsiTheme="majorHAnsi"/>
        </w:rPr>
        <w:t xml:space="preserve"> </w:t>
      </w:r>
      <w:r w:rsidR="00123F86">
        <w:rPr>
          <w:rFonts w:asciiTheme="majorHAnsi" w:hAnsiTheme="majorHAnsi"/>
        </w:rPr>
        <w:t>(</w:t>
      </w:r>
      <w:r w:rsidR="00051B34">
        <w:rPr>
          <w:rFonts w:asciiTheme="majorHAnsi" w:hAnsiTheme="majorHAnsi"/>
        </w:rPr>
        <w:t>r = -</w:t>
      </w:r>
      <w:r w:rsidR="00123F86">
        <w:rPr>
          <w:rFonts w:asciiTheme="majorHAnsi" w:hAnsiTheme="majorHAnsi"/>
        </w:rPr>
        <w:t>0.32</w:t>
      </w:r>
      <w:r w:rsidR="008E2E54">
        <w:rPr>
          <w:rFonts w:asciiTheme="majorHAnsi" w:hAnsiTheme="majorHAnsi"/>
        </w:rPr>
        <w:t xml:space="preserve"> and</w:t>
      </w:r>
      <w:r w:rsidR="00051B34">
        <w:rPr>
          <w:rFonts w:asciiTheme="majorHAnsi" w:hAnsiTheme="majorHAnsi"/>
        </w:rPr>
        <w:t xml:space="preserve"> p &lt; </w:t>
      </w:r>
      <w:r w:rsidR="00173E20">
        <w:rPr>
          <w:rFonts w:asciiTheme="majorHAnsi" w:hAnsiTheme="majorHAnsi"/>
        </w:rPr>
        <w:t>0.2</w:t>
      </w:r>
      <w:r w:rsidR="00123F86">
        <w:rPr>
          <w:rFonts w:asciiTheme="majorHAnsi" w:hAnsiTheme="majorHAnsi"/>
        </w:rPr>
        <w:t>1</w:t>
      </w:r>
      <w:r w:rsidR="00051B34">
        <w:rPr>
          <w:rFonts w:asciiTheme="majorHAnsi" w:hAnsiTheme="majorHAnsi"/>
        </w:rPr>
        <w:t>)</w:t>
      </w:r>
      <w:commentRangeEnd w:id="5"/>
      <w:r w:rsidR="00125A06">
        <w:rPr>
          <w:rStyle w:val="CommentReference"/>
          <w:vanish/>
        </w:rPr>
        <w:commentReference w:id="5"/>
      </w:r>
      <w:del w:id="7" w:author="Jan Balaguer" w:date="2014-06-05T10:55:00Z">
        <w:r w:rsidR="00051B34" w:rsidDel="00125A06">
          <w:rPr>
            <w:rFonts w:asciiTheme="majorHAnsi" w:hAnsiTheme="majorHAnsi"/>
          </w:rPr>
          <w:delText>, indicating that those participants who learned more from falsification performed better overall (Fig. 2c)</w:delText>
        </w:r>
      </w:del>
      <w:r w:rsidR="00051B34">
        <w:rPr>
          <w:rFonts w:asciiTheme="majorHAnsi" w:hAnsiTheme="majorHAnsi"/>
        </w:rPr>
        <w:t>.</w:t>
      </w:r>
      <w:r w:rsidR="001B5535">
        <w:rPr>
          <w:rFonts w:asciiTheme="majorHAnsi" w:hAnsiTheme="majorHAnsi"/>
        </w:rPr>
        <w:t xml:space="preserve"> </w:t>
      </w:r>
      <w:r w:rsidR="00797365">
        <w:rPr>
          <w:rFonts w:asciiTheme="majorHAnsi" w:hAnsiTheme="majorHAnsi"/>
        </w:rPr>
        <w:t>This</w:t>
      </w:r>
      <w:r w:rsidR="001B5535">
        <w:rPr>
          <w:rFonts w:asciiTheme="majorHAnsi" w:hAnsiTheme="majorHAnsi"/>
        </w:rPr>
        <w:t xml:space="preserve"> deviance from optimality was </w:t>
      </w:r>
      <w:r w:rsidR="00797365">
        <w:rPr>
          <w:rFonts w:asciiTheme="majorHAnsi" w:hAnsiTheme="majorHAnsi"/>
        </w:rPr>
        <w:t xml:space="preserve">somewhat </w:t>
      </w:r>
      <w:r w:rsidR="001B5535">
        <w:rPr>
          <w:rFonts w:asciiTheme="majorHAnsi" w:hAnsiTheme="majorHAnsi"/>
        </w:rPr>
        <w:t xml:space="preserve">accentuated in novel blocks where the </w:t>
      </w:r>
      <w:r w:rsidR="00DB42A7">
        <w:rPr>
          <w:rFonts w:asciiTheme="majorHAnsi" w:hAnsiTheme="majorHAnsi"/>
        </w:rPr>
        <w:t>space of hypothesis was bigger, as shown by a (</w:t>
      </w:r>
      <w:r w:rsidR="00123F86">
        <w:rPr>
          <w:rFonts w:asciiTheme="majorHAnsi" w:hAnsiTheme="majorHAnsi"/>
        </w:rPr>
        <w:t>marginally</w:t>
      </w:r>
      <w:r w:rsidR="00DB42A7">
        <w:rPr>
          <w:rFonts w:asciiTheme="majorHAnsi" w:hAnsiTheme="majorHAnsi"/>
        </w:rPr>
        <w:t>)</w:t>
      </w:r>
      <w:r w:rsidR="001B5535">
        <w:rPr>
          <w:rFonts w:asciiTheme="majorHAnsi" w:hAnsiTheme="majorHAnsi"/>
        </w:rPr>
        <w:t xml:space="preserve"> significant </w:t>
      </w:r>
      <w:r w:rsidR="00DB42A7">
        <w:rPr>
          <w:rFonts w:asciiTheme="majorHAnsi" w:hAnsiTheme="majorHAnsi"/>
        </w:rPr>
        <w:t xml:space="preserve">interaction between cue (novel, familiar) and agent (model, human) </w:t>
      </w:r>
      <w:r w:rsidR="001B5535">
        <w:rPr>
          <w:rFonts w:asciiTheme="majorHAnsi" w:hAnsiTheme="majorHAnsi"/>
        </w:rPr>
        <w:t>(</w:t>
      </w:r>
      <w:proofErr w:type="gramStart"/>
      <w:r w:rsidR="001B5535">
        <w:rPr>
          <w:rFonts w:asciiTheme="majorHAnsi" w:hAnsiTheme="majorHAnsi"/>
        </w:rPr>
        <w:t>F</w:t>
      </w:r>
      <w:r w:rsidR="00F61FC9" w:rsidRPr="00F61FC9">
        <w:rPr>
          <w:rFonts w:asciiTheme="majorHAnsi" w:hAnsiTheme="majorHAnsi"/>
          <w:vertAlign w:val="subscript"/>
        </w:rPr>
        <w:t>(</w:t>
      </w:r>
      <w:proofErr w:type="gramEnd"/>
      <w:r w:rsidR="00F61FC9" w:rsidRPr="00F61FC9">
        <w:rPr>
          <w:rFonts w:asciiTheme="majorHAnsi" w:hAnsiTheme="majorHAnsi"/>
          <w:vertAlign w:val="subscript"/>
        </w:rPr>
        <w:t>1,17)</w:t>
      </w:r>
      <w:r w:rsidR="001B5535">
        <w:rPr>
          <w:rFonts w:asciiTheme="majorHAnsi" w:hAnsiTheme="majorHAnsi"/>
        </w:rPr>
        <w:t xml:space="preserve"> = </w:t>
      </w:r>
      <w:r w:rsidR="00123F86">
        <w:rPr>
          <w:rFonts w:asciiTheme="majorHAnsi" w:hAnsiTheme="majorHAnsi"/>
        </w:rPr>
        <w:t>3.94, p =</w:t>
      </w:r>
      <w:r w:rsidR="0028187E">
        <w:rPr>
          <w:rFonts w:asciiTheme="majorHAnsi" w:hAnsiTheme="majorHAnsi"/>
        </w:rPr>
        <w:t xml:space="preserve"> </w:t>
      </w:r>
      <w:r w:rsidR="00123F86">
        <w:rPr>
          <w:rFonts w:asciiTheme="majorHAnsi" w:hAnsiTheme="majorHAnsi"/>
        </w:rPr>
        <w:t>0.06</w:t>
      </w:r>
      <w:r w:rsidR="001B5535">
        <w:rPr>
          <w:rFonts w:asciiTheme="majorHAnsi" w:hAnsiTheme="majorHAnsi"/>
        </w:rPr>
        <w:t>)</w:t>
      </w:r>
      <w:r w:rsidR="0028187E">
        <w:rPr>
          <w:rFonts w:asciiTheme="majorHAnsi" w:hAnsiTheme="majorHAnsi"/>
        </w:rPr>
        <w:t>.</w:t>
      </w:r>
      <w:r w:rsidR="00797365">
        <w:rPr>
          <w:rFonts w:asciiTheme="majorHAnsi" w:hAnsiTheme="majorHAnsi"/>
        </w:rPr>
        <w:t xml:space="preserve">  </w:t>
      </w:r>
      <w:r w:rsidR="00797365" w:rsidRPr="00797365">
        <w:rPr>
          <w:rFonts w:asciiTheme="majorHAnsi" w:hAnsiTheme="majorHAnsi"/>
          <w:highlight w:val="yellow"/>
        </w:rPr>
        <w:t>Full details of model</w:t>
      </w:r>
      <w:r w:rsidR="002B43EA">
        <w:rPr>
          <w:rFonts w:asciiTheme="majorHAnsi" w:hAnsiTheme="majorHAnsi"/>
          <w:highlight w:val="yellow"/>
        </w:rPr>
        <w:t xml:space="preserve"> fits and</w:t>
      </w:r>
      <w:r w:rsidR="00797365" w:rsidRPr="00797365">
        <w:rPr>
          <w:rFonts w:asciiTheme="majorHAnsi" w:hAnsiTheme="majorHAnsi"/>
          <w:highlight w:val="yellow"/>
        </w:rPr>
        <w:t xml:space="preserve"> parameters are provided in the supplementary </w:t>
      </w:r>
      <w:commentRangeStart w:id="8"/>
      <w:r w:rsidR="00797365" w:rsidRPr="00797365">
        <w:rPr>
          <w:rFonts w:asciiTheme="majorHAnsi" w:hAnsiTheme="majorHAnsi"/>
          <w:highlight w:val="yellow"/>
        </w:rPr>
        <w:t>materials</w:t>
      </w:r>
      <w:commentRangeEnd w:id="8"/>
      <w:r w:rsidR="002B43EA">
        <w:rPr>
          <w:rStyle w:val="CommentReference"/>
          <w:vanish/>
        </w:rPr>
        <w:commentReference w:id="8"/>
      </w:r>
      <w:r w:rsidR="00797365" w:rsidRPr="00797365">
        <w:rPr>
          <w:rFonts w:asciiTheme="majorHAnsi" w:hAnsiTheme="majorHAnsi"/>
          <w:highlight w:val="yellow"/>
        </w:rPr>
        <w:t>.</w:t>
      </w:r>
    </w:p>
    <w:p w:rsidR="00454EB9" w:rsidRDefault="00454EB9" w:rsidP="00B37D7B">
      <w:pPr>
        <w:jc w:val="both"/>
        <w:rPr>
          <w:rFonts w:asciiTheme="majorHAnsi" w:hAnsiTheme="majorHAnsi"/>
        </w:rPr>
      </w:pPr>
    </w:p>
    <w:p w:rsidR="00683AB7" w:rsidRDefault="00F61FC9" w:rsidP="00B37D7B">
      <w:pPr>
        <w:jc w:val="both"/>
        <w:rPr>
          <w:rFonts w:asciiTheme="majorHAnsi" w:hAnsiTheme="majorHAnsi"/>
        </w:rPr>
      </w:pPr>
      <w:r w:rsidRPr="00F61FC9">
        <w:rPr>
          <w:rFonts w:asciiTheme="majorHAnsi" w:hAnsiTheme="majorHAnsi"/>
          <w:b/>
        </w:rPr>
        <w:t>Alternative models.</w:t>
      </w:r>
      <w:r w:rsidR="00683AB7">
        <w:rPr>
          <w:rFonts w:asciiTheme="majorHAnsi" w:hAnsiTheme="majorHAnsi"/>
        </w:rPr>
        <w:t xml:space="preserve"> For completeness, we also compared human performance to other </w:t>
      </w:r>
      <w:r w:rsidR="00EB51CE">
        <w:rPr>
          <w:rFonts w:asciiTheme="majorHAnsi" w:hAnsiTheme="majorHAnsi"/>
        </w:rPr>
        <w:t>candidate</w:t>
      </w:r>
      <w:r w:rsidR="00683AB7">
        <w:rPr>
          <w:rFonts w:asciiTheme="majorHAnsi" w:hAnsiTheme="majorHAnsi"/>
        </w:rPr>
        <w:t xml:space="preserve"> models.  </w:t>
      </w:r>
      <w:r w:rsidR="009A1AD0">
        <w:rPr>
          <w:rFonts w:asciiTheme="majorHAnsi" w:hAnsiTheme="majorHAnsi"/>
        </w:rPr>
        <w:t xml:space="preserve">We found that </w:t>
      </w:r>
      <w:r w:rsidR="00683AB7">
        <w:rPr>
          <w:rFonts w:asciiTheme="majorHAnsi" w:hAnsiTheme="majorHAnsi"/>
        </w:rPr>
        <w:t>a</w:t>
      </w:r>
      <w:r w:rsidR="00AD6293">
        <w:rPr>
          <w:rFonts w:asciiTheme="majorHAnsi" w:hAnsiTheme="majorHAnsi"/>
        </w:rPr>
        <w:t xml:space="preserve">n </w:t>
      </w:r>
      <w:r w:rsidR="009A1AD0">
        <w:rPr>
          <w:rFonts w:asciiTheme="majorHAnsi" w:hAnsiTheme="majorHAnsi"/>
        </w:rPr>
        <w:t xml:space="preserve">otherwise </w:t>
      </w:r>
      <w:r w:rsidR="00AD6293">
        <w:rPr>
          <w:rFonts w:asciiTheme="majorHAnsi" w:hAnsiTheme="majorHAnsi"/>
        </w:rPr>
        <w:t>equivalent</w:t>
      </w:r>
      <w:r w:rsidR="00683AB7">
        <w:rPr>
          <w:rFonts w:asciiTheme="majorHAnsi" w:hAnsiTheme="majorHAnsi"/>
        </w:rPr>
        <w:t xml:space="preserve"> model with </w:t>
      </w:r>
      <w:r w:rsidR="005F054C">
        <w:rPr>
          <w:rFonts w:asciiTheme="majorHAnsi" w:hAnsiTheme="majorHAnsi"/>
        </w:rPr>
        <w:t>independent</w:t>
      </w:r>
      <w:r w:rsidR="00683AB7">
        <w:rPr>
          <w:rFonts w:asciiTheme="majorHAnsi" w:hAnsiTheme="majorHAnsi"/>
        </w:rPr>
        <w:t xml:space="preserve"> </w:t>
      </w:r>
      <w:r w:rsidR="00EB51CE">
        <w:rPr>
          <w:rFonts w:asciiTheme="majorHAnsi" w:hAnsiTheme="majorHAnsi"/>
        </w:rPr>
        <w:t>learning rates for</w:t>
      </w:r>
      <w:r w:rsidR="00683AB7">
        <w:rPr>
          <w:rFonts w:asciiTheme="majorHAnsi" w:hAnsiTheme="majorHAnsi"/>
        </w:rPr>
        <w:t xml:space="preserve"> correct and incorrect trials</w:t>
      </w:r>
      <w:r w:rsidR="00DB58EA">
        <w:rPr>
          <w:rFonts w:asciiTheme="majorHAnsi" w:hAnsiTheme="majorHAnsi"/>
        </w:rPr>
        <w:t xml:space="preserve"> (CI model)</w:t>
      </w:r>
      <w:r w:rsidR="00683AB7">
        <w:rPr>
          <w:rFonts w:asciiTheme="majorHAnsi" w:hAnsiTheme="majorHAnsi"/>
        </w:rPr>
        <w:t xml:space="preserve"> </w:t>
      </w:r>
      <w:r w:rsidR="005F054C">
        <w:rPr>
          <w:rFonts w:asciiTheme="majorHAnsi" w:hAnsiTheme="majorHAnsi"/>
        </w:rPr>
        <w:t xml:space="preserve">accounted less well for human </w:t>
      </w:r>
      <w:proofErr w:type="spellStart"/>
      <w:r w:rsidR="00DD0FC3">
        <w:rPr>
          <w:rFonts w:asciiTheme="majorHAnsi" w:hAnsiTheme="majorHAnsi"/>
        </w:rPr>
        <w:t>behavioural</w:t>
      </w:r>
      <w:proofErr w:type="spellEnd"/>
      <w:r w:rsidR="00DD0FC3">
        <w:rPr>
          <w:rFonts w:asciiTheme="majorHAnsi" w:hAnsiTheme="majorHAnsi"/>
        </w:rPr>
        <w:t xml:space="preserve"> data.</w:t>
      </w:r>
      <w:r w:rsidR="00683AB7">
        <w:rPr>
          <w:rFonts w:asciiTheme="majorHAnsi" w:hAnsiTheme="majorHAnsi"/>
        </w:rPr>
        <w:t xml:space="preserve"> Secondly, we constructed </w:t>
      </w:r>
      <w:r w:rsidR="00EB51CE">
        <w:rPr>
          <w:rFonts w:asciiTheme="majorHAnsi" w:hAnsiTheme="majorHAnsi"/>
        </w:rPr>
        <w:t>a</w:t>
      </w:r>
      <w:r w:rsidR="00683AB7">
        <w:rPr>
          <w:rFonts w:asciiTheme="majorHAnsi" w:hAnsiTheme="majorHAnsi"/>
        </w:rPr>
        <w:t xml:space="preserve"> hierarchical Bayesian </w:t>
      </w:r>
      <w:r w:rsidR="00DB58EA">
        <w:rPr>
          <w:rFonts w:asciiTheme="majorHAnsi" w:hAnsiTheme="majorHAnsi"/>
        </w:rPr>
        <w:t xml:space="preserve">(HB) </w:t>
      </w:r>
      <w:r w:rsidR="00683AB7">
        <w:rPr>
          <w:rFonts w:asciiTheme="majorHAnsi" w:hAnsiTheme="majorHAnsi"/>
        </w:rPr>
        <w:t xml:space="preserve">model that estimated the conditional probability that each stimulus was a target.  This </w:t>
      </w:r>
      <w:r w:rsidR="00EB51CE">
        <w:rPr>
          <w:rFonts w:asciiTheme="majorHAnsi" w:hAnsiTheme="majorHAnsi"/>
        </w:rPr>
        <w:t xml:space="preserve">optimal </w:t>
      </w:r>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ameters was taken into account. Details of model comparison are provided in Table S3.</w:t>
      </w:r>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 xml:space="preserve">Functional </w:t>
      </w:r>
      <w:proofErr w:type="spellStart"/>
      <w:r w:rsidRPr="00E845F0">
        <w:rPr>
          <w:rFonts w:asciiTheme="majorHAnsi" w:hAnsiTheme="majorHAnsi"/>
          <w:b/>
        </w:rPr>
        <w:t>neuroimaging</w:t>
      </w:r>
      <w:proofErr w:type="spellEnd"/>
      <w:r w:rsidRPr="00E845F0">
        <w:rPr>
          <w:rFonts w:asciiTheme="majorHAnsi" w:hAnsiTheme="majorHAnsi"/>
          <w:b/>
        </w:rPr>
        <w:t>.</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proofErr w:type="spellStart"/>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ural</w:t>
      </w:r>
      <w:proofErr w:type="spellEnd"/>
      <w:r w:rsidR="00611718">
        <w:rPr>
          <w:rFonts w:asciiTheme="majorHAnsi" w:hAnsiTheme="majorHAnsi"/>
        </w:rPr>
        <w:t xml:space="preserve"> and </w:t>
      </w:r>
      <w:proofErr w:type="spellStart"/>
      <w:r w:rsidR="00B11516">
        <w:rPr>
          <w:rFonts w:asciiTheme="majorHAnsi" w:hAnsiTheme="majorHAnsi"/>
        </w:rPr>
        <w:t>modelling</w:t>
      </w:r>
      <w:proofErr w:type="spellEnd"/>
      <w:r w:rsidR="00B11516">
        <w:rPr>
          <w:rFonts w:asciiTheme="majorHAnsi" w:hAnsiTheme="majorHAnsi"/>
        </w:rPr>
        <w:t xml:space="preserve">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r w:rsidR="00A03ED4">
        <w:rPr>
          <w:rFonts w:asciiTheme="majorHAnsi" w:hAnsiTheme="majorHAnsi"/>
        </w:rPr>
        <w:t>verification rather than falsification</w:t>
      </w:r>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w:t>
      </w:r>
      <w:proofErr w:type="spellStart"/>
      <w:r w:rsidR="00B11516">
        <w:rPr>
          <w:rFonts w:asciiTheme="majorHAnsi" w:hAnsiTheme="majorHAnsi"/>
        </w:rPr>
        <w:t>characterise</w:t>
      </w:r>
      <w:proofErr w:type="spellEnd"/>
      <w:r w:rsidR="00B11516">
        <w:rPr>
          <w:rFonts w:asciiTheme="majorHAnsi" w:hAnsiTheme="majorHAnsi"/>
        </w:rPr>
        <w:t xml:space="preserve"> the neural </w:t>
      </w:r>
      <w:proofErr w:type="gramStart"/>
      <w:r w:rsidR="00B11516">
        <w:rPr>
          <w:rFonts w:asciiTheme="majorHAnsi" w:hAnsiTheme="majorHAnsi"/>
        </w:rPr>
        <w:t>mechanisms which</w:t>
      </w:r>
      <w:proofErr w:type="gramEnd"/>
      <w:r w:rsidR="00B11516">
        <w:rPr>
          <w:rFonts w:asciiTheme="majorHAnsi" w:hAnsiTheme="majorHAnsi"/>
        </w:rPr>
        <w:t xml:space="preserve">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w:t>
      </w:r>
      <w:proofErr w:type="spellStart"/>
      <w:r w:rsidR="00317B48">
        <w:rPr>
          <w:rFonts w:asciiTheme="majorHAnsi" w:hAnsiTheme="majorHAnsi"/>
        </w:rPr>
        <w:t>fMRI</w:t>
      </w:r>
      <w:proofErr w:type="spellEnd"/>
      <w:r w:rsidR="00317B48">
        <w:rPr>
          <w:rFonts w:asciiTheme="majorHAnsi" w:hAnsiTheme="majorHAnsi"/>
        </w:rPr>
        <w:t>)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784FE6" w:rsidRDefault="00626BF7" w:rsidP="00B37D7B">
      <w:pPr>
        <w:jc w:val="both"/>
        <w:rPr>
          <w:rFonts w:asciiTheme="majorHAnsi" w:hAnsiTheme="majorHAnsi"/>
        </w:rPr>
      </w:pPr>
      <w:r w:rsidRPr="00626BF7">
        <w:rPr>
          <w:rFonts w:asciiTheme="majorHAnsi" w:hAnsiTheme="majorHAnsi"/>
          <w:b/>
        </w:rPr>
        <w:t xml:space="preserve">Model-based </w:t>
      </w:r>
      <w:proofErr w:type="spellStart"/>
      <w:r w:rsidRPr="00626BF7">
        <w:rPr>
          <w:rFonts w:asciiTheme="majorHAnsi" w:hAnsiTheme="majorHAnsi"/>
          <w:b/>
        </w:rPr>
        <w:t>fMRI</w:t>
      </w:r>
      <w:proofErr w:type="spellEnd"/>
      <w:r w:rsidRPr="00626BF7">
        <w:rPr>
          <w:rFonts w:asciiTheme="majorHAnsi" w:hAnsiTheme="majorHAnsi"/>
          <w:b/>
        </w:rPr>
        <w:t xml:space="preserve">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r w:rsidR="00CF4143">
        <w:rPr>
          <w:rFonts w:asciiTheme="majorHAnsi" w:hAnsiTheme="majorHAnsi"/>
        </w:rPr>
        <w:t>We estimated the</w:t>
      </w:r>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r w:rsidR="00CF4143">
        <w:rPr>
          <w:rFonts w:asciiTheme="majorHAnsi" w:hAnsiTheme="majorHAnsi"/>
        </w:rPr>
        <w:t xml:space="preserve"> for each trial,</w:t>
      </w:r>
      <w:r w:rsidR="002843E2">
        <w:rPr>
          <w:rFonts w:asciiTheme="majorHAnsi" w:hAnsiTheme="majorHAnsi"/>
        </w:rPr>
        <w:t xml:space="preserve"> which reflects the </w:t>
      </w:r>
      <w:r w:rsidR="00CF4143">
        <w:rPr>
          <w:rFonts w:asciiTheme="majorHAnsi" w:hAnsiTheme="majorHAnsi"/>
        </w:rPr>
        <w:t xml:space="preserve">probability of being correct (given the best-fitting </w:t>
      </w:r>
      <w:proofErr w:type="spellStart"/>
      <w:r w:rsidR="00646CB9">
        <w:rPr>
          <w:rFonts w:asciiTheme="majorHAnsi" w:hAnsiTheme="majorHAnsi"/>
        </w:rPr>
        <w:t>parameterisation</w:t>
      </w:r>
      <w:proofErr w:type="spellEnd"/>
      <w:r w:rsidR="00CF4143">
        <w:rPr>
          <w:rFonts w:asciiTheme="majorHAnsi" w:hAnsiTheme="majorHAnsi"/>
        </w:rPr>
        <w:t xml:space="preserve">) </w:t>
      </w:r>
      <w:r w:rsidR="00A54C4B">
        <w:rPr>
          <w:rFonts w:asciiTheme="majorHAnsi" w:hAnsiTheme="majorHAnsi"/>
        </w:rPr>
        <w:t xml:space="preserve">and regressed </w:t>
      </w:r>
      <w:r w:rsidR="009A330E">
        <w:rPr>
          <w:rFonts w:asciiTheme="majorHAnsi" w:hAnsiTheme="majorHAnsi"/>
        </w:rPr>
        <w:t xml:space="preserve">this quantity </w:t>
      </w:r>
      <w:r w:rsidR="00A54C4B">
        <w:rPr>
          <w:rFonts w:asciiTheme="majorHAnsi" w:hAnsiTheme="majorHAnsi"/>
        </w:rPr>
        <w:t xml:space="preserve">against the BOLD response at each </w:t>
      </w:r>
      <w:proofErr w:type="spellStart"/>
      <w:r w:rsidR="00A54C4B">
        <w:rPr>
          <w:rFonts w:asciiTheme="majorHAnsi" w:hAnsiTheme="majorHAnsi"/>
        </w:rPr>
        <w:t>voxel</w:t>
      </w:r>
      <w:proofErr w:type="spellEnd"/>
      <w:r w:rsidR="00A54C4B">
        <w:rPr>
          <w:rFonts w:asciiTheme="majorHAnsi" w:hAnsiTheme="majorHAnsi"/>
        </w:rPr>
        <w:t xml:space="preserve"> in the</w:t>
      </w:r>
      <w:r w:rsidR="00617A86">
        <w:rPr>
          <w:rFonts w:asciiTheme="majorHAnsi" w:hAnsiTheme="majorHAnsi"/>
        </w:rPr>
        <w:t xml:space="preserve"> brain (</w:t>
      </w:r>
      <w:r w:rsidR="009021AA">
        <w:rPr>
          <w:rFonts w:asciiTheme="majorHAnsi" w:hAnsiTheme="majorHAnsi"/>
        </w:rPr>
        <w:t xml:space="preserve">the </w:t>
      </w:r>
      <w:r w:rsidR="00F61FC9" w:rsidRPr="00F61FC9">
        <w:rPr>
          <w:rFonts w:asciiTheme="majorHAnsi" w:hAnsiTheme="majorHAnsi"/>
          <w:i/>
        </w:rPr>
        <w:t>FV model</w:t>
      </w:r>
      <w:r w:rsidR="003A54DD">
        <w:rPr>
          <w:rFonts w:asciiTheme="majorHAnsi" w:hAnsiTheme="majorHAnsi"/>
        </w:rPr>
        <w:t xml:space="preserve">; </w:t>
      </w:r>
      <w:r w:rsidR="00617A86">
        <w:rPr>
          <w:rFonts w:asciiTheme="majorHAnsi" w:hAnsiTheme="majorHAnsi"/>
        </w:rPr>
        <w:t>Fig. 3</w:t>
      </w:r>
      <w:r w:rsidR="00A54C4B">
        <w:rPr>
          <w:rFonts w:asciiTheme="majorHAnsi" w:hAnsiTheme="majorHAnsi"/>
        </w:rPr>
        <w:t>a</w:t>
      </w:r>
      <w:r w:rsidR="00646CB9">
        <w:rPr>
          <w:rFonts w:asciiTheme="majorHAnsi" w:hAnsiTheme="majorHAnsi"/>
        </w:rPr>
        <w:t xml:space="preserve"> and methods</w:t>
      </w:r>
      <w:r w:rsidR="00A54C4B">
        <w:rPr>
          <w:rFonts w:asciiTheme="majorHAnsi" w:hAnsiTheme="majorHAnsi"/>
        </w:rPr>
        <w:t xml:space="preserve">). </w:t>
      </w:r>
      <w:r w:rsidR="00D912C6">
        <w:rPr>
          <w:rFonts w:asciiTheme="majorHAnsi" w:hAnsiTheme="majorHAnsi"/>
        </w:rPr>
        <w:t xml:space="preserve"> </w:t>
      </w:r>
      <w:r w:rsidR="00CF4143">
        <w:rPr>
          <w:rFonts w:asciiTheme="majorHAnsi" w:hAnsiTheme="majorHAnsi"/>
        </w:rPr>
        <w:t>This</w:t>
      </w:r>
      <w:r w:rsidR="00B6330A">
        <w:rPr>
          <w:rFonts w:asciiTheme="majorHAnsi" w:hAnsiTheme="majorHAnsi"/>
        </w:rPr>
        <w:t xml:space="preserve"> analysis</w:t>
      </w:r>
      <w:r w:rsidR="00CF4143">
        <w:rPr>
          <w:rFonts w:asciiTheme="majorHAnsi" w:hAnsiTheme="majorHAnsi"/>
        </w:rPr>
        <w:t xml:space="preserve"> identified </w:t>
      </w:r>
      <w:proofErr w:type="spellStart"/>
      <w:r w:rsidR="00CF4143">
        <w:rPr>
          <w:rFonts w:asciiTheme="majorHAnsi" w:hAnsiTheme="majorHAnsi"/>
        </w:rPr>
        <w:t>voxels</w:t>
      </w:r>
      <w:proofErr w:type="spellEnd"/>
      <w:r w:rsidR="00CF4143">
        <w:rPr>
          <w:rFonts w:asciiTheme="majorHAnsi" w:hAnsiTheme="majorHAnsi"/>
        </w:rPr>
        <w:t xml:space="preserve"> in</w:t>
      </w:r>
      <w:r w:rsidR="00A54C4B">
        <w:rPr>
          <w:rFonts w:asciiTheme="majorHAnsi" w:hAnsiTheme="majorHAnsi"/>
        </w:rPr>
        <w:t xml:space="preserve"> the </w:t>
      </w:r>
      <w:r w:rsidR="00784FE6">
        <w:rPr>
          <w:rFonts w:asciiTheme="majorHAnsi" w:hAnsiTheme="majorHAnsi"/>
        </w:rPr>
        <w:t xml:space="preserve">medial </w:t>
      </w:r>
      <w:proofErr w:type="spellStart"/>
      <w:r w:rsidR="00784FE6">
        <w:rPr>
          <w:rFonts w:asciiTheme="majorHAnsi" w:hAnsiTheme="majorHAnsi"/>
        </w:rPr>
        <w:t>orbitofrontal</w:t>
      </w:r>
      <w:proofErr w:type="spellEnd"/>
      <w:r w:rsidR="00784FE6">
        <w:rPr>
          <w:rFonts w:asciiTheme="majorHAnsi" w:hAnsiTheme="majorHAnsi"/>
        </w:rPr>
        <w:t xml:space="preserve"> cortex, (or </w:t>
      </w:r>
      <w:proofErr w:type="spellStart"/>
      <w:r w:rsidR="00A54C4B">
        <w:rPr>
          <w:rFonts w:asciiTheme="majorHAnsi" w:hAnsiTheme="majorHAnsi"/>
        </w:rPr>
        <w:t>ventromedial</w:t>
      </w:r>
      <w:proofErr w:type="spellEnd"/>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w:t>
      </w:r>
      <w:proofErr w:type="gramStart"/>
      <w:r w:rsidR="00D912C6" w:rsidRPr="00E86BBD">
        <w:rPr>
          <w:rFonts w:asciiTheme="majorHAnsi" w:hAnsiTheme="majorHAnsi"/>
        </w:rPr>
        <w:t>,  52</w:t>
      </w:r>
      <w:proofErr w:type="gramEnd"/>
      <w:r w:rsidR="00D912C6" w:rsidRPr="00E86BBD">
        <w:rPr>
          <w:rFonts w:asciiTheme="majorHAnsi" w:hAnsiTheme="majorHAnsi"/>
        </w:rPr>
        <w:t>,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9563F1">
        <w:rPr>
          <w:rFonts w:asciiTheme="majorHAnsi" w:hAnsiTheme="majorHAnsi"/>
        </w:rPr>
        <w:fldChar w:fldCharType="begin"/>
      </w:r>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9563F1">
        <w:rPr>
          <w:rFonts w:asciiTheme="majorHAnsi" w:hAnsiTheme="majorHAnsi"/>
        </w:rPr>
        <w:fldChar w:fldCharType="separate"/>
      </w:r>
      <w:r w:rsidR="00705ED5" w:rsidRPr="00705ED5">
        <w:rPr>
          <w:rFonts w:asciiTheme="majorHAnsi" w:hAnsiTheme="majorHAnsi"/>
          <w:noProof/>
          <w:vertAlign w:val="superscript"/>
        </w:rPr>
        <w:t>22</w:t>
      </w:r>
      <w:r w:rsidR="009563F1">
        <w:rPr>
          <w:rFonts w:asciiTheme="majorHAnsi" w:hAnsiTheme="majorHAnsi"/>
        </w:rPr>
        <w:fldChar w:fldCharType="end"/>
      </w:r>
      <w:r w:rsidR="00A54C4B">
        <w:rPr>
          <w:rFonts w:asciiTheme="majorHAnsi" w:hAnsiTheme="majorHAnsi"/>
        </w:rPr>
        <w:t xml:space="preserve"> and single-unit activity usually correlate with expected value</w:t>
      </w:r>
      <w:r w:rsidR="009563F1">
        <w:rPr>
          <w:rFonts w:asciiTheme="majorHAnsi" w:hAnsiTheme="majorHAnsi"/>
        </w:rPr>
        <w:fldChar w:fldCharType="begin"/>
      </w:r>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9563F1">
        <w:rPr>
          <w:rFonts w:asciiTheme="majorHAnsi" w:hAnsiTheme="majorHAnsi"/>
        </w:rPr>
        <w:fldChar w:fldCharType="separate"/>
      </w:r>
      <w:r w:rsidR="00705ED5" w:rsidRPr="00705ED5">
        <w:rPr>
          <w:rFonts w:asciiTheme="majorHAnsi" w:hAnsiTheme="majorHAnsi"/>
          <w:noProof/>
          <w:vertAlign w:val="superscript"/>
        </w:rPr>
        <w:t>23</w:t>
      </w:r>
      <w:r w:rsidR="009563F1">
        <w:rPr>
          <w:rFonts w:asciiTheme="majorHAnsi" w:hAnsiTheme="majorHAnsi"/>
        </w:rPr>
        <w:fldChar w:fldCharType="end"/>
      </w:r>
      <w:r w:rsidR="00A54C4B">
        <w:rPr>
          <w:rFonts w:asciiTheme="majorHAnsi" w:hAnsiTheme="majorHAnsi"/>
        </w:rPr>
        <w:t xml:space="preserve">.  </w:t>
      </w:r>
      <w:r w:rsidR="00646CB9">
        <w:rPr>
          <w:rFonts w:asciiTheme="majorHAnsi" w:hAnsiTheme="majorHAnsi"/>
        </w:rPr>
        <w:t>By contrast</w:t>
      </w:r>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w:t>
      </w:r>
      <w:proofErr w:type="spellStart"/>
      <w:r w:rsidR="00A54C4B">
        <w:rPr>
          <w:rFonts w:asciiTheme="majorHAnsi" w:hAnsiTheme="majorHAnsi"/>
        </w:rPr>
        <w:t>maximising</w:t>
      </w:r>
      <w:proofErr w:type="spellEnd"/>
      <w:r w:rsidR="00A54C4B">
        <w:rPr>
          <w:rFonts w:asciiTheme="majorHAnsi" w:hAnsiTheme="majorHAnsi"/>
        </w:rPr>
        <w:t xml:space="preserve"> </w:t>
      </w:r>
      <w:proofErr w:type="spellStart"/>
      <w:r w:rsidR="00A54C4B">
        <w:rPr>
          <w:rFonts w:asciiTheme="majorHAnsi" w:hAnsiTheme="majorHAnsi"/>
        </w:rPr>
        <w:t>parameterisation</w:t>
      </w:r>
      <w:proofErr w:type="spellEnd"/>
      <w:r w:rsidR="00791C00">
        <w:rPr>
          <w:rFonts w:asciiTheme="majorHAnsi" w:hAnsiTheme="majorHAnsi"/>
        </w:rPr>
        <w:t xml:space="preserve"> of the model</w:t>
      </w:r>
      <w:r w:rsidR="00646CB9">
        <w:rPr>
          <w:rFonts w:asciiTheme="majorHAnsi" w:hAnsiTheme="majorHAnsi"/>
        </w:rPr>
        <w:t xml:space="preserve"> (not shown)</w:t>
      </w:r>
      <w:r w:rsidR="00791C00">
        <w:rPr>
          <w:rFonts w:asciiTheme="majorHAnsi" w:hAnsiTheme="majorHAnsi"/>
        </w:rPr>
        <w:t>.  Furthermore,</w:t>
      </w:r>
      <w:r w:rsidR="00CF4143">
        <w:rPr>
          <w:rFonts w:asciiTheme="majorHAnsi" w:hAnsiTheme="majorHAnsi"/>
        </w:rPr>
        <w:t xml:space="preserve"> </w:t>
      </w:r>
      <w:r w:rsidR="00791C00">
        <w:rPr>
          <w:rFonts w:asciiTheme="majorHAnsi" w:hAnsiTheme="majorHAnsi"/>
        </w:rPr>
        <w:t>only modes</w:t>
      </w:r>
      <w:r w:rsidR="007B459E">
        <w:rPr>
          <w:rFonts w:asciiTheme="majorHAnsi" w:hAnsiTheme="majorHAnsi"/>
        </w:rPr>
        <w:t xml:space="preserve">t </w:t>
      </w:r>
      <w:proofErr w:type="spellStart"/>
      <w:r w:rsidR="0066338B">
        <w:rPr>
          <w:rFonts w:asciiTheme="majorHAnsi" w:hAnsiTheme="majorHAnsi"/>
        </w:rPr>
        <w:t>ventromedial</w:t>
      </w:r>
      <w:proofErr w:type="spellEnd"/>
      <w:r w:rsidR="0066338B">
        <w:rPr>
          <w:rFonts w:asciiTheme="majorHAnsi" w:hAnsiTheme="majorHAnsi"/>
        </w:rPr>
        <w:t xml:space="preserve"> </w:t>
      </w:r>
      <w:r w:rsidR="007B459E">
        <w:rPr>
          <w:rFonts w:asciiTheme="majorHAnsi" w:hAnsiTheme="majorHAnsi"/>
        </w:rPr>
        <w:t>activations were observed</w:t>
      </w:r>
      <w:r w:rsidR="00CF4143">
        <w:rPr>
          <w:rFonts w:asciiTheme="majorHAnsi" w:hAnsiTheme="majorHAnsi"/>
        </w:rPr>
        <w:t xml:space="preserve"> when expected value was computed from the rival model</w:t>
      </w:r>
      <w:r w:rsidR="007B459E">
        <w:rPr>
          <w:rFonts w:asciiTheme="majorHAnsi" w:hAnsiTheme="majorHAnsi"/>
        </w:rPr>
        <w:t>s</w:t>
      </w:r>
      <w:r w:rsidR="00CF4143">
        <w:rPr>
          <w:rFonts w:asciiTheme="majorHAnsi" w:hAnsiTheme="majorHAnsi"/>
        </w:rPr>
        <w:t xml:space="preserve"> with differential learning from correct and incorrect trials</w:t>
      </w:r>
      <w:r w:rsidR="00617A86">
        <w:rPr>
          <w:rFonts w:asciiTheme="majorHAnsi" w:hAnsiTheme="majorHAnsi"/>
        </w:rPr>
        <w:t xml:space="preserve"> (</w:t>
      </w:r>
      <w:r w:rsidR="00F61FC9" w:rsidRPr="00F61FC9">
        <w:rPr>
          <w:rFonts w:asciiTheme="majorHAnsi" w:hAnsiTheme="majorHAnsi"/>
          <w:i/>
        </w:rPr>
        <w:t>CI model</w:t>
      </w:r>
      <w:r w:rsidR="00284762">
        <w:rPr>
          <w:rFonts w:asciiTheme="majorHAnsi" w:hAnsiTheme="majorHAnsi"/>
        </w:rPr>
        <w:t xml:space="preserve">; </w:t>
      </w:r>
      <w:r w:rsidR="00617A86">
        <w:rPr>
          <w:rFonts w:asciiTheme="majorHAnsi" w:hAnsiTheme="majorHAnsi"/>
        </w:rPr>
        <w:t xml:space="preserve">Fig. </w:t>
      </w:r>
      <w:r w:rsidR="003A54DD">
        <w:rPr>
          <w:rFonts w:asciiTheme="majorHAnsi" w:hAnsiTheme="majorHAnsi"/>
        </w:rPr>
        <w:t>3</w:t>
      </w:r>
      <w:r w:rsidR="00617A86">
        <w:rPr>
          <w:rFonts w:asciiTheme="majorHAnsi" w:hAnsiTheme="majorHAnsi"/>
        </w:rPr>
        <w:t xml:space="preserve">a, </w:t>
      </w:r>
      <w:r w:rsidR="007B459E">
        <w:rPr>
          <w:rFonts w:asciiTheme="majorHAnsi" w:hAnsiTheme="majorHAnsi"/>
        </w:rPr>
        <w:t>centre panel) or the hierarchical Bayesian model (</w:t>
      </w:r>
      <w:r w:rsidR="00F61FC9" w:rsidRPr="00F61FC9">
        <w:rPr>
          <w:rFonts w:asciiTheme="majorHAnsi" w:hAnsiTheme="majorHAnsi"/>
          <w:i/>
        </w:rPr>
        <w:t>HB model</w:t>
      </w:r>
      <w:r w:rsidR="00284762">
        <w:rPr>
          <w:rFonts w:asciiTheme="majorHAnsi" w:hAnsiTheme="majorHAnsi"/>
        </w:rPr>
        <w:t xml:space="preserve">; </w:t>
      </w:r>
      <w:r w:rsidR="00617A86">
        <w:rPr>
          <w:rFonts w:asciiTheme="majorHAnsi" w:hAnsiTheme="majorHAnsi"/>
        </w:rPr>
        <w:t>right panel)</w:t>
      </w:r>
      <w:r w:rsidR="00791C00">
        <w:rPr>
          <w:rFonts w:asciiTheme="majorHAnsi" w:hAnsiTheme="majorHAnsi"/>
        </w:rPr>
        <w:t xml:space="preserve">, confirming the </w:t>
      </w:r>
      <w:proofErr w:type="spellStart"/>
      <w:r w:rsidR="00791C00">
        <w:rPr>
          <w:rFonts w:asciiTheme="majorHAnsi" w:hAnsiTheme="majorHAnsi"/>
        </w:rPr>
        <w:t>behavioural</w:t>
      </w:r>
      <w:proofErr w:type="spellEnd"/>
      <w:r w:rsidR="00791C00">
        <w:rPr>
          <w:rFonts w:asciiTheme="majorHAnsi" w:hAnsiTheme="majorHAnsi"/>
        </w:rPr>
        <w:t xml:space="preserve"> advantage for the </w:t>
      </w:r>
      <w:r w:rsidR="0067605A">
        <w:rPr>
          <w:rFonts w:asciiTheme="majorHAnsi" w:hAnsiTheme="majorHAnsi"/>
        </w:rPr>
        <w:t xml:space="preserve">FV model, i.e. that </w:t>
      </w:r>
      <w:r w:rsidR="00791C00">
        <w:rPr>
          <w:rFonts w:asciiTheme="majorHAnsi" w:hAnsiTheme="majorHAnsi"/>
        </w:rPr>
        <w:t>with differential learning from falsification and verification.</w:t>
      </w:r>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proofErr w:type="gramStart"/>
      <w:r>
        <w:rPr>
          <w:rFonts w:asciiTheme="majorHAnsi" w:hAnsiTheme="majorHAnsi"/>
          <w:b/>
        </w:rPr>
        <w:t xml:space="preserve">Conventional </w:t>
      </w:r>
      <w:proofErr w:type="spellStart"/>
      <w:r w:rsidRPr="00F10088">
        <w:rPr>
          <w:rFonts w:asciiTheme="majorHAnsi" w:hAnsiTheme="majorHAnsi"/>
          <w:b/>
        </w:rPr>
        <w:t>fMRI</w:t>
      </w:r>
      <w:proofErr w:type="spellEnd"/>
      <w:r w:rsidRPr="00F10088">
        <w:rPr>
          <w:rFonts w:asciiTheme="majorHAnsi" w:hAnsiTheme="majorHAnsi"/>
          <w:b/>
        </w:rPr>
        <w:t xml:space="preserve"> analyses.</w:t>
      </w:r>
      <w:proofErr w:type="gramEnd"/>
      <w:r>
        <w:rPr>
          <w:rFonts w:asciiTheme="majorHAnsi" w:hAnsiTheme="majorHAnsi"/>
        </w:rPr>
        <w:t xml:space="preserve"> </w:t>
      </w:r>
      <w:r w:rsidR="00784FE6">
        <w:rPr>
          <w:rFonts w:asciiTheme="majorHAnsi" w:hAnsiTheme="majorHAnsi"/>
        </w:rPr>
        <w:t xml:space="preserve">Next, we examined </w:t>
      </w:r>
      <w:r w:rsidR="008044EC">
        <w:rPr>
          <w:rFonts w:asciiTheme="majorHAnsi" w:hAnsiTheme="majorHAnsi"/>
        </w:rPr>
        <w:t>how VMPFC activity varied</w:t>
      </w:r>
      <w:r w:rsidR="00784FE6">
        <w:rPr>
          <w:rFonts w:asciiTheme="majorHAnsi" w:hAnsiTheme="majorHAnsi"/>
        </w:rPr>
        <w:t xml:space="preserve"> as a function of the stimulus (target vs. </w:t>
      </w:r>
      <w:proofErr w:type="spellStart"/>
      <w:r w:rsidR="00784FE6">
        <w:rPr>
          <w:rFonts w:asciiTheme="majorHAnsi" w:hAnsiTheme="majorHAnsi"/>
        </w:rPr>
        <w:t>nontarget</w:t>
      </w:r>
      <w:proofErr w:type="spellEnd"/>
      <w:r w:rsidR="00784FE6">
        <w:rPr>
          <w:rFonts w:asciiTheme="majorHAnsi" w:hAnsiTheme="majorHAnsi"/>
        </w:rPr>
        <w:t xml:space="preserve">), </w:t>
      </w:r>
      <w:r w:rsidR="00626BF7">
        <w:rPr>
          <w:rFonts w:asciiTheme="majorHAnsi" w:hAnsiTheme="majorHAnsi"/>
        </w:rPr>
        <w:t>and cue (novel vs. familiar)</w:t>
      </w:r>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r w:rsidR="00EA2161">
        <w:rPr>
          <w:rFonts w:asciiTheme="majorHAnsi" w:hAnsiTheme="majorHAnsi"/>
        </w:rPr>
        <w:t xml:space="preserve">, using a finite impulse response (FIR) filter to estimate </w:t>
      </w:r>
      <w:proofErr w:type="spellStart"/>
      <w:r w:rsidR="0067605A">
        <w:rPr>
          <w:rFonts w:asciiTheme="majorHAnsi" w:hAnsiTheme="majorHAnsi"/>
        </w:rPr>
        <w:t>estimate</w:t>
      </w:r>
      <w:proofErr w:type="spellEnd"/>
      <w:r w:rsidR="00EA2161">
        <w:rPr>
          <w:rFonts w:asciiTheme="majorHAnsi" w:hAnsiTheme="majorHAnsi"/>
        </w:rPr>
        <w:t xml:space="preserve"> the </w:t>
      </w:r>
      <w:proofErr w:type="spellStart"/>
      <w:r w:rsidR="00EA2161">
        <w:rPr>
          <w:rFonts w:asciiTheme="majorHAnsi" w:hAnsiTheme="majorHAnsi"/>
        </w:rPr>
        <w:t>haemodynamic</w:t>
      </w:r>
      <w:proofErr w:type="spellEnd"/>
      <w:r w:rsidR="00EA2161">
        <w:rPr>
          <w:rFonts w:asciiTheme="majorHAnsi" w:hAnsiTheme="majorHAnsi"/>
        </w:rPr>
        <w:t xml:space="preserve"> response over time</w:t>
      </w:r>
      <w:r w:rsidR="003A54DD">
        <w:rPr>
          <w:rFonts w:asciiTheme="majorHAnsi" w:hAnsiTheme="majorHAnsi"/>
        </w:rPr>
        <w:t xml:space="preserve"> (Fig. 3b)</w:t>
      </w:r>
      <w:r w:rsidR="00626BF7">
        <w:rPr>
          <w:rFonts w:asciiTheme="majorHAnsi" w:hAnsiTheme="majorHAnsi"/>
        </w:rPr>
        <w:t xml:space="preserve">.  Although there was a strong effect of feedback </w:t>
      </w:r>
      <w:r w:rsidR="008044EC">
        <w:rPr>
          <w:rFonts w:asciiTheme="majorHAnsi" w:hAnsiTheme="majorHAnsi"/>
        </w:rPr>
        <w:t xml:space="preserve">in the VMPFC </w:t>
      </w:r>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w:t>
      </w:r>
      <w:proofErr w:type="spellStart"/>
      <w:r w:rsidR="00626BF7">
        <w:rPr>
          <w:rFonts w:asciiTheme="majorHAnsi" w:hAnsiTheme="majorHAnsi"/>
        </w:rPr>
        <w:t>nontargets</w:t>
      </w:r>
      <w:proofErr w:type="spellEnd"/>
      <w:r w:rsidR="00626BF7">
        <w:rPr>
          <w:rFonts w:asciiTheme="majorHAnsi" w:hAnsiTheme="majorHAnsi"/>
        </w:rPr>
        <w:t xml:space="preserve"> in novel and familiar cues conditions (p = 0.33).   However, a reliable stimulus x time interaction showed that overall, there was more robust neural correlates of learning in the VMPFC from targets (i.e. </w:t>
      </w:r>
      <w:proofErr w:type="spellStart"/>
      <w:r w:rsidR="008713B6">
        <w:rPr>
          <w:rFonts w:asciiTheme="majorHAnsi" w:hAnsiTheme="majorHAnsi"/>
        </w:rPr>
        <w:t>verificatory</w:t>
      </w:r>
      <w:proofErr w:type="spellEnd"/>
      <w:r w:rsidR="008713B6">
        <w:rPr>
          <w:rFonts w:asciiTheme="majorHAnsi" w:hAnsiTheme="majorHAnsi"/>
        </w:rPr>
        <w:t xml:space="preserve"> </w:t>
      </w:r>
      <w:r w:rsidR="00626BF7">
        <w:rPr>
          <w:rFonts w:asciiTheme="majorHAnsi" w:hAnsiTheme="majorHAnsi"/>
        </w:rPr>
        <w:t xml:space="preserve">feedback) than from </w:t>
      </w:r>
      <w:proofErr w:type="spellStart"/>
      <w:r w:rsidR="00626BF7">
        <w:rPr>
          <w:rFonts w:asciiTheme="majorHAnsi" w:hAnsiTheme="majorHAnsi"/>
        </w:rPr>
        <w:t>nontargets</w:t>
      </w:r>
      <w:proofErr w:type="spellEnd"/>
      <w:r w:rsidR="00626BF7">
        <w:rPr>
          <w:rFonts w:asciiTheme="majorHAnsi" w:hAnsiTheme="majorHAnsi"/>
        </w:rPr>
        <w:t xml:space="preserve"> (</w:t>
      </w:r>
      <w:proofErr w:type="spellStart"/>
      <w:r w:rsidR="008713B6">
        <w:rPr>
          <w:rFonts w:asciiTheme="majorHAnsi" w:hAnsiTheme="majorHAnsi"/>
        </w:rPr>
        <w:t>falsificatory</w:t>
      </w:r>
      <w:proofErr w:type="spellEnd"/>
      <w:r w:rsidR="008713B6">
        <w:rPr>
          <w:rFonts w:asciiTheme="majorHAnsi" w:hAnsiTheme="majorHAnsi"/>
        </w:rPr>
        <w:t xml:space="preserve"> </w:t>
      </w:r>
      <w:r w:rsidR="00626BF7">
        <w:rPr>
          <w:rFonts w:asciiTheme="majorHAnsi" w:hAnsiTheme="majorHAnsi"/>
        </w:rPr>
        <w:t xml:space="preserve">feedback), irrespective of the cues (stimulus x time interaction, </w:t>
      </w:r>
      <w:proofErr w:type="gramStart"/>
      <w:r w:rsidR="00626BF7">
        <w:rPr>
          <w:rFonts w:asciiTheme="majorHAnsi" w:hAnsiTheme="majorHAnsi"/>
        </w:rPr>
        <w:t>F</w:t>
      </w:r>
      <w:r w:rsidR="00626BF7" w:rsidRPr="00C76647">
        <w:rPr>
          <w:rFonts w:asciiTheme="majorHAnsi" w:hAnsiTheme="majorHAnsi"/>
          <w:vertAlign w:val="subscript"/>
        </w:rPr>
        <w:t>(</w:t>
      </w:r>
      <w:proofErr w:type="gramEnd"/>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r w:rsidR="0067605A">
        <w:rPr>
          <w:rFonts w:asciiTheme="majorHAnsi" w:hAnsiTheme="majorHAnsi"/>
        </w:rPr>
        <w:t>; Fig. 3b</w:t>
      </w:r>
      <w:r w:rsidR="00175C7A">
        <w:rPr>
          <w:rFonts w:asciiTheme="majorHAnsi" w:hAnsiTheme="majorHAnsi"/>
        </w:rPr>
        <w:t xml:space="preserve"> left panels</w:t>
      </w:r>
      <w:r w:rsidR="00626BF7">
        <w:rPr>
          <w:rFonts w:asciiTheme="majorHAnsi" w:hAnsiTheme="majorHAnsi"/>
        </w:rPr>
        <w:t xml:space="preserve">). </w:t>
      </w:r>
      <w:r w:rsidR="00175C7A">
        <w:rPr>
          <w:rFonts w:asciiTheme="majorHAnsi" w:hAnsiTheme="majorHAnsi"/>
        </w:rPr>
        <w:t xml:space="preserve"> </w:t>
      </w:r>
      <w:r w:rsidR="00626BF7">
        <w:rPr>
          <w:rFonts w:asciiTheme="majorHAnsi" w:hAnsiTheme="majorHAnsi"/>
        </w:rPr>
        <w:t xml:space="preserve">When we explored other brain regions that responded robustly to correct &gt; error trials, such as the </w:t>
      </w:r>
      <w:proofErr w:type="spellStart"/>
      <w:r w:rsidR="00626BF7">
        <w:rPr>
          <w:rFonts w:asciiTheme="majorHAnsi" w:hAnsiTheme="majorHAnsi"/>
        </w:rPr>
        <w:t>putamen</w:t>
      </w:r>
      <w:proofErr w:type="spellEnd"/>
      <w:r w:rsidR="00617A86">
        <w:rPr>
          <w:rFonts w:asciiTheme="majorHAnsi" w:hAnsiTheme="majorHAnsi"/>
        </w:rPr>
        <w:t xml:space="preserve"> (Fig. 3</w:t>
      </w:r>
      <w:r w:rsidR="0067605A">
        <w:rPr>
          <w:rFonts w:asciiTheme="majorHAnsi" w:hAnsiTheme="majorHAnsi"/>
        </w:rPr>
        <w:t>b</w:t>
      </w:r>
      <w:r w:rsidR="00617A86">
        <w:rPr>
          <w:rFonts w:asciiTheme="majorHAnsi" w:hAnsiTheme="majorHAnsi"/>
        </w:rPr>
        <w:t>, right panel and Fig. S2)</w:t>
      </w:r>
      <w:r w:rsidR="00626BF7">
        <w:rPr>
          <w:rFonts w:asciiTheme="majorHAnsi" w:hAnsiTheme="majorHAnsi"/>
        </w:rPr>
        <w:t>, we observed no differences between the signals elicited by target/</w:t>
      </w:r>
      <w:proofErr w:type="spellStart"/>
      <w:r w:rsidR="00626BF7">
        <w:rPr>
          <w:rFonts w:asciiTheme="majorHAnsi" w:hAnsiTheme="majorHAnsi"/>
        </w:rPr>
        <w:t>nontarget</w:t>
      </w:r>
      <w:proofErr w:type="spellEnd"/>
      <w:r w:rsidR="00626BF7">
        <w:rPr>
          <w:rFonts w:asciiTheme="majorHAnsi" w:hAnsiTheme="majorHAnsi"/>
        </w:rPr>
        <w:t xml:space="preserve"> stimuli or familiar/novel cues (all p-values &gt; 0.4).</w:t>
      </w:r>
    </w:p>
    <w:p w:rsidR="009A2BD2" w:rsidRDefault="009A2BD2" w:rsidP="00D912C6">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The BOLD responses observed in the VMPFC thus provide neural evidence that participants learned faster from </w:t>
      </w:r>
      <w:r w:rsidR="008713B6">
        <w:rPr>
          <w:rFonts w:asciiTheme="majorHAnsi" w:hAnsiTheme="majorHAnsi"/>
        </w:rPr>
        <w:t>verification than falsification</w:t>
      </w:r>
      <w:r>
        <w:rPr>
          <w:rFonts w:asciiTheme="majorHAnsi" w:hAnsiTheme="majorHAnsi"/>
        </w:rPr>
        <w:t xml:space="preserve"> irrespective of whether the cues were novel or familiar. However, </w:t>
      </w:r>
      <w:proofErr w:type="spellStart"/>
      <w:r>
        <w:rPr>
          <w:rFonts w:asciiTheme="majorHAnsi" w:hAnsiTheme="majorHAnsi"/>
        </w:rPr>
        <w:t>behavioural</w:t>
      </w:r>
      <w:proofErr w:type="spellEnd"/>
      <w:r>
        <w:rPr>
          <w:rFonts w:asciiTheme="majorHAnsi" w:hAnsiTheme="majorHAnsi"/>
        </w:rPr>
        <w:t xml:space="preserve"> data above indicate that</w:t>
      </w:r>
      <w:r w:rsidR="008E6565">
        <w:rPr>
          <w:rFonts w:asciiTheme="majorHAnsi" w:hAnsiTheme="majorHAnsi"/>
        </w:rPr>
        <w:t xml:space="preserve"> </w:t>
      </w:r>
      <w:r>
        <w:rPr>
          <w:rFonts w:asciiTheme="majorHAnsi" w:hAnsiTheme="majorHAnsi"/>
        </w:rPr>
        <w:t>learning</w:t>
      </w:r>
      <w:r w:rsidR="008E6565">
        <w:rPr>
          <w:rFonts w:asciiTheme="majorHAnsi" w:hAnsiTheme="majorHAnsi"/>
        </w:rPr>
        <w:t xml:space="preserve"> from falsification</w:t>
      </w:r>
      <w:r>
        <w:rPr>
          <w:rFonts w:asciiTheme="majorHAnsi" w:hAnsiTheme="majorHAnsi"/>
        </w:rPr>
        <w:t xml:space="preserve"> is particularly weak when the cues are novel and the number of possible hypotheses is large.  To pinpoint the neural locus of this bias, we identified </w:t>
      </w:r>
      <w:proofErr w:type="spellStart"/>
      <w:r>
        <w:rPr>
          <w:rFonts w:asciiTheme="majorHAnsi" w:hAnsiTheme="majorHAnsi"/>
        </w:rPr>
        <w:t>voxels</w:t>
      </w:r>
      <w:proofErr w:type="spellEnd"/>
      <w:r>
        <w:rPr>
          <w:rFonts w:asciiTheme="majorHAnsi" w:hAnsiTheme="majorHAnsi"/>
        </w:rPr>
        <w:t xml:space="preserve">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w:t>
      </w:r>
      <w:proofErr w:type="spellStart"/>
      <w:r>
        <w:rPr>
          <w:rFonts w:asciiTheme="majorHAnsi" w:hAnsiTheme="majorHAnsi"/>
        </w:rPr>
        <w:t>dorsolateral</w:t>
      </w:r>
      <w:proofErr w:type="spellEnd"/>
      <w:r>
        <w:rPr>
          <w:rFonts w:asciiTheme="majorHAnsi" w:hAnsiTheme="majorHAnsi"/>
        </w:rPr>
        <w:t xml:space="preserve"> prefrontal cortex (DLPFC; right peak: </w:t>
      </w:r>
      <w:r w:rsidRPr="00CC1BFE">
        <w:rPr>
          <w:rFonts w:asciiTheme="majorHAnsi" w:hAnsiTheme="majorHAnsi"/>
        </w:rPr>
        <w:t>38</w:t>
      </w:r>
      <w:proofErr w:type="gramStart"/>
      <w:r w:rsidRPr="00CC1BFE">
        <w:rPr>
          <w:rFonts w:asciiTheme="majorHAnsi" w:hAnsiTheme="majorHAnsi"/>
        </w:rPr>
        <w:t>,   8</w:t>
      </w:r>
      <w:proofErr w:type="gramEnd"/>
      <w:r w:rsidRPr="00CC1BFE">
        <w:rPr>
          <w:rFonts w:asciiTheme="majorHAnsi" w:hAnsiTheme="majorHAnsi"/>
        </w:rPr>
        <w:t>,  58</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10.03, p &lt; 1 x 10</w:t>
      </w:r>
      <w:r w:rsidRPr="00CC1BFE">
        <w:rPr>
          <w:rFonts w:asciiTheme="majorHAnsi" w:hAnsiTheme="majorHAnsi"/>
          <w:vertAlign w:val="superscript"/>
        </w:rPr>
        <w:t>-8</w:t>
      </w:r>
      <w:r>
        <w:rPr>
          <w:rFonts w:asciiTheme="majorHAnsi" w:hAnsiTheme="majorHAnsi"/>
        </w:rPr>
        <w:t xml:space="preserve">), the </w:t>
      </w:r>
      <w:proofErr w:type="spellStart"/>
      <w:r>
        <w:rPr>
          <w:rFonts w:asciiTheme="majorHAnsi" w:hAnsiTheme="majorHAnsi"/>
        </w:rPr>
        <w:t>rostrolateral</w:t>
      </w:r>
      <w:proofErr w:type="spellEnd"/>
      <w:r>
        <w:rPr>
          <w:rFonts w:asciiTheme="majorHAnsi" w:hAnsiTheme="majorHAnsi"/>
        </w:rPr>
        <w:t xml:space="preserve"> prefrontal cortex (RLPFC; left</w:t>
      </w:r>
      <w:r w:rsidRPr="008827B1">
        <w:rPr>
          <w:rFonts w:asciiTheme="majorHAnsi" w:hAnsiTheme="majorHAnsi"/>
        </w:rPr>
        <w:t xml:space="preserve"> </w:t>
      </w:r>
      <w:r>
        <w:rPr>
          <w:rFonts w:asciiTheme="majorHAnsi" w:hAnsiTheme="majorHAnsi"/>
        </w:rPr>
        <w:t>peak: -38,   60,  2; t</w:t>
      </w:r>
      <w:r w:rsidRPr="00CC1BFE">
        <w:rPr>
          <w:rFonts w:asciiTheme="majorHAnsi" w:hAnsiTheme="majorHAnsi"/>
          <w:vertAlign w:val="subscript"/>
        </w:rPr>
        <w:t>(17)</w:t>
      </w:r>
      <w:r>
        <w:rPr>
          <w:rFonts w:asciiTheme="majorHAnsi" w:hAnsiTheme="majorHAnsi"/>
        </w:rPr>
        <w:t xml:space="preserve"> = 5.97, p &lt; 1 x 10</w:t>
      </w:r>
      <w:r>
        <w:rPr>
          <w:rFonts w:asciiTheme="majorHAnsi" w:hAnsiTheme="majorHAnsi"/>
          <w:vertAlign w:val="superscript"/>
        </w:rPr>
        <w:t>-5</w:t>
      </w:r>
      <w:r>
        <w:rPr>
          <w:rFonts w:asciiTheme="majorHAnsi" w:hAnsiTheme="majorHAnsi"/>
        </w:rPr>
        <w:t>; right</w:t>
      </w:r>
      <w:r w:rsidRPr="008827B1">
        <w:rPr>
          <w:rFonts w:asciiTheme="majorHAnsi" w:hAnsiTheme="majorHAnsi"/>
        </w:rPr>
        <w:t xml:space="preserve"> </w:t>
      </w:r>
      <w:r>
        <w:rPr>
          <w:rFonts w:asciiTheme="majorHAnsi" w:hAnsiTheme="majorHAnsi"/>
        </w:rPr>
        <w:t xml:space="preserve">peak: </w:t>
      </w:r>
      <w:r w:rsidRPr="00CC1BFE">
        <w:rPr>
          <w:rFonts w:asciiTheme="majorHAnsi" w:hAnsiTheme="majorHAnsi"/>
        </w:rPr>
        <w:t>34,  60,   2</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5.92, p &lt; 1 x 10</w:t>
      </w:r>
      <w:r>
        <w:rPr>
          <w:rFonts w:asciiTheme="majorHAnsi" w:hAnsiTheme="majorHAnsi"/>
          <w:vertAlign w:val="superscript"/>
        </w:rPr>
        <w:t>-5</w:t>
      </w:r>
      <w:r>
        <w:rPr>
          <w:rFonts w:asciiTheme="majorHAnsi" w:hAnsiTheme="majorHAnsi"/>
        </w:rPr>
        <w:t>), and the inferior parietal lobule (IPL) (right peak: 42, -44, 42; t</w:t>
      </w:r>
      <w:r w:rsidRPr="008827B1">
        <w:rPr>
          <w:rFonts w:asciiTheme="majorHAnsi" w:hAnsiTheme="majorHAnsi"/>
          <w:vertAlign w:val="subscript"/>
        </w:rPr>
        <w:t>(17)</w:t>
      </w:r>
      <w:r>
        <w:rPr>
          <w:rFonts w:asciiTheme="majorHAnsi" w:hAnsiTheme="majorHAnsi"/>
        </w:rPr>
        <w:t xml:space="preserve"> = 7.61, p &lt; 1 x 10</w:t>
      </w:r>
      <w:r w:rsidRPr="008827B1">
        <w:rPr>
          <w:rFonts w:asciiTheme="majorHAnsi" w:hAnsiTheme="majorHAnsi"/>
          <w:vertAlign w:val="superscript"/>
        </w:rPr>
        <w:t>-6</w:t>
      </w:r>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F61FC9" w:rsidRPr="00F61FC9">
        <w:rPr>
          <w:rFonts w:asciiTheme="majorHAnsi" w:hAnsiTheme="majorHAnsi"/>
          <w:vertAlign w:val="subscript"/>
        </w:rPr>
        <w:t>(17)</w:t>
      </w:r>
      <w:r w:rsidR="00326838">
        <w:rPr>
          <w:rFonts w:asciiTheme="majorHAnsi" w:hAnsiTheme="majorHAnsi"/>
        </w:rPr>
        <w:t xml:space="preserve"> = 6.3, p &lt; 1 x 10</w:t>
      </w:r>
      <w:r w:rsidR="00F61FC9" w:rsidRPr="00F61FC9">
        <w:rPr>
          <w:rFonts w:asciiTheme="majorHAnsi" w:hAnsiTheme="majorHAnsi"/>
          <w:vertAlign w:val="superscript"/>
        </w:rPr>
        <w:t>-5</w:t>
      </w:r>
      <w:r w:rsidR="00326838">
        <w:rPr>
          <w:rFonts w:asciiTheme="majorHAnsi" w:hAnsiTheme="majorHAnsi"/>
        </w:rPr>
        <w:t>)</w:t>
      </w:r>
      <w:r>
        <w:rPr>
          <w:rFonts w:asciiTheme="majorHAnsi" w:hAnsiTheme="majorHAnsi"/>
        </w:rPr>
        <w:t xml:space="preserve">.  All activations reported here survive whole-brain correction for multiple comparisons using the </w:t>
      </w:r>
      <w:proofErr w:type="spellStart"/>
      <w:r>
        <w:rPr>
          <w:rFonts w:asciiTheme="majorHAnsi" w:hAnsiTheme="majorHAnsi"/>
        </w:rPr>
        <w:t>voxelwise</w:t>
      </w:r>
      <w:proofErr w:type="spellEnd"/>
      <w:r>
        <w:rPr>
          <w:rFonts w:asciiTheme="majorHAnsi" w:hAnsiTheme="majorHAnsi"/>
        </w:rPr>
        <w:t xml:space="preserve"> false discovery rate approach</w:t>
      </w:r>
      <w:r w:rsidR="009563F1">
        <w:rPr>
          <w:rFonts w:asciiTheme="majorHAnsi" w:hAnsiTheme="majorHAnsi"/>
        </w:rPr>
        <w:fldChar w:fldCharType="begin"/>
      </w:r>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9563F1">
        <w:rPr>
          <w:rFonts w:asciiTheme="majorHAnsi" w:hAnsiTheme="majorHAnsi"/>
        </w:rPr>
        <w:fldChar w:fldCharType="separate"/>
      </w:r>
      <w:r w:rsidR="00CF4143" w:rsidRPr="00CF4143">
        <w:rPr>
          <w:rFonts w:asciiTheme="majorHAnsi" w:hAnsiTheme="majorHAnsi"/>
          <w:noProof/>
          <w:vertAlign w:val="superscript"/>
        </w:rPr>
        <w:t>24</w:t>
      </w:r>
      <w:r w:rsidR="009563F1">
        <w:rPr>
          <w:rFonts w:asciiTheme="majorHAnsi" w:hAnsiTheme="majorHAnsi"/>
        </w:rPr>
        <w:fldChar w:fldCharType="end"/>
      </w:r>
      <w:r>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r w:rsidR="0067605A">
        <w:rPr>
          <w:rFonts w:asciiTheme="majorHAnsi" w:hAnsiTheme="majorHAnsi"/>
        </w:rPr>
        <w:t xml:space="preserve">again </w:t>
      </w:r>
      <w:r>
        <w:rPr>
          <w:rFonts w:asciiTheme="majorHAnsi" w:hAnsiTheme="majorHAnsi"/>
        </w:rPr>
        <w:t xml:space="preserve">re-estimated brain activity using a finite impulse response (FIR) filter, allowing us to plot </w:t>
      </w:r>
      <w:proofErr w:type="spellStart"/>
      <w:r>
        <w:rPr>
          <w:rFonts w:asciiTheme="majorHAnsi" w:hAnsiTheme="majorHAnsi"/>
        </w:rPr>
        <w:t>peristimulus</w:t>
      </w:r>
      <w:proofErr w:type="spellEnd"/>
      <w:r>
        <w:rPr>
          <w:rFonts w:asciiTheme="majorHAnsi" w:hAnsiTheme="majorHAnsi"/>
        </w:rPr>
        <w:t xml:space="preserve"> BOLD signals for each condition of the 2 x 2 x 2 design (Fig. 4b).  </w:t>
      </w:r>
      <w:r w:rsidR="00087EA8">
        <w:rPr>
          <w:rFonts w:asciiTheme="majorHAnsi" w:hAnsiTheme="majorHAnsi"/>
        </w:rPr>
        <w:t>In order to ensure independence from previous analyses, we estimated BOLD signals for each participant from a region defined from the remainder of the cohort (</w:t>
      </w:r>
      <w:r w:rsidR="00847281">
        <w:rPr>
          <w:rFonts w:asciiTheme="majorHAnsi" w:hAnsiTheme="majorHAnsi"/>
        </w:rPr>
        <w:t xml:space="preserve">see </w:t>
      </w:r>
      <w:r w:rsidR="00087EA8">
        <w:rPr>
          <w:rFonts w:asciiTheme="majorHAnsi" w:hAnsiTheme="majorHAnsi"/>
        </w:rPr>
        <w:t xml:space="preserve">methods). </w:t>
      </w:r>
      <w:r>
        <w:rPr>
          <w:rFonts w:asciiTheme="majorHAnsi" w:hAnsiTheme="majorHAnsi"/>
        </w:rPr>
        <w:t xml:space="preserve">In each of the regions, for the familiar cues condition BOLD signals initially encoded the choice made by participants (choose target &gt; choose </w:t>
      </w:r>
      <w:proofErr w:type="spellStart"/>
      <w:r>
        <w:rPr>
          <w:rFonts w:asciiTheme="majorHAnsi" w:hAnsiTheme="majorHAnsi"/>
        </w:rPr>
        <w:t>nontarget</w:t>
      </w:r>
      <w:proofErr w:type="spellEnd"/>
      <w:r>
        <w:rPr>
          <w:rFonts w:asciiTheme="majorHAnsi" w:hAnsiTheme="majorHAnsi"/>
        </w:rPr>
        <w:t xml:space="preserve">) and then later encoded the feedback received (error &gt; correct).  These observations were qualified by reliable stimulus x feedback interactions (i.e. main effect of choice, target vs. </w:t>
      </w:r>
      <w:proofErr w:type="spellStart"/>
      <w:r>
        <w:rPr>
          <w:rFonts w:asciiTheme="majorHAnsi" w:hAnsiTheme="majorHAnsi"/>
        </w:rPr>
        <w:t>nontarget</w:t>
      </w:r>
      <w:proofErr w:type="spellEnd"/>
      <w:r>
        <w:rPr>
          <w:rFonts w:asciiTheme="majorHAnsi" w:hAnsiTheme="majorHAnsi"/>
        </w:rPr>
        <w:t xml:space="preserve">) in an early time window at ~6-8s post-stimulus (IPL: </w:t>
      </w:r>
      <w:proofErr w:type="gramStart"/>
      <w:r>
        <w:rPr>
          <w:rFonts w:asciiTheme="majorHAnsi" w:hAnsiTheme="majorHAnsi"/>
        </w:rPr>
        <w:t>F</w:t>
      </w:r>
      <w:r w:rsidRPr="00193D10">
        <w:rPr>
          <w:rFonts w:asciiTheme="majorHAnsi" w:hAnsiTheme="majorHAnsi"/>
          <w:vertAlign w:val="subscript"/>
        </w:rPr>
        <w:t>(</w:t>
      </w:r>
      <w:proofErr w:type="gramEnd"/>
      <w:r w:rsidRPr="00193D10">
        <w:rPr>
          <w:rFonts w:asciiTheme="majorHAnsi" w:hAnsiTheme="majorHAnsi"/>
          <w:vertAlign w:val="subscript"/>
        </w:rPr>
        <w:t>1,17)</w:t>
      </w:r>
      <w:r>
        <w:rPr>
          <w:rFonts w:asciiTheme="majorHAnsi" w:hAnsiTheme="majorHAnsi"/>
        </w:rPr>
        <w:t xml:space="preserve"> = </w:t>
      </w:r>
      <w:r w:rsidR="00326838">
        <w:rPr>
          <w:rFonts w:asciiTheme="majorHAnsi" w:hAnsiTheme="majorHAnsi"/>
        </w:rPr>
        <w:t>26</w:t>
      </w:r>
      <w:r>
        <w:rPr>
          <w:rFonts w:asciiTheme="majorHAnsi" w:hAnsiTheme="majorHAnsi"/>
        </w:rPr>
        <w:t>.</w:t>
      </w:r>
      <w:r w:rsidR="00326838">
        <w:rPr>
          <w:rFonts w:asciiTheme="majorHAnsi" w:hAnsiTheme="majorHAnsi"/>
        </w:rPr>
        <w:t>7</w:t>
      </w:r>
      <w:r>
        <w:rPr>
          <w:rFonts w:asciiTheme="majorHAnsi" w:hAnsiTheme="majorHAnsi"/>
        </w:rPr>
        <w:t>, p &lt; 0.0001; RLPFC: F</w:t>
      </w:r>
      <w:r w:rsidRPr="00193D10">
        <w:rPr>
          <w:rFonts w:asciiTheme="majorHAnsi" w:hAnsiTheme="majorHAnsi"/>
          <w:vertAlign w:val="subscript"/>
        </w:rPr>
        <w:t>(1,17)</w:t>
      </w:r>
      <w:r>
        <w:rPr>
          <w:rFonts w:asciiTheme="majorHAnsi" w:hAnsiTheme="majorHAnsi"/>
        </w:rPr>
        <w:t xml:space="preserve"> = </w:t>
      </w:r>
      <w:r w:rsidR="00480151">
        <w:rPr>
          <w:rFonts w:asciiTheme="majorHAnsi" w:hAnsiTheme="majorHAnsi"/>
        </w:rPr>
        <w:t>9.3</w:t>
      </w:r>
      <w:r>
        <w:rPr>
          <w:rFonts w:asciiTheme="majorHAnsi" w:hAnsiTheme="majorHAnsi"/>
        </w:rPr>
        <w:t>, p &lt; 0.00</w:t>
      </w:r>
      <w:r w:rsidR="00480151">
        <w:rPr>
          <w:rFonts w:asciiTheme="majorHAnsi" w:hAnsiTheme="majorHAnsi"/>
        </w:rPr>
        <w:t>8</w:t>
      </w:r>
      <w:r>
        <w:rPr>
          <w:rFonts w:asciiTheme="majorHAnsi" w:hAnsiTheme="majorHAnsi"/>
        </w:rPr>
        <w:t xml:space="preserve">), accompanied by a </w:t>
      </w:r>
      <w:proofErr w:type="spellStart"/>
      <w:r>
        <w:rPr>
          <w:rFonts w:asciiTheme="majorHAnsi" w:hAnsiTheme="majorHAnsi"/>
        </w:rPr>
        <w:t>nonsignificant</w:t>
      </w:r>
      <w:proofErr w:type="spellEnd"/>
      <w:r>
        <w:rPr>
          <w:rFonts w:asciiTheme="majorHAnsi" w:hAnsiTheme="majorHAnsi"/>
        </w:rPr>
        <w:t xml:space="preserve">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r w:rsidR="00326838">
        <w:rPr>
          <w:rFonts w:asciiTheme="majorHAnsi" w:hAnsiTheme="majorHAnsi"/>
        </w:rPr>
        <w:t>27.8</w:t>
      </w:r>
      <w:r>
        <w:rPr>
          <w:rFonts w:asciiTheme="majorHAnsi" w:hAnsiTheme="majorHAnsi"/>
        </w:rPr>
        <w:t>, p &lt; 1 x 10</w:t>
      </w:r>
      <w:r w:rsidRPr="00FA64F9">
        <w:rPr>
          <w:rFonts w:asciiTheme="majorHAnsi" w:hAnsiTheme="majorHAnsi"/>
          <w:vertAlign w:val="superscript"/>
        </w:rPr>
        <w:t>-</w:t>
      </w:r>
      <w:r w:rsidR="00326838">
        <w:rPr>
          <w:rFonts w:asciiTheme="majorHAnsi" w:hAnsiTheme="majorHAnsi"/>
          <w:vertAlign w:val="superscript"/>
        </w:rPr>
        <w:t>4</w:t>
      </w:r>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r w:rsidR="00847281">
        <w:rPr>
          <w:rFonts w:asciiTheme="majorHAnsi" w:hAnsiTheme="majorHAnsi"/>
        </w:rPr>
        <w:t>25.4</w:t>
      </w:r>
      <w:r>
        <w:rPr>
          <w:rFonts w:asciiTheme="majorHAnsi" w:hAnsiTheme="majorHAnsi"/>
        </w:rPr>
        <w:t>, p &lt; 1 x 10</w:t>
      </w:r>
      <w:r w:rsidRPr="00FA64F9">
        <w:rPr>
          <w:rFonts w:asciiTheme="majorHAnsi" w:hAnsiTheme="majorHAnsi"/>
          <w:vertAlign w:val="superscript"/>
        </w:rPr>
        <w:t>-</w:t>
      </w:r>
      <w:r w:rsidR="00847281">
        <w:rPr>
          <w:rFonts w:asciiTheme="majorHAnsi" w:hAnsiTheme="majorHAnsi"/>
          <w:vertAlign w:val="superscript"/>
        </w:rPr>
        <w:t>4</w:t>
      </w:r>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r w:rsidR="00480151">
        <w:rPr>
          <w:rFonts w:asciiTheme="majorHAnsi" w:hAnsiTheme="majorHAnsi"/>
        </w:rPr>
        <w:t>10.7</w:t>
      </w:r>
      <w:r>
        <w:rPr>
          <w:rFonts w:asciiTheme="majorHAnsi" w:hAnsiTheme="majorHAnsi"/>
        </w:rPr>
        <w:t>, p &lt;</w:t>
      </w:r>
      <w:r w:rsidR="00480151">
        <w:rPr>
          <w:rFonts w:asciiTheme="majorHAnsi" w:hAnsiTheme="majorHAnsi"/>
          <w:vertAlign w:val="superscript"/>
        </w:rPr>
        <w:t xml:space="preserve"> </w:t>
      </w:r>
      <w:r w:rsidR="00480151">
        <w:rPr>
          <w:rFonts w:asciiTheme="majorHAnsi" w:hAnsiTheme="majorHAnsi"/>
        </w:rPr>
        <w:t>0.006</w:t>
      </w:r>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7411C0">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r w:rsidR="007411C0">
        <w:rPr>
          <w:rFonts w:asciiTheme="majorHAnsi" w:hAnsiTheme="majorHAnsi"/>
        </w:rPr>
        <w:t xml:space="preserve">   </w:t>
      </w:r>
      <w:r>
        <w:rPr>
          <w:rFonts w:asciiTheme="majorHAnsi" w:hAnsiTheme="majorHAnsi"/>
        </w:rPr>
        <w:t xml:space="preserve">According to reinforcement learning models, the relative brain response evoked by positive and negative feedback provides an index the effectiveness of learning in a given condition.  </w:t>
      </w:r>
      <w:r w:rsidR="007411C0">
        <w:rPr>
          <w:rFonts w:asciiTheme="majorHAnsi" w:hAnsiTheme="majorHAnsi"/>
        </w:rPr>
        <w:t>The analysis above allowed us to explicitly compare the BOLD response for error and correct trials</w:t>
      </w:r>
      <w:r w:rsidR="00197E48">
        <w:rPr>
          <w:rFonts w:asciiTheme="majorHAnsi" w:hAnsiTheme="majorHAnsi"/>
        </w:rPr>
        <w:t xml:space="preserve"> </w:t>
      </w:r>
      <w:r>
        <w:rPr>
          <w:rFonts w:asciiTheme="majorHAnsi" w:hAnsiTheme="majorHAnsi"/>
        </w:rPr>
        <w:t xml:space="preserve">for each combination of stimulus (target, </w:t>
      </w:r>
      <w:proofErr w:type="spellStart"/>
      <w:r>
        <w:rPr>
          <w:rFonts w:asciiTheme="majorHAnsi" w:hAnsiTheme="majorHAnsi"/>
        </w:rPr>
        <w:t>nontarget</w:t>
      </w:r>
      <w:proofErr w:type="spellEnd"/>
      <w:r>
        <w:rPr>
          <w:rFonts w:asciiTheme="majorHAnsi" w:hAnsiTheme="majorHAnsi"/>
        </w:rPr>
        <w:t>) and cue (familiar, novel)</w:t>
      </w:r>
      <w:r w:rsidR="00C15B47">
        <w:rPr>
          <w:rFonts w:asciiTheme="majorHAnsi" w:hAnsiTheme="majorHAnsi"/>
        </w:rPr>
        <w:t xml:space="preserve"> (Fig. 4c</w:t>
      </w:r>
      <w:r w:rsidR="0067605A">
        <w:rPr>
          <w:rFonts w:asciiTheme="majorHAnsi" w:hAnsiTheme="majorHAnsi"/>
        </w:rPr>
        <w:t>)</w:t>
      </w:r>
      <w:r w:rsidR="00A860B7">
        <w:rPr>
          <w:rFonts w:asciiTheme="majorHAnsi" w:hAnsiTheme="majorHAnsi"/>
        </w:rPr>
        <w:t xml:space="preserve">. </w:t>
      </w:r>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r w:rsidR="00847281">
        <w:rPr>
          <w:rFonts w:asciiTheme="majorHAnsi" w:hAnsiTheme="majorHAnsi"/>
        </w:rPr>
        <w:t>41</w:t>
      </w:r>
      <w:r>
        <w:rPr>
          <w:rFonts w:asciiTheme="majorHAnsi" w:hAnsiTheme="majorHAnsi"/>
        </w:rPr>
        <w:t>; IPL p = 0.</w:t>
      </w:r>
      <w:r w:rsidR="00271E10">
        <w:rPr>
          <w:rFonts w:asciiTheme="majorHAnsi" w:hAnsiTheme="majorHAnsi"/>
        </w:rPr>
        <w:t>08</w:t>
      </w:r>
      <w:r>
        <w:rPr>
          <w:rFonts w:asciiTheme="majorHAnsi" w:hAnsiTheme="majorHAnsi"/>
        </w:rPr>
        <w:t>), although this effect did reach significance in the RLPFC (</w:t>
      </w:r>
      <w:proofErr w:type="gramStart"/>
      <w:r>
        <w:rPr>
          <w:rFonts w:asciiTheme="majorHAnsi" w:hAnsiTheme="majorHAnsi"/>
        </w:rPr>
        <w:t>F</w:t>
      </w:r>
      <w:r w:rsidRPr="00BB1D5A">
        <w:rPr>
          <w:rFonts w:asciiTheme="majorHAnsi" w:hAnsiTheme="majorHAnsi"/>
          <w:vertAlign w:val="subscript"/>
        </w:rPr>
        <w:t>(</w:t>
      </w:r>
      <w:proofErr w:type="gramEnd"/>
      <w:r w:rsidRPr="00BB1D5A">
        <w:rPr>
          <w:rFonts w:asciiTheme="majorHAnsi" w:hAnsiTheme="majorHAnsi"/>
          <w:vertAlign w:val="subscript"/>
        </w:rPr>
        <w:t>5,83)</w:t>
      </w:r>
      <w:r>
        <w:rPr>
          <w:rFonts w:asciiTheme="majorHAnsi" w:hAnsiTheme="majorHAnsi"/>
        </w:rPr>
        <w:t xml:space="preserve"> = 2.</w:t>
      </w:r>
      <w:r w:rsidR="00480151">
        <w:rPr>
          <w:rFonts w:asciiTheme="majorHAnsi" w:hAnsiTheme="majorHAnsi"/>
        </w:rPr>
        <w:t>8</w:t>
      </w:r>
      <w:r>
        <w:rPr>
          <w:rFonts w:asciiTheme="majorHAnsi" w:hAnsiTheme="majorHAnsi"/>
        </w:rPr>
        <w:t>, p &lt; 0.0</w:t>
      </w:r>
      <w:r w:rsidR="00480151">
        <w:rPr>
          <w:rFonts w:asciiTheme="majorHAnsi" w:hAnsiTheme="majorHAnsi"/>
        </w:rPr>
        <w:t>3</w:t>
      </w:r>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xml:space="preserve">, the error-correct signal diverged strongly from zero for familiar but not for novel cues (time x cues interaction for </w:t>
      </w:r>
      <w:proofErr w:type="spellStart"/>
      <w:r>
        <w:rPr>
          <w:rFonts w:asciiTheme="majorHAnsi" w:hAnsiTheme="majorHAnsi"/>
        </w:rPr>
        <w:t>nontargets</w:t>
      </w:r>
      <w:proofErr w:type="spellEnd"/>
      <w:r>
        <w:rPr>
          <w:rFonts w:asciiTheme="majorHAnsi" w:hAnsiTheme="majorHAnsi"/>
        </w:rPr>
        <w:t xml:space="preserve">: DLPFC, </w:t>
      </w:r>
      <w:proofErr w:type="gramStart"/>
      <w:r>
        <w:rPr>
          <w:rFonts w:asciiTheme="majorHAnsi" w:hAnsiTheme="majorHAnsi"/>
        </w:rPr>
        <w:t>F</w:t>
      </w:r>
      <w:r w:rsidRPr="00C76647">
        <w:rPr>
          <w:rFonts w:asciiTheme="majorHAnsi" w:hAnsiTheme="majorHAnsi"/>
          <w:vertAlign w:val="subscript"/>
        </w:rPr>
        <w:t>(</w:t>
      </w:r>
      <w:proofErr w:type="gramEnd"/>
      <w:r w:rsidR="00847281">
        <w:rPr>
          <w:rFonts w:asciiTheme="majorHAnsi" w:hAnsiTheme="majorHAnsi"/>
          <w:vertAlign w:val="subscript"/>
        </w:rPr>
        <w:t>5,81</w:t>
      </w:r>
      <w:r w:rsidRPr="00C76647">
        <w:rPr>
          <w:rFonts w:asciiTheme="majorHAnsi" w:hAnsiTheme="majorHAnsi"/>
          <w:vertAlign w:val="subscript"/>
        </w:rPr>
        <w:t>)</w:t>
      </w:r>
      <w:r>
        <w:rPr>
          <w:rFonts w:asciiTheme="majorHAnsi" w:hAnsiTheme="majorHAnsi"/>
        </w:rPr>
        <w:t xml:space="preserve"> = </w:t>
      </w:r>
      <w:r w:rsidR="00847281">
        <w:rPr>
          <w:rFonts w:asciiTheme="majorHAnsi" w:hAnsiTheme="majorHAnsi"/>
        </w:rPr>
        <w:t>7.3</w:t>
      </w:r>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r w:rsidR="00647BBC">
        <w:rPr>
          <w:rFonts w:asciiTheme="majorHAnsi" w:hAnsiTheme="majorHAnsi"/>
          <w:vertAlign w:val="subscript"/>
        </w:rPr>
        <w:t>2</w:t>
      </w:r>
      <w:r w:rsidRPr="00C76647">
        <w:rPr>
          <w:rFonts w:asciiTheme="majorHAnsi" w:hAnsiTheme="majorHAnsi"/>
          <w:vertAlign w:val="subscript"/>
        </w:rPr>
        <w:t>)</w:t>
      </w:r>
      <w:r>
        <w:rPr>
          <w:rFonts w:asciiTheme="majorHAnsi" w:hAnsiTheme="majorHAnsi"/>
        </w:rPr>
        <w:t xml:space="preserve"> = </w:t>
      </w:r>
      <w:r w:rsidR="00271E10">
        <w:rPr>
          <w:rFonts w:asciiTheme="majorHAnsi" w:hAnsiTheme="majorHAnsi"/>
        </w:rPr>
        <w:t>4.3,</w:t>
      </w:r>
      <w:r>
        <w:rPr>
          <w:rFonts w:asciiTheme="majorHAnsi" w:hAnsiTheme="majorHAnsi"/>
        </w:rPr>
        <w:t xml:space="preserve"> p &lt; 0.00</w:t>
      </w:r>
      <w:r w:rsidR="00271E10">
        <w:rPr>
          <w:rFonts w:asciiTheme="majorHAnsi" w:hAnsiTheme="majorHAnsi"/>
        </w:rPr>
        <w:t>3</w:t>
      </w:r>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r w:rsidR="00480151">
        <w:rPr>
          <w:rFonts w:asciiTheme="majorHAnsi" w:hAnsiTheme="majorHAnsi"/>
        </w:rPr>
        <w:t>9</w:t>
      </w:r>
      <w:r>
        <w:rPr>
          <w:rFonts w:asciiTheme="majorHAnsi" w:hAnsiTheme="majorHAnsi"/>
        </w:rPr>
        <w:t xml:space="preserve">,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w:t>
      </w:r>
      <w:proofErr w:type="spellStart"/>
      <w:r>
        <w:rPr>
          <w:rFonts w:asciiTheme="majorHAnsi" w:hAnsiTheme="majorHAnsi"/>
        </w:rPr>
        <w:t>nontargets</w:t>
      </w:r>
      <w:proofErr w:type="spellEnd"/>
      <w:r>
        <w:rPr>
          <w:rFonts w:asciiTheme="majorHAnsi" w:hAnsiTheme="majorHAnsi"/>
        </w:rPr>
        <w:t xml:space="preserve"> were stronger for familiar than novel cues.  This is consistent with the finding from </w:t>
      </w:r>
      <w:proofErr w:type="spellStart"/>
      <w:r>
        <w:rPr>
          <w:rFonts w:asciiTheme="majorHAnsi" w:hAnsiTheme="majorHAnsi"/>
        </w:rPr>
        <w:t>behaviour</w:t>
      </w:r>
      <w:proofErr w:type="spellEnd"/>
      <w:r>
        <w:rPr>
          <w:rFonts w:asciiTheme="majorHAnsi" w:hAnsiTheme="majorHAnsi"/>
        </w:rPr>
        <w:t xml:space="preserve"> that learning from </w:t>
      </w:r>
      <w:proofErr w:type="spellStart"/>
      <w:r>
        <w:rPr>
          <w:rFonts w:asciiTheme="majorHAnsi" w:hAnsiTheme="majorHAnsi"/>
        </w:rPr>
        <w:t>nontargets</w:t>
      </w:r>
      <w:proofErr w:type="spellEnd"/>
      <w:r>
        <w:rPr>
          <w:rFonts w:asciiTheme="majorHAnsi" w:hAnsiTheme="majorHAnsi"/>
        </w:rPr>
        <w:t xml:space="preserve"> is specifically dampened when the cues are novel and capacity is stretched to the limit.</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w:t>
      </w:r>
      <w:proofErr w:type="spellStart"/>
      <w:r w:rsidR="00A2125F">
        <w:rPr>
          <w:rFonts w:asciiTheme="majorHAnsi" w:hAnsiTheme="majorHAnsi"/>
        </w:rPr>
        <w:t>generalise</w:t>
      </w:r>
      <w:proofErr w:type="spellEnd"/>
      <w:r w:rsidR="00A2125F">
        <w:rPr>
          <w:rFonts w:asciiTheme="majorHAnsi" w:hAnsiTheme="majorHAnsi"/>
        </w:rPr>
        <w:t xml:space="preserv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w:t>
      </w:r>
      <w:proofErr w:type="spellStart"/>
      <w:r>
        <w:rPr>
          <w:rFonts w:asciiTheme="majorHAnsi" w:hAnsiTheme="majorHAnsi"/>
        </w:rPr>
        <w:t>generalisation</w:t>
      </w:r>
      <w:proofErr w:type="spellEnd"/>
      <w:r>
        <w:rPr>
          <w:rFonts w:asciiTheme="majorHAnsi" w:hAnsiTheme="majorHAnsi"/>
        </w:rPr>
        <w:t>’)</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9563F1">
        <w:rPr>
          <w:rFonts w:asciiTheme="majorHAnsi" w:hAnsiTheme="majorHAnsi"/>
        </w:rPr>
        <w:fldChar w:fldCharType="begin"/>
      </w:r>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9563F1">
        <w:rPr>
          <w:rFonts w:asciiTheme="majorHAnsi" w:hAnsiTheme="majorHAnsi"/>
        </w:rPr>
        <w:fldChar w:fldCharType="separate"/>
      </w:r>
      <w:r w:rsidR="00393D88" w:rsidRPr="00393D88">
        <w:rPr>
          <w:rFonts w:asciiTheme="majorHAnsi" w:hAnsiTheme="majorHAnsi"/>
          <w:noProof/>
          <w:vertAlign w:val="superscript"/>
        </w:rPr>
        <w:t>5</w:t>
      </w:r>
      <w:r w:rsidR="009563F1">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r w:rsidR="002838B0">
        <w:rPr>
          <w:rFonts w:asciiTheme="majorHAnsi" w:hAnsiTheme="majorHAnsi"/>
        </w:rPr>
        <w:t>confirms</w:t>
      </w:r>
      <w:r w:rsidR="00A2125F">
        <w:rPr>
          <w:rFonts w:asciiTheme="majorHAnsi" w:hAnsiTheme="majorHAnsi"/>
        </w:rPr>
        <w:t xml:space="preserve">, rather than </w:t>
      </w:r>
      <w:r w:rsidR="002838B0">
        <w:rPr>
          <w:rFonts w:asciiTheme="majorHAnsi" w:hAnsiTheme="majorHAnsi"/>
        </w:rPr>
        <w:t>disconfirms</w:t>
      </w:r>
      <w:r w:rsidR="00A2125F">
        <w:rPr>
          <w:rFonts w:asciiTheme="majorHAnsi" w:hAnsiTheme="majorHAnsi"/>
        </w:rPr>
        <w:t>, a currently-entertained hypothesis</w:t>
      </w:r>
      <w:r w:rsidR="009563F1">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563F1">
        <w:rPr>
          <w:rFonts w:asciiTheme="majorHAnsi" w:hAnsiTheme="majorHAnsi"/>
        </w:rPr>
        <w:fldChar w:fldCharType="separate"/>
      </w:r>
      <w:r w:rsidR="00F61FC9" w:rsidRPr="00F61FC9">
        <w:rPr>
          <w:rFonts w:asciiTheme="majorHAnsi" w:hAnsiTheme="majorHAnsi"/>
          <w:noProof/>
          <w:vertAlign w:val="superscript"/>
        </w:rPr>
        <w:t>17</w:t>
      </w:r>
      <w:r w:rsidR="009563F1">
        <w:rPr>
          <w:rFonts w:asciiTheme="majorHAnsi" w:hAnsiTheme="majorHAnsi"/>
        </w:rPr>
        <w:fldChar w:fldCharType="end"/>
      </w:r>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w:t>
      </w:r>
      <w:proofErr w:type="gramStart"/>
      <w:r w:rsidR="000D353B">
        <w:rPr>
          <w:rFonts w:asciiTheme="majorHAnsi" w:hAnsiTheme="majorHAnsi"/>
        </w:rPr>
        <w:t>currently-</w:t>
      </w:r>
      <w:proofErr w:type="spellStart"/>
      <w:r w:rsidR="000D353B">
        <w:rPr>
          <w:rFonts w:asciiTheme="majorHAnsi" w:hAnsiTheme="majorHAnsi"/>
        </w:rPr>
        <w:t>favoured</w:t>
      </w:r>
      <w:proofErr w:type="spellEnd"/>
      <w:proofErr w:type="gramEnd"/>
      <w:r w:rsidR="000D353B">
        <w:rPr>
          <w:rFonts w:asciiTheme="majorHAnsi" w:hAnsiTheme="majorHAnsi"/>
        </w:rPr>
        <w:t xml:space="preserve"> hypothesis.  Excessively </w:t>
      </w:r>
      <w:r w:rsidR="00440BDF">
        <w:rPr>
          <w:rFonts w:asciiTheme="majorHAnsi" w:hAnsiTheme="majorHAnsi"/>
        </w:rPr>
        <w:t xml:space="preserve">reliance on verification in </w:t>
      </w:r>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9563F1">
        <w:rPr>
          <w:rFonts w:asciiTheme="majorHAnsi" w:hAnsiTheme="majorHAnsi"/>
        </w:rPr>
        <w:fldChar w:fldCharType="begin"/>
      </w:r>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9563F1">
        <w:rPr>
          <w:rFonts w:asciiTheme="majorHAnsi" w:hAnsiTheme="majorHAnsi"/>
        </w:rPr>
        <w:fldChar w:fldCharType="separate"/>
      </w:r>
      <w:r w:rsidR="00CF4143" w:rsidRPr="00CF4143">
        <w:rPr>
          <w:rFonts w:asciiTheme="majorHAnsi" w:hAnsiTheme="majorHAnsi"/>
          <w:noProof/>
          <w:vertAlign w:val="superscript"/>
        </w:rPr>
        <w:t>25</w:t>
      </w:r>
      <w:r w:rsidR="009563F1">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9563F1">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563F1">
        <w:rPr>
          <w:rFonts w:asciiTheme="majorHAnsi" w:hAnsiTheme="majorHAnsi"/>
        </w:rPr>
        <w:fldChar w:fldCharType="separate"/>
      </w:r>
      <w:r w:rsidR="00761DEB" w:rsidRPr="00761DEB">
        <w:rPr>
          <w:rFonts w:asciiTheme="majorHAnsi" w:hAnsiTheme="majorHAnsi"/>
          <w:noProof/>
          <w:vertAlign w:val="superscript"/>
        </w:rPr>
        <w:t>17</w:t>
      </w:r>
      <w:r w:rsidR="009563F1">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r w:rsidR="00022063">
        <w:rPr>
          <w:rFonts w:asciiTheme="majorHAnsi" w:hAnsiTheme="majorHAnsi"/>
        </w:rPr>
        <w:t>a bias to learn from verification</w:t>
      </w:r>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proofErr w:type="spellStart"/>
      <w:r w:rsidR="00440BDF">
        <w:rPr>
          <w:rFonts w:asciiTheme="majorHAnsi" w:hAnsiTheme="majorHAnsi"/>
        </w:rPr>
        <w:t>falsificatory</w:t>
      </w:r>
      <w:proofErr w:type="spellEnd"/>
      <w:r w:rsidR="00440BDF">
        <w:rPr>
          <w:rFonts w:asciiTheme="majorHAnsi" w:hAnsiTheme="majorHAnsi"/>
        </w:rPr>
        <w:t xml:space="preserve"> </w:t>
      </w:r>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w:t>
      </w:r>
      <w:proofErr w:type="spellStart"/>
      <w:r w:rsidR="00BB483E">
        <w:rPr>
          <w:rFonts w:asciiTheme="majorHAnsi" w:hAnsiTheme="majorHAnsi"/>
        </w:rPr>
        <w:t>modelled</w:t>
      </w:r>
      <w:proofErr w:type="spellEnd"/>
      <w:r w:rsidR="00BB483E">
        <w:rPr>
          <w:rFonts w:asciiTheme="majorHAnsi" w:hAnsiTheme="majorHAnsi"/>
        </w:rPr>
        <w:t xml:space="preserve">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9563F1">
        <w:rPr>
          <w:rFonts w:asciiTheme="majorHAnsi" w:hAnsiTheme="majorHAnsi"/>
        </w:rPr>
        <w:fldChar w:fldCharType="begin"/>
      </w:r>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9563F1">
        <w:rPr>
          <w:rFonts w:asciiTheme="majorHAnsi" w:hAnsiTheme="majorHAnsi"/>
        </w:rPr>
        <w:fldChar w:fldCharType="separate"/>
      </w:r>
      <w:r w:rsidR="00CF4143" w:rsidRPr="00CF4143">
        <w:rPr>
          <w:rFonts w:asciiTheme="majorHAnsi" w:hAnsiTheme="majorHAnsi"/>
          <w:noProof/>
          <w:vertAlign w:val="superscript"/>
        </w:rPr>
        <w:t>26</w:t>
      </w:r>
      <w:r w:rsidR="009563F1">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9563F1">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CF4143" w:rsidRPr="00CF4143">
        <w:rPr>
          <w:rFonts w:asciiTheme="majorHAnsi" w:hAnsiTheme="majorHAnsi"/>
          <w:noProof/>
          <w:vertAlign w:val="superscript"/>
        </w:rPr>
        <w:t>11,27</w:t>
      </w:r>
      <w:r w:rsidR="009563F1">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proofErr w:type="spellStart"/>
      <w:r w:rsidR="00F40E44">
        <w:rPr>
          <w:rFonts w:asciiTheme="majorHAnsi" w:hAnsiTheme="majorHAnsi"/>
        </w:rPr>
        <w:t>verificatory</w:t>
      </w:r>
      <w:proofErr w:type="spellEnd"/>
      <w:r w:rsidR="00F40E44">
        <w:rPr>
          <w:rFonts w:asciiTheme="majorHAnsi" w:hAnsiTheme="majorHAnsi"/>
        </w:rPr>
        <w:t xml:space="preserve"> </w:t>
      </w:r>
      <w:r w:rsidR="00C31FB2">
        <w:rPr>
          <w:rFonts w:asciiTheme="majorHAnsi" w:hAnsiTheme="majorHAnsi"/>
        </w:rPr>
        <w:t xml:space="preserve">and </w:t>
      </w:r>
      <w:proofErr w:type="spellStart"/>
      <w:r w:rsidR="00F40E44">
        <w:rPr>
          <w:rFonts w:asciiTheme="majorHAnsi" w:hAnsiTheme="majorHAnsi"/>
        </w:rPr>
        <w:t>falsificatory</w:t>
      </w:r>
      <w:proofErr w:type="spellEnd"/>
      <w:r w:rsidR="00F40E44">
        <w:rPr>
          <w:rFonts w:asciiTheme="majorHAnsi" w:hAnsiTheme="majorHAnsi"/>
        </w:rPr>
        <w:t xml:space="preserve"> </w:t>
      </w:r>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rFonts w:asciiTheme="majorHAnsi" w:hAnsiTheme="majorHAnsi"/>
        </w:rPr>
      </w:pPr>
      <w:r>
        <w:rPr>
          <w:rFonts w:asciiTheme="majorHAnsi" w:hAnsiTheme="majorHAnsi"/>
        </w:rPr>
        <w:t xml:space="preserve">Humans performed </w:t>
      </w:r>
      <w:proofErr w:type="spellStart"/>
      <w:r>
        <w:rPr>
          <w:rFonts w:asciiTheme="majorHAnsi" w:hAnsiTheme="majorHAnsi"/>
        </w:rPr>
        <w:t>suboptimally</w:t>
      </w:r>
      <w:proofErr w:type="spellEnd"/>
      <w:r>
        <w:rPr>
          <w:rFonts w:asciiTheme="majorHAnsi" w:hAnsiTheme="majorHAnsi"/>
        </w:rPr>
        <w:t xml:space="preserve"> on the task</w:t>
      </w:r>
      <w:r w:rsidR="00440BDF">
        <w:rPr>
          <w:rFonts w:asciiTheme="majorHAnsi" w:hAnsiTheme="majorHAnsi"/>
        </w:rPr>
        <w:t xml:space="preserve">, </w:t>
      </w:r>
      <w:r>
        <w:rPr>
          <w:rFonts w:asciiTheme="majorHAnsi" w:hAnsiTheme="majorHAnsi"/>
        </w:rPr>
        <w:t>exhib</w:t>
      </w:r>
      <w:r w:rsidR="00761DEB">
        <w:rPr>
          <w:rFonts w:asciiTheme="majorHAnsi" w:hAnsiTheme="majorHAnsi"/>
        </w:rPr>
        <w:t>it</w:t>
      </w:r>
      <w:r w:rsidR="00440BDF">
        <w:rPr>
          <w:rFonts w:asciiTheme="majorHAnsi" w:hAnsiTheme="majorHAnsi"/>
        </w:rPr>
        <w:t>ing</w:t>
      </w:r>
      <w:r w:rsidR="00761DEB">
        <w:rPr>
          <w:rFonts w:asciiTheme="majorHAnsi" w:hAnsiTheme="majorHAnsi"/>
        </w:rPr>
        <w:t xml:space="preserve"> a bias towards learning</w:t>
      </w:r>
      <w:r>
        <w:rPr>
          <w:rFonts w:asciiTheme="majorHAnsi" w:hAnsiTheme="majorHAnsi"/>
        </w:rPr>
        <w:t xml:space="preserve"> </w:t>
      </w:r>
      <w:r w:rsidR="00440BDF">
        <w:rPr>
          <w:rFonts w:asciiTheme="majorHAnsi" w:hAnsiTheme="majorHAnsi"/>
        </w:rPr>
        <w:t>from verification</w:t>
      </w:r>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proofErr w:type="spellStart"/>
      <w:r w:rsidR="00440BDF">
        <w:rPr>
          <w:rFonts w:asciiTheme="majorHAnsi" w:hAnsiTheme="majorHAnsi"/>
        </w:rPr>
        <w:t>falsificatory</w:t>
      </w:r>
      <w:proofErr w:type="spellEnd"/>
      <w:r w:rsidR="00440BDF">
        <w:rPr>
          <w:rFonts w:asciiTheme="majorHAnsi" w:hAnsiTheme="majorHAnsi"/>
        </w:rPr>
        <w:t xml:space="preserve"> </w:t>
      </w:r>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w:t>
      </w:r>
      <w:proofErr w:type="gramStart"/>
      <w:r>
        <w:rPr>
          <w:rFonts w:asciiTheme="majorHAnsi" w:hAnsiTheme="majorHAnsi"/>
        </w:rPr>
        <w:t xml:space="preserve">suboptimal performance was driven by </w:t>
      </w:r>
      <w:r w:rsidR="007139EB">
        <w:rPr>
          <w:rFonts w:asciiTheme="majorHAnsi" w:hAnsiTheme="majorHAnsi"/>
        </w:rPr>
        <w:t>steeper learning</w:t>
      </w:r>
      <w:proofErr w:type="gramEnd"/>
      <w:r w:rsidR="007139EB">
        <w:rPr>
          <w:rFonts w:asciiTheme="majorHAnsi" w:hAnsiTheme="majorHAnsi"/>
        </w:rPr>
        <w:t xml:space="preserve">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w:t>
      </w:r>
      <w:proofErr w:type="spellStart"/>
      <w:r w:rsidR="00997524">
        <w:rPr>
          <w:rFonts w:asciiTheme="majorHAnsi" w:hAnsiTheme="majorHAnsi"/>
        </w:rPr>
        <w:t>characterised</w:t>
      </w:r>
      <w:proofErr w:type="spellEnd"/>
      <w:r w:rsidR="00997524">
        <w:rPr>
          <w:rFonts w:asciiTheme="majorHAnsi" w:hAnsiTheme="majorHAnsi"/>
        </w:rPr>
        <w:t xml:space="preserve">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r w:rsidR="00440BDF">
        <w:rPr>
          <w:rFonts w:asciiTheme="majorHAnsi" w:hAnsiTheme="majorHAnsi"/>
        </w:rPr>
        <w:t>verification</w:t>
      </w:r>
      <w:r w:rsidR="00997524">
        <w:rPr>
          <w:rFonts w:asciiTheme="majorHAnsi" w:hAnsiTheme="majorHAnsi"/>
        </w:rPr>
        <w:t xml:space="preserve">) than for </w:t>
      </w:r>
      <w:proofErr w:type="spellStart"/>
      <w:r w:rsidR="00997524">
        <w:rPr>
          <w:rFonts w:asciiTheme="majorHAnsi" w:hAnsiTheme="majorHAnsi"/>
        </w:rPr>
        <w:t>nontargets</w:t>
      </w:r>
      <w:proofErr w:type="spellEnd"/>
      <w:r w:rsidR="00997524">
        <w:rPr>
          <w:rFonts w:asciiTheme="majorHAnsi" w:hAnsiTheme="majorHAnsi"/>
        </w:rPr>
        <w:t xml:space="preserve"> (</w:t>
      </w:r>
      <w:r w:rsidR="00393D88">
        <w:rPr>
          <w:rFonts w:asciiTheme="majorHAnsi" w:hAnsiTheme="majorHAnsi"/>
        </w:rPr>
        <w:t xml:space="preserve">permitting </w:t>
      </w:r>
      <w:r w:rsidR="00440BDF">
        <w:rPr>
          <w:rFonts w:asciiTheme="majorHAnsi" w:hAnsiTheme="majorHAnsi"/>
        </w:rPr>
        <w:t>falsification</w:t>
      </w:r>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proofErr w:type="spellStart"/>
      <w:r>
        <w:rPr>
          <w:rFonts w:asciiTheme="majorHAnsi" w:hAnsiTheme="majorHAnsi"/>
        </w:rPr>
        <w:t>Behaviourally</w:t>
      </w:r>
      <w:proofErr w:type="spellEnd"/>
      <w:r>
        <w:rPr>
          <w:rFonts w:asciiTheme="majorHAnsi" w:hAnsiTheme="majorHAnsi"/>
        </w:rPr>
        <w:t xml:space="preserve">, the </w:t>
      </w:r>
      <w:r w:rsidR="00440BDF">
        <w:rPr>
          <w:rFonts w:asciiTheme="majorHAnsi" w:hAnsiTheme="majorHAnsi"/>
        </w:rPr>
        <w:t xml:space="preserve">verification </w:t>
      </w:r>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w:t>
      </w:r>
      <w:proofErr w:type="spellStart"/>
      <w:r w:rsidR="007D4205">
        <w:rPr>
          <w:rFonts w:asciiTheme="majorHAnsi" w:hAnsiTheme="majorHAnsi"/>
        </w:rPr>
        <w:t>Neurally</w:t>
      </w:r>
      <w:proofErr w:type="spellEnd"/>
      <w:r w:rsidR="007D4205">
        <w:rPr>
          <w:rFonts w:asciiTheme="majorHAnsi" w:hAnsiTheme="majorHAnsi"/>
        </w:rPr>
        <w:t xml:space="preserve">,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9563F1">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864610">
        <w:rPr>
          <w:rFonts w:asciiTheme="majorHAnsi" w:hAnsiTheme="majorHAnsi"/>
          <w:noProof/>
          <w:vertAlign w:val="superscript"/>
        </w:rPr>
        <w:t>28-31</w:t>
      </w:r>
      <w:r w:rsidR="009563F1">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proofErr w:type="spellStart"/>
      <w:r w:rsidR="00440BDF">
        <w:rPr>
          <w:rFonts w:asciiTheme="majorHAnsi" w:hAnsiTheme="majorHAnsi"/>
        </w:rPr>
        <w:t>falsificatory</w:t>
      </w:r>
      <w:proofErr w:type="spellEnd"/>
      <w:r w:rsidR="00440BDF">
        <w:rPr>
          <w:rFonts w:asciiTheme="majorHAnsi" w:hAnsiTheme="majorHAnsi"/>
        </w:rPr>
        <w:t xml:space="preserve"> </w:t>
      </w:r>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w:t>
      </w:r>
      <w:proofErr w:type="spellStart"/>
      <w:r w:rsidR="00B744D6">
        <w:rPr>
          <w:rFonts w:asciiTheme="majorHAnsi" w:hAnsiTheme="majorHAnsi"/>
        </w:rPr>
        <w:t>nontargets</w:t>
      </w:r>
      <w:proofErr w:type="spellEnd"/>
      <w:r w:rsidR="00B744D6">
        <w:rPr>
          <w:rFonts w:asciiTheme="majorHAnsi" w:hAnsiTheme="majorHAnsi"/>
        </w:rPr>
        <w:t xml:space="preserve"> may reflect a failure of this updating process</w:t>
      </w:r>
      <w:r w:rsidR="006E142F">
        <w:rPr>
          <w:rFonts w:asciiTheme="majorHAnsi" w:hAnsiTheme="majorHAnsi"/>
        </w:rPr>
        <w:t>, consistent with the PFC as a locus for prediction errors on causal learning tasks</w:t>
      </w:r>
      <w:r w:rsidR="009563F1">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864610">
        <w:rPr>
          <w:rFonts w:asciiTheme="majorHAnsi" w:hAnsiTheme="majorHAnsi"/>
          <w:noProof/>
          <w:vertAlign w:val="superscript"/>
        </w:rPr>
        <w:t>32,33</w:t>
      </w:r>
      <w:r w:rsidR="009563F1">
        <w:rPr>
          <w:rFonts w:asciiTheme="majorHAnsi" w:hAnsiTheme="majorHAnsi"/>
        </w:rPr>
        <w:fldChar w:fldCharType="end"/>
      </w:r>
      <w:r w:rsidR="00B744D6">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9563F1">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864610">
        <w:rPr>
          <w:rFonts w:asciiTheme="majorHAnsi" w:hAnsiTheme="majorHAnsi"/>
          <w:noProof/>
          <w:vertAlign w:val="superscript"/>
        </w:rPr>
        <w:t>34-36</w:t>
      </w:r>
      <w:r w:rsidR="009563F1">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9563F1">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 </w:instrText>
      </w:r>
      <w:r w:rsidR="009563F1">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r w:rsidR="00125A06" w:rsidRPr="009563F1">
        <w:rPr>
          <w:rFonts w:asciiTheme="majorHAnsi" w:hAnsiTheme="majorHAnsi"/>
        </w:rPr>
      </w:r>
      <w:r w:rsidR="009563F1">
        <w:rPr>
          <w:rFonts w:asciiTheme="majorHAnsi" w:hAnsiTheme="majorHAnsi"/>
        </w:rPr>
        <w:fldChar w:fldCharType="end"/>
      </w:r>
      <w:r w:rsidR="00125A06" w:rsidRPr="009563F1">
        <w:rPr>
          <w:rFonts w:asciiTheme="majorHAnsi" w:hAnsiTheme="majorHAnsi"/>
        </w:rPr>
      </w:r>
      <w:r w:rsidR="009563F1">
        <w:rPr>
          <w:rFonts w:asciiTheme="majorHAnsi" w:hAnsiTheme="majorHAnsi"/>
        </w:rPr>
        <w:fldChar w:fldCharType="separate"/>
      </w:r>
      <w:r w:rsidR="00864610">
        <w:rPr>
          <w:rFonts w:asciiTheme="majorHAnsi" w:hAnsiTheme="majorHAnsi"/>
          <w:noProof/>
          <w:vertAlign w:val="superscript"/>
        </w:rPr>
        <w:t>37</w:t>
      </w:r>
      <w:r w:rsidR="009563F1">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r w:rsidR="00440BDF">
        <w:rPr>
          <w:rFonts w:asciiTheme="majorHAnsi" w:hAnsiTheme="majorHAnsi"/>
        </w:rPr>
        <w:t xml:space="preserve"> on our task,</w:t>
      </w:r>
      <w:r>
        <w:rPr>
          <w:rFonts w:asciiTheme="majorHAnsi" w:hAnsiTheme="majorHAnsi"/>
        </w:rPr>
        <w:t xml:space="preserve"> </w:t>
      </w:r>
      <w:r w:rsidR="00440BDF">
        <w:rPr>
          <w:rFonts w:asciiTheme="majorHAnsi" w:hAnsiTheme="majorHAnsi"/>
        </w:rPr>
        <w:t>learning from verification</w:t>
      </w:r>
      <w:r>
        <w:rPr>
          <w:rFonts w:asciiTheme="majorHAnsi" w:hAnsiTheme="majorHAnsi"/>
        </w:rPr>
        <w:t xml:space="preserve"> is suboptimal. Why might </w:t>
      </w:r>
      <w:r w:rsidR="00B87866">
        <w:rPr>
          <w:rFonts w:asciiTheme="majorHAnsi" w:hAnsiTheme="majorHAnsi"/>
        </w:rPr>
        <w:t xml:space="preserve">humans </w:t>
      </w:r>
      <w:r w:rsidR="00440BDF">
        <w:rPr>
          <w:rFonts w:asciiTheme="majorHAnsi" w:hAnsiTheme="majorHAnsi"/>
        </w:rPr>
        <w:t>use</w:t>
      </w:r>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9563F1">
        <w:rPr>
          <w:rFonts w:asciiTheme="majorHAnsi" w:hAnsiTheme="majorHAnsi"/>
        </w:rPr>
        <w:fldChar w:fldCharType="begin"/>
      </w:r>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9563F1">
        <w:rPr>
          <w:rFonts w:asciiTheme="majorHAnsi" w:hAnsiTheme="majorHAnsi"/>
        </w:rPr>
        <w:fldChar w:fldCharType="separate"/>
      </w:r>
      <w:r w:rsidR="00864610">
        <w:rPr>
          <w:rFonts w:asciiTheme="majorHAnsi" w:hAnsiTheme="majorHAnsi"/>
          <w:noProof/>
          <w:vertAlign w:val="superscript"/>
        </w:rPr>
        <w:t>38</w:t>
      </w:r>
      <w:r w:rsidR="009563F1">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9563F1">
        <w:rPr>
          <w:rFonts w:asciiTheme="majorHAnsi" w:hAnsiTheme="majorHAnsi"/>
        </w:rPr>
        <w:fldChar w:fldCharType="begin"/>
      </w:r>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9563F1">
        <w:rPr>
          <w:rFonts w:asciiTheme="majorHAnsi" w:hAnsiTheme="majorHAnsi"/>
        </w:rPr>
        <w:fldChar w:fldCharType="separate"/>
      </w:r>
      <w:r w:rsidR="00864610">
        <w:rPr>
          <w:rFonts w:asciiTheme="majorHAnsi" w:hAnsiTheme="majorHAnsi"/>
          <w:noProof/>
          <w:vertAlign w:val="superscript"/>
        </w:rPr>
        <w:t>39</w:t>
      </w:r>
      <w:r w:rsidR="009563F1">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r w:rsidR="00440BDF">
        <w:rPr>
          <w:rFonts w:asciiTheme="majorHAnsi" w:hAnsiTheme="majorHAnsi"/>
        </w:rPr>
        <w:t>verification</w:t>
      </w:r>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jc w:val="both"/>
        <w:rPr>
          <w:rFonts w:asciiTheme="majorHAnsi" w:hAnsiTheme="majorHAnsi"/>
          <w:b/>
        </w:rPr>
      </w:pPr>
    </w:p>
    <w:p w:rsidR="00A70B41" w:rsidRPr="00FA7740" w:rsidRDefault="00A70B41" w:rsidP="00A70B41">
      <w:pPr>
        <w:jc w:val="both"/>
        <w:rPr>
          <w:rFonts w:asciiTheme="majorHAnsi" w:hAnsiTheme="majorHAnsi"/>
          <w:b/>
        </w:rPr>
      </w:pPr>
      <w:r>
        <w:rPr>
          <w:rFonts w:asciiTheme="majorHAnsi" w:hAnsiTheme="majorHAnsi"/>
          <w:b/>
        </w:rPr>
        <w:t>METHODS</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p>
    <w:p w:rsidR="00A70B41" w:rsidRDefault="00A70B41" w:rsidP="00A70B41">
      <w:pPr>
        <w:jc w:val="both"/>
        <w:rPr>
          <w:rFonts w:asciiTheme="majorHAnsi" w:hAnsiTheme="majorHAnsi"/>
        </w:rPr>
      </w:pPr>
      <w:r>
        <w:rPr>
          <w:rFonts w:asciiTheme="majorHAnsi" w:hAnsiTheme="majorHAnsi"/>
        </w:rPr>
        <w:br/>
      </w:r>
      <w:proofErr w:type="gramStart"/>
      <w:r>
        <w:rPr>
          <w:rFonts w:asciiTheme="majorHAnsi" w:hAnsiTheme="majorHAnsi"/>
          <w:b/>
        </w:rPr>
        <w:t>Stimuli and t</w:t>
      </w:r>
      <w:r w:rsidRPr="00E246B6">
        <w:rPr>
          <w:rFonts w:asciiTheme="majorHAnsi" w:hAnsiTheme="majorHAnsi"/>
          <w:b/>
        </w:rPr>
        <w:t>ask.</w:t>
      </w:r>
      <w:proofErr w:type="gramEnd"/>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proofErr w:type="gramStart"/>
      <w:r>
        <w:rPr>
          <w:rFonts w:asciiTheme="majorHAnsi" w:hAnsiTheme="majorHAnsi"/>
        </w:rPr>
        <w:t xml:space="preserve"> eccentricity</w:t>
      </w:r>
      <w:proofErr w:type="gramEnd"/>
      <w:r>
        <w:rPr>
          <w:rFonts w:asciiTheme="majorHAnsi" w:hAnsiTheme="majorHAnsi"/>
        </w:rPr>
        <w:t xml:space="preserve">.  Each stimulus pair remained on the screen for 3s.  Each member of the pair could be a square, circle or triangle </w:t>
      </w:r>
      <w:proofErr w:type="spellStart"/>
      <w:r>
        <w:rPr>
          <w:rFonts w:asciiTheme="majorHAnsi" w:hAnsiTheme="majorHAnsi"/>
        </w:rPr>
        <w:t>coloured</w:t>
      </w:r>
      <w:proofErr w:type="spellEnd"/>
      <w:r>
        <w:rPr>
          <w:rFonts w:asciiTheme="majorHAnsi" w:hAnsiTheme="majorHAnsi"/>
        </w:rPr>
        <w:t xml:space="preserve"> red, green or blue.  Participants pressed a key (training task) or response button (scanner task) at any point during the 3s presentation period to indicate whether the stimulus was a target or </w:t>
      </w:r>
      <w:proofErr w:type="spellStart"/>
      <w:r>
        <w:rPr>
          <w:rFonts w:asciiTheme="majorHAnsi" w:hAnsiTheme="majorHAnsi"/>
        </w:rPr>
        <w:t>nontarget</w:t>
      </w:r>
      <w:proofErr w:type="spellEnd"/>
      <w:r>
        <w:rPr>
          <w:rFonts w:asciiTheme="majorHAnsi" w:hAnsiTheme="majorHAnsi"/>
        </w:rPr>
        <w:t xml:space="preserve">.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r w:rsidR="003E2A4D">
        <w:rPr>
          <w:rFonts w:asciiTheme="majorHAnsi" w:hAnsiTheme="majorHAnsi"/>
        </w:rPr>
        <w:t>-</w:t>
      </w:r>
      <w:r>
        <w:rPr>
          <w:rFonts w:asciiTheme="majorHAnsi" w:hAnsiTheme="majorHAnsi"/>
        </w:rPr>
        <w:t>right}. We divided rules into 4 classes according to the feature that was relevant on each side (</w:t>
      </w:r>
      <w:proofErr w:type="gramStart"/>
      <w:r>
        <w:rPr>
          <w:rFonts w:asciiTheme="majorHAnsi" w:hAnsiTheme="majorHAnsi"/>
        </w:rPr>
        <w:t>left-right</w:t>
      </w:r>
      <w:proofErr w:type="gramEnd"/>
      <w:r>
        <w:rPr>
          <w:rFonts w:asciiTheme="majorHAnsi" w:hAnsiTheme="majorHAnsi"/>
        </w:rPr>
        <w:t xml:space="preserve">}: </w:t>
      </w:r>
      <w:proofErr w:type="spellStart"/>
      <w:r>
        <w:rPr>
          <w:rFonts w:asciiTheme="majorHAnsi" w:hAnsiTheme="majorHAnsi"/>
        </w:rPr>
        <w:t>colour-colour</w:t>
      </w:r>
      <w:proofErr w:type="spellEnd"/>
      <w:r>
        <w:rPr>
          <w:rFonts w:asciiTheme="majorHAnsi" w:hAnsiTheme="majorHAnsi"/>
        </w:rPr>
        <w:t xml:space="preserve">, </w:t>
      </w:r>
      <w:proofErr w:type="spellStart"/>
      <w:r>
        <w:rPr>
          <w:rFonts w:asciiTheme="majorHAnsi" w:hAnsiTheme="majorHAnsi"/>
        </w:rPr>
        <w:t>colour</w:t>
      </w:r>
      <w:proofErr w:type="spellEnd"/>
      <w:r>
        <w:rPr>
          <w:rFonts w:asciiTheme="majorHAnsi" w:hAnsiTheme="majorHAnsi"/>
        </w:rPr>
        <w:t>-shape, shape-</w:t>
      </w:r>
      <w:proofErr w:type="spellStart"/>
      <w:r>
        <w:rPr>
          <w:rFonts w:asciiTheme="majorHAnsi" w:hAnsiTheme="majorHAnsi"/>
        </w:rPr>
        <w:t>colour</w:t>
      </w:r>
      <w:proofErr w:type="spellEnd"/>
      <w:r>
        <w:rPr>
          <w:rFonts w:asciiTheme="majorHAnsi" w:hAnsiTheme="majorHAnsi"/>
        </w:rPr>
        <w:t xml:space="preserve">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w:t>
      </w:r>
      <w:proofErr w:type="spellStart"/>
      <w:r>
        <w:rPr>
          <w:rFonts w:asciiTheme="majorHAnsi" w:hAnsiTheme="majorHAnsi"/>
        </w:rPr>
        <w:t>pseudorandomly</w:t>
      </w:r>
      <w:proofErr w:type="spellEnd"/>
      <w:r>
        <w:rPr>
          <w:rFonts w:asciiTheme="majorHAnsi" w:hAnsiTheme="majorHAnsi"/>
        </w:rPr>
        <w:t xml:space="preserve"> in each block so that 8 trials were targets and 8 were </w:t>
      </w:r>
      <w:proofErr w:type="spellStart"/>
      <w:r>
        <w:rPr>
          <w:rFonts w:asciiTheme="majorHAnsi" w:hAnsiTheme="majorHAnsi"/>
        </w:rPr>
        <w:t>nontargets</w:t>
      </w:r>
      <w:proofErr w:type="spellEnd"/>
      <w:r>
        <w:rPr>
          <w:rFonts w:asciiTheme="majorHAnsi" w:hAnsiTheme="majorHAnsi"/>
        </w:rPr>
        <w:t xml:space="preserve">, but no combinations of </w:t>
      </w:r>
      <w:proofErr w:type="spellStart"/>
      <w:r>
        <w:rPr>
          <w:rFonts w:asciiTheme="majorHAnsi" w:hAnsiTheme="majorHAnsi"/>
        </w:rPr>
        <w:t>coloured</w:t>
      </w:r>
      <w:proofErr w:type="spellEnd"/>
      <w:r>
        <w:rPr>
          <w:rFonts w:asciiTheme="majorHAnsi" w:hAnsiTheme="majorHAnsi"/>
        </w:rPr>
        <w:t xml:space="preserve"> shapes were repeated.  </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w:t>
      </w:r>
      <w:proofErr w:type="gramStart"/>
      <w:r>
        <w:rPr>
          <w:rFonts w:asciiTheme="majorHAnsi" w:hAnsiTheme="majorHAnsi"/>
        </w:rPr>
        <w:t>remainder were</w:t>
      </w:r>
      <w:proofErr w:type="gramEnd"/>
      <w:r>
        <w:rPr>
          <w:rFonts w:asciiTheme="majorHAnsi" w:hAnsiTheme="majorHAnsi"/>
        </w:rPr>
        <w:t xml:space="preserv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w:t>
      </w:r>
      <w:proofErr w:type="spellStart"/>
      <w:r>
        <w:rPr>
          <w:rFonts w:asciiTheme="majorHAnsi" w:hAnsiTheme="majorHAnsi"/>
        </w:rPr>
        <w:t>pseudorandomly</w:t>
      </w:r>
      <w:proofErr w:type="spellEnd"/>
      <w:r>
        <w:rPr>
          <w:rFonts w:asciiTheme="majorHAnsi" w:hAnsiTheme="majorHAnsi"/>
        </w:rPr>
        <w:t xml:space="preserve"> at the start of the block (irrespective of the rule class) with the only constraint that each cue was selected an equal number of times.</w:t>
      </w:r>
    </w:p>
    <w:p w:rsidR="00A70B41" w:rsidRDefault="00A70B41" w:rsidP="00A70B41">
      <w:pPr>
        <w:jc w:val="both"/>
        <w:rPr>
          <w:rFonts w:asciiTheme="majorHAnsi" w:hAnsiTheme="majorHAnsi"/>
        </w:rPr>
      </w:pPr>
    </w:p>
    <w:p w:rsidR="00A70B41" w:rsidRPr="00563533" w:rsidRDefault="00A70B41" w:rsidP="00A70B41">
      <w:pPr>
        <w:jc w:val="both"/>
        <w:rPr>
          <w:rFonts w:ascii="Calibri" w:hAnsi="Calibri"/>
        </w:rPr>
      </w:pPr>
      <w:proofErr w:type="spellStart"/>
      <w:r>
        <w:rPr>
          <w:rFonts w:asciiTheme="majorHAnsi" w:hAnsiTheme="majorHAnsi"/>
          <w:b/>
        </w:rPr>
        <w:t>Behavioural</w:t>
      </w:r>
      <w:proofErr w:type="spellEnd"/>
      <w:r>
        <w:rPr>
          <w:rFonts w:asciiTheme="majorHAnsi" w:hAnsiTheme="majorHAnsi"/>
          <w:b/>
        </w:rPr>
        <w:t xml:space="preserve"> analyses</w:t>
      </w:r>
      <w:r w:rsidRPr="00DB6C0F">
        <w:rPr>
          <w:rFonts w:asciiTheme="majorHAnsi" w:hAnsiTheme="majorHAnsi"/>
          <w:b/>
        </w:rPr>
        <w:t>.</w:t>
      </w:r>
      <w:r>
        <w:rPr>
          <w:rFonts w:asciiTheme="majorHAnsi" w:hAnsiTheme="majorHAnsi"/>
        </w:rPr>
        <w:t xml:space="preserve"> We </w:t>
      </w:r>
      <w:proofErr w:type="spellStart"/>
      <w:r>
        <w:rPr>
          <w:rFonts w:asciiTheme="majorHAnsi" w:hAnsiTheme="majorHAnsi"/>
        </w:rPr>
        <w:t>analysed</w:t>
      </w:r>
      <w:proofErr w:type="spellEnd"/>
      <w:r>
        <w:rPr>
          <w:rFonts w:asciiTheme="majorHAnsi" w:hAnsiTheme="majorHAnsi"/>
        </w:rPr>
        <w:t xml:space="preserve"> accuracy</w:t>
      </w:r>
      <w:r w:rsidR="00545752">
        <w:rPr>
          <w:rFonts w:asciiTheme="majorHAnsi" w:hAnsiTheme="majorHAnsi"/>
        </w:rPr>
        <w:t xml:space="preserve"> and</w:t>
      </w:r>
      <w:r>
        <w:rPr>
          <w:rFonts w:asciiTheme="majorHAnsi" w:hAnsiTheme="majorHAnsi"/>
        </w:rPr>
        <w:t xml:space="preserve"> choice (target vs. </w:t>
      </w:r>
      <w:proofErr w:type="spellStart"/>
      <w:r>
        <w:rPr>
          <w:rFonts w:asciiTheme="majorHAnsi" w:hAnsiTheme="majorHAnsi"/>
        </w:rPr>
        <w:t>nontarget</w:t>
      </w:r>
      <w:proofErr w:type="spellEnd"/>
      <w:r>
        <w:rPr>
          <w:rFonts w:asciiTheme="majorHAnsi" w:hAnsiTheme="majorHAnsi"/>
        </w:rPr>
        <w:t xml:space="preserve">) with ANOVAs testing the influence of cue condition and trial number.  We also verified the influence of the past history of </w:t>
      </w:r>
      <w:proofErr w:type="spellStart"/>
      <w:r>
        <w:rPr>
          <w:rFonts w:asciiTheme="majorHAnsi" w:hAnsiTheme="majorHAnsi"/>
        </w:rPr>
        <w:t>verificatory</w:t>
      </w:r>
      <w:proofErr w:type="spellEnd"/>
      <w:r>
        <w:rPr>
          <w:rFonts w:asciiTheme="majorHAnsi" w:hAnsiTheme="majorHAnsi"/>
        </w:rPr>
        <w:t xml:space="preserve"> and </w:t>
      </w:r>
      <w:proofErr w:type="spellStart"/>
      <w:r>
        <w:rPr>
          <w:rFonts w:asciiTheme="majorHAnsi" w:hAnsiTheme="majorHAnsi"/>
        </w:rPr>
        <w:t>falsificatory</w:t>
      </w:r>
      <w:proofErr w:type="spellEnd"/>
      <w:r>
        <w:rPr>
          <w:rFonts w:asciiTheme="majorHAnsi" w:hAnsiTheme="majorHAnsi"/>
        </w:rPr>
        <w:t xml:space="preserve"> feedback on </w:t>
      </w:r>
      <w:proofErr w:type="spellStart"/>
      <w:r>
        <w:rPr>
          <w:rFonts w:asciiTheme="majorHAnsi" w:hAnsiTheme="majorHAnsi"/>
        </w:rPr>
        <w:t>behaviour</w:t>
      </w:r>
      <w:proofErr w:type="spellEnd"/>
      <w:r>
        <w:rPr>
          <w:rFonts w:asciiTheme="majorHAnsi" w:hAnsiTheme="majorHAnsi"/>
        </w:rPr>
        <w:t>.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2d were averaged across features and sides (left and right).</w:t>
      </w:r>
      <w:r w:rsidR="00545752" w:rsidDel="00545752">
        <w:rPr>
          <w:rFonts w:asciiTheme="majorHAnsi" w:hAnsiTheme="majorHAnsi"/>
        </w:rPr>
        <w:t xml:space="preserve"> </w:t>
      </w:r>
      <w:r w:rsidR="00F61FC9" w:rsidRPr="00F61FC9">
        <w:rPr>
          <w:rFonts w:ascii="Calibri" w:hAnsi="Calibri"/>
        </w:rPr>
        <w:t>All ANOVAs were carried out with Greenhouse-</w:t>
      </w:r>
      <w:proofErr w:type="spellStart"/>
      <w:r w:rsidR="00F61FC9" w:rsidRPr="00F61FC9">
        <w:rPr>
          <w:rFonts w:ascii="Calibri" w:hAnsi="Calibri"/>
        </w:rPr>
        <w:t>Geisser</w:t>
      </w:r>
      <w:proofErr w:type="spellEnd"/>
      <w:r w:rsidR="00F61FC9" w:rsidRPr="00F61FC9">
        <w:rPr>
          <w:rFonts w:ascii="Calibri" w:hAnsi="Calibri"/>
        </w:rPr>
        <w:t xml:space="preserve"> correction for </w:t>
      </w:r>
      <w:proofErr w:type="spellStart"/>
      <w:r w:rsidR="00F61FC9" w:rsidRPr="00F61FC9">
        <w:rPr>
          <w:rFonts w:ascii="Calibri" w:hAnsi="Calibri"/>
        </w:rPr>
        <w:t>sphericity</w:t>
      </w:r>
      <w:proofErr w:type="spellEnd"/>
      <w:r w:rsidR="00F61FC9" w:rsidRPr="00F61FC9">
        <w:rPr>
          <w:rFonts w:ascii="Calibri" w:hAnsi="Calibri"/>
        </w:rPr>
        <w:t xml:space="preserve"> (reporting adjusted </w:t>
      </w:r>
      <w:proofErr w:type="spellStart"/>
      <w:r w:rsidR="00F61FC9" w:rsidRPr="00F61FC9">
        <w:rPr>
          <w:rFonts w:ascii="Calibri" w:hAnsi="Calibri"/>
        </w:rPr>
        <w:t>d.f</w:t>
      </w:r>
      <w:proofErr w:type="spellEnd"/>
      <w:r w:rsidR="00F61FC9" w:rsidRPr="00F61FC9">
        <w:rPr>
          <w:rFonts w:ascii="Calibri" w:hAnsi="Calibri"/>
        </w:rPr>
        <w:t>. rounded to the nearest integer) using an alpha of p &lt; 0.05.</w:t>
      </w:r>
    </w:p>
    <w:p w:rsidR="00563533" w:rsidRDefault="00563533" w:rsidP="00A70B41">
      <w:pPr>
        <w:jc w:val="both"/>
        <w:rPr>
          <w:rFonts w:ascii="Calibri" w:hAnsi="Calibri"/>
        </w:rPr>
      </w:pPr>
    </w:p>
    <w:p w:rsidR="00DD0FC3" w:rsidRDefault="00A70B41" w:rsidP="00A70B41">
      <w:pPr>
        <w:jc w:val="both"/>
        <w:rPr>
          <w:rFonts w:asciiTheme="majorHAnsi" w:hAnsiTheme="majorHAnsi"/>
        </w:rPr>
      </w:pPr>
      <w:r w:rsidRPr="00056FEA">
        <w:rPr>
          <w:rFonts w:ascii="Calibri" w:hAnsi="Calibri"/>
          <w:b/>
        </w:rPr>
        <w:t xml:space="preserve">Computational </w:t>
      </w:r>
      <w:proofErr w:type="spellStart"/>
      <w:r w:rsidRPr="00056FEA">
        <w:rPr>
          <w:rFonts w:ascii="Calibri" w:hAnsi="Calibri"/>
          <w:b/>
        </w:rPr>
        <w:t>modelling</w:t>
      </w:r>
      <w:proofErr w:type="spellEnd"/>
      <w:r w:rsidRPr="00056FEA">
        <w:rPr>
          <w:rFonts w:ascii="Calibri" w:hAnsi="Calibri"/>
          <w:b/>
        </w:rPr>
        <w:t>.</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w:t>
      </w:r>
      <w:proofErr w:type="spellStart"/>
      <w:r>
        <w:rPr>
          <w:rFonts w:ascii="Calibri" w:hAnsi="Calibri"/>
        </w:rPr>
        <w:t>colour</w:t>
      </w:r>
      <w:proofErr w:type="spellEnd"/>
      <w:r>
        <w:rPr>
          <w:rFonts w:ascii="Calibri" w:hAnsi="Calibri"/>
        </w:rPr>
        <w:t xml:space="preserve">-left, </w:t>
      </w:r>
      <w:proofErr w:type="spellStart"/>
      <w:r>
        <w:rPr>
          <w:rFonts w:ascii="Calibri" w:hAnsi="Calibri"/>
        </w:rPr>
        <w:t>colour</w:t>
      </w:r>
      <w:proofErr w:type="spellEnd"/>
      <w:r>
        <w:rPr>
          <w:rFonts w:ascii="Calibri" w:hAnsi="Calibri"/>
        </w:rPr>
        <w:t xml:space="preserve">-right,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p>
    <w:p w:rsidR="00DD0FC3" w:rsidRDefault="00DD0FC3" w:rsidP="00A70B41">
      <w:pPr>
        <w:jc w:val="both"/>
        <w:rPr>
          <w:rFonts w:asciiTheme="majorHAnsi" w:hAnsiTheme="majorHAnsi"/>
        </w:rPr>
      </w:pPr>
    </w:p>
    <w:p w:rsidR="00DD0FC3" w:rsidRDefault="00DD0FC3" w:rsidP="00DD0FC3">
      <w:pPr>
        <w:jc w:val="both"/>
        <w:rPr>
          <w:rFonts w:asciiTheme="majorHAnsi" w:hAnsiTheme="majorHAnsi"/>
        </w:rPr>
      </w:pPr>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w:t>
      </w:r>
      <w:proofErr w:type="spellStart"/>
      <w:r w:rsidRPr="007A165F">
        <w:rPr>
          <w:rFonts w:asciiTheme="majorHAnsi" w:hAnsiTheme="majorHAnsi"/>
        </w:rPr>
        <w:t>nontarget</w:t>
      </w:r>
      <w:proofErr w:type="spellEnd"/>
      <w:r w:rsidRPr="007A165F">
        <w:rPr>
          <w:rFonts w:asciiTheme="majorHAnsi" w:hAnsiTheme="majorHAnsi"/>
        </w:rPr>
        <w:t xml:space="preserve"> otherwise</w:t>
      </w:r>
      <w:r>
        <w:rPr>
          <w:rFonts w:asciiTheme="majorHAnsi" w:hAnsiTheme="majorHAnsi"/>
        </w:rPr>
        <w:t>, where:</w:t>
      </w:r>
    </w:p>
    <w:p w:rsidR="00DD0FC3" w:rsidRDefault="00DD0FC3" w:rsidP="00DD0FC3">
      <w:pPr>
        <w:jc w:val="both"/>
        <w:rPr>
          <w:rFonts w:asciiTheme="majorHAnsi" w:hAnsiTheme="majorHAnsi"/>
        </w:rPr>
      </w:pPr>
      <w:r>
        <w:rPr>
          <w:rFonts w:asciiTheme="majorHAnsi" w:hAnsiTheme="majorHAnsi"/>
        </w:rPr>
        <w:tab/>
      </w:r>
    </w:p>
    <w:p w:rsidR="00DD0FC3" w:rsidRDefault="00DD0FC3" w:rsidP="00DD0FC3">
      <w:pPr>
        <w:tabs>
          <w:tab w:val="left" w:pos="1134"/>
          <w:tab w:val="left" w:pos="7230"/>
        </w:tabs>
        <w:ind w:firstLine="709"/>
        <w:jc w:val="both"/>
        <w:rPr>
          <w:rFonts w:ascii="Calibri" w:hAnsi="Calibri"/>
        </w:rPr>
      </w:pPr>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r w:rsidR="00563533">
        <w:rPr>
          <w:rFonts w:ascii="Calibri" w:hAnsi="Calibri"/>
        </w:rPr>
        <w:tab/>
      </w:r>
      <w:r w:rsidR="00563533">
        <w:rPr>
          <w:rFonts w:ascii="Calibri" w:hAnsi="Calibri"/>
        </w:rPr>
        <w:tab/>
      </w:r>
      <w:r>
        <w:rPr>
          <w:rFonts w:ascii="Calibri" w:hAnsi="Calibri"/>
        </w:rPr>
        <w:t>(3)</w:t>
      </w:r>
    </w:p>
    <w:p w:rsidR="00DD0FC3" w:rsidRDefault="00DD0FC3" w:rsidP="00DD0FC3">
      <w:pPr>
        <w:jc w:val="both"/>
        <w:rPr>
          <w:rFonts w:ascii="Calibri" w:hAnsi="Calibri"/>
        </w:rPr>
      </w:pPr>
    </w:p>
    <w:p w:rsidR="00DD0FC3" w:rsidRDefault="00DD0FC3" w:rsidP="00DD0FC3">
      <w:pPr>
        <w:jc w:val="both"/>
        <w:rPr>
          <w:rFonts w:ascii="Calibri" w:hAnsi="Calibri"/>
        </w:rPr>
      </w:pPr>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F61FC9" w:rsidRPr="00F61FC9">
        <w:rPr>
          <w:rFonts w:asciiTheme="majorHAnsi" w:hAnsiTheme="majorHAnsi"/>
        </w:rPr>
        <w:t xml:space="preserve">imum) associative value of features in the current trial, and </w:t>
      </w:r>
      <w:r w:rsidR="00F61FC9" w:rsidRPr="00F61FC9">
        <w:rPr>
          <w:rFonts w:asciiTheme="majorHAnsi" w:hAnsiTheme="majorHAnsi" w:hint="eastAsia"/>
        </w:rPr>
        <w:t>τ</w:t>
      </w:r>
      <w:r w:rsidR="00F61FC9" w:rsidRPr="00F61FC9">
        <w:rPr>
          <w:rFonts w:asciiTheme="majorHAnsi" w:hAnsiTheme="majorHAnsi"/>
        </w:rPr>
        <w:t xml:space="preserve"> was an additional free parameter </w:t>
      </w:r>
      <w:r w:rsidR="00563533">
        <w:rPr>
          <w:rFonts w:asciiTheme="majorHAnsi" w:hAnsiTheme="majorHAnsi"/>
        </w:rPr>
        <w:t xml:space="preserve">that controlled whether decisions were mainly based on the most, or least, </w:t>
      </w:r>
      <w:r w:rsidR="00F265A7">
        <w:rPr>
          <w:rFonts w:asciiTheme="majorHAnsi" w:hAnsiTheme="majorHAnsi"/>
        </w:rPr>
        <w:t>diagnostic</w:t>
      </w:r>
      <w:r w:rsidR="00563533">
        <w:rPr>
          <w:rFonts w:asciiTheme="majorHAnsi" w:hAnsiTheme="majorHAnsi"/>
        </w:rPr>
        <w:t xml:space="preserve"> feature information.  We do not focus on analyses of </w:t>
      </w:r>
      <w:r w:rsidR="00563533">
        <w:t xml:space="preserve">τ </w:t>
      </w:r>
      <w:r w:rsidR="00F61FC9" w:rsidRPr="00F61FC9">
        <w:rPr>
          <w:rFonts w:asciiTheme="majorHAnsi" w:hAnsiTheme="majorHAnsi"/>
        </w:rPr>
        <w:t>because of</w:t>
      </w:r>
      <w:r w:rsidR="00563533">
        <w:rPr>
          <w:rFonts w:asciiTheme="majorHAnsi" w:hAnsiTheme="majorHAnsi"/>
        </w:rPr>
        <w:t xml:space="preserve"> space constraints; more information is given in the supplementary materials.</w:t>
      </w:r>
    </w:p>
    <w:p w:rsidR="00A70B41" w:rsidRPr="007A165F" w:rsidRDefault="00A70B41" w:rsidP="00A70B41">
      <w:pPr>
        <w:jc w:val="both"/>
        <w:rPr>
          <w:rFonts w:asciiTheme="majorHAnsi" w:hAnsiTheme="majorHAnsi"/>
        </w:rPr>
      </w:pPr>
    </w:p>
    <w:p w:rsidR="00A70B41" w:rsidRDefault="00A70B41" w:rsidP="00A70B41">
      <w:pPr>
        <w:jc w:val="both"/>
        <w:rPr>
          <w:rFonts w:asciiTheme="majorHAnsi" w:hAnsiTheme="majorHAnsi"/>
        </w:rPr>
      </w:pPr>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1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w:t>
      </w:r>
      <w:del w:id="9" w:author="Jan Balaguer" w:date="2014-06-05T12:48:00Z">
        <w:r w:rsidR="009B7E73" w:rsidDel="00CF4734">
          <w:rPr>
            <w:rFonts w:asciiTheme="majorHAnsi" w:hAnsiTheme="majorHAnsi"/>
          </w:rPr>
          <w:delText>MAE</w:delText>
        </w:r>
        <w:r w:rsidDel="00CF4734">
          <w:rPr>
            <w:rFonts w:asciiTheme="majorHAnsi" w:hAnsiTheme="majorHAnsi"/>
          </w:rPr>
          <w:delText xml:space="preserve"> </w:delText>
        </w:r>
      </w:del>
      <w:ins w:id="10" w:author="Jan Balaguer" w:date="2014-06-05T12:48:00Z">
        <w:r w:rsidR="00CF4734">
          <w:rPr>
            <w:rFonts w:asciiTheme="majorHAnsi" w:hAnsiTheme="majorHAnsi"/>
          </w:rPr>
          <w:t xml:space="preserve">BIC score </w:t>
        </w:r>
      </w:ins>
      <w:r>
        <w:rPr>
          <w:rFonts w:asciiTheme="majorHAnsi" w:hAnsiTheme="majorHAnsi"/>
        </w:rPr>
        <w:t xml:space="preserve">on choice and performance: </w:t>
      </w:r>
    </w:p>
    <w:p w:rsidR="00A70B41" w:rsidRDefault="00A70B41" w:rsidP="00A70B41">
      <w:pPr>
        <w:jc w:val="both"/>
        <w:rPr>
          <w:rFonts w:ascii="Calibri" w:hAnsi="Calibri"/>
        </w:rPr>
      </w:pPr>
    </w:p>
    <w:p w:rsidR="00A70B41" w:rsidRPr="00033E8E" w:rsidRDefault="00A70B41" w:rsidP="00A70B41">
      <w:pPr>
        <w:ind w:firstLine="720"/>
        <w:jc w:val="both"/>
        <w:rPr>
          <w:rFonts w:asciiTheme="majorHAnsi" w:hAnsiTheme="majorHAnsi"/>
        </w:rPr>
      </w:pPr>
      <w:r w:rsidRPr="00747313">
        <w:rPr>
          <w:rFonts w:ascii="Calibri" w:hAnsi="Calibri"/>
        </w:rPr>
        <w:t>ε</w:t>
      </w:r>
      <w:r>
        <w:rPr>
          <w:rFonts w:ascii="Calibri" w:hAnsi="Calibri"/>
        </w:rPr>
        <w:t xml:space="preserve"> = </w:t>
      </w:r>
      <w:r w:rsidRPr="00747313">
        <w:rPr>
          <w:rFonts w:ascii="Calibri" w:hAnsi="Calibri"/>
        </w:rPr>
        <w:t>0.5* (</w:t>
      </w:r>
      <w:del w:id="11" w:author="Jan Balaguer" w:date="2014-06-05T12:49:00Z">
        <w:r w:rsidR="009B7E73" w:rsidDel="00CF4734">
          <w:rPr>
            <w:rFonts w:asciiTheme="majorHAnsi" w:hAnsiTheme="majorHAnsi"/>
          </w:rPr>
          <w:delText>MAE</w:delText>
        </w:r>
        <w:r w:rsidDel="00CF4734">
          <w:rPr>
            <w:rFonts w:asciiTheme="majorHAnsi" w:hAnsiTheme="majorHAnsi"/>
            <w:vertAlign w:val="subscript"/>
          </w:rPr>
          <w:delText>CHOICE</w:delText>
        </w:r>
        <w:r w:rsidDel="00CF4734">
          <w:rPr>
            <w:rFonts w:asciiTheme="majorHAnsi" w:hAnsiTheme="majorHAnsi"/>
          </w:rPr>
          <w:delText xml:space="preserve"> </w:delText>
        </w:r>
      </w:del>
      <w:ins w:id="12" w:author="Jan Balaguer" w:date="2014-06-05T12:49:00Z">
        <w:r w:rsidR="00CF4734">
          <w:rPr>
            <w:rFonts w:asciiTheme="majorHAnsi" w:hAnsiTheme="majorHAnsi"/>
          </w:rPr>
          <w:t>BIC</w:t>
        </w:r>
        <w:r w:rsidR="00CF4734">
          <w:rPr>
            <w:rFonts w:asciiTheme="majorHAnsi" w:hAnsiTheme="majorHAnsi"/>
            <w:vertAlign w:val="subscript"/>
          </w:rPr>
          <w:t>CHOICE</w:t>
        </w:r>
        <w:r w:rsidR="00CF4734">
          <w:rPr>
            <w:rFonts w:asciiTheme="majorHAnsi" w:hAnsiTheme="majorHAnsi"/>
          </w:rPr>
          <w:t xml:space="preserve"> </w:t>
        </w:r>
      </w:ins>
      <w:r>
        <w:rPr>
          <w:rFonts w:asciiTheme="majorHAnsi" w:hAnsiTheme="majorHAnsi"/>
        </w:rPr>
        <w:t xml:space="preserve">+ </w:t>
      </w:r>
      <w:del w:id="13" w:author="Jan Balaguer" w:date="2014-06-05T12:49:00Z">
        <w:r w:rsidR="009B7E73" w:rsidDel="00CF4734">
          <w:rPr>
            <w:rFonts w:asciiTheme="majorHAnsi" w:hAnsiTheme="majorHAnsi"/>
          </w:rPr>
          <w:delText>MAE</w:delText>
        </w:r>
        <w:r w:rsidDel="00CF4734">
          <w:rPr>
            <w:rFonts w:asciiTheme="majorHAnsi" w:hAnsiTheme="majorHAnsi"/>
            <w:vertAlign w:val="subscript"/>
          </w:rPr>
          <w:delText>PERFORMANCE</w:delText>
        </w:r>
      </w:del>
      <w:ins w:id="14" w:author="Jan Balaguer" w:date="2014-06-05T12:49:00Z">
        <w:r w:rsidR="00CF4734">
          <w:rPr>
            <w:rFonts w:asciiTheme="majorHAnsi" w:hAnsiTheme="majorHAnsi"/>
          </w:rPr>
          <w:t>BIC</w:t>
        </w:r>
        <w:r w:rsidR="00CF4734">
          <w:rPr>
            <w:rFonts w:asciiTheme="majorHAnsi" w:hAnsiTheme="majorHAnsi"/>
            <w:vertAlign w:val="subscript"/>
          </w:rPr>
          <w:t>PERFORMANCE</w:t>
        </w:r>
      </w:ins>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p>
    <w:p w:rsidR="00A70B41" w:rsidRDefault="00A70B41" w:rsidP="00A70B41">
      <w:pPr>
        <w:jc w:val="both"/>
        <w:rPr>
          <w:rFonts w:ascii="Calibri" w:hAnsi="Calibri"/>
        </w:rPr>
      </w:pPr>
    </w:p>
    <w:p w:rsidR="00A70B41" w:rsidRDefault="00A70B41" w:rsidP="00A70B41">
      <w:pPr>
        <w:jc w:val="both"/>
        <w:rPr>
          <w:rFonts w:ascii="Calibri" w:hAnsi="Calibri"/>
        </w:rPr>
      </w:pPr>
      <w:proofErr w:type="gramStart"/>
      <w:r>
        <w:rPr>
          <w:rFonts w:ascii="Calibri" w:hAnsi="Calibri"/>
        </w:rPr>
        <w:t>where</w:t>
      </w:r>
      <w:proofErr w:type="gramEnd"/>
      <w:r>
        <w:rPr>
          <w:rFonts w:ascii="Calibri" w:hAnsi="Calibri"/>
        </w:rPr>
        <w:t xml:space="preserve"> </w:t>
      </w:r>
      <w:del w:id="15" w:author="Jan Balaguer" w:date="2014-06-05T12:49:00Z">
        <w:r w:rsidR="009B7E73" w:rsidDel="00CF4734">
          <w:rPr>
            <w:rFonts w:ascii="Calibri" w:hAnsi="Calibri"/>
          </w:rPr>
          <w:delText>MAE</w:delText>
        </w:r>
        <w:r w:rsidRPr="00747313" w:rsidDel="00CF4734">
          <w:rPr>
            <w:rFonts w:ascii="Calibri" w:hAnsi="Calibri"/>
            <w:vertAlign w:val="subscript"/>
          </w:rPr>
          <w:delText>choice</w:delText>
        </w:r>
        <w:r w:rsidDel="00CF4734">
          <w:rPr>
            <w:rFonts w:ascii="Calibri" w:hAnsi="Calibri"/>
          </w:rPr>
          <w:delText xml:space="preserve"> </w:delText>
        </w:r>
      </w:del>
      <w:proofErr w:type="spellStart"/>
      <w:ins w:id="16" w:author="Jan Balaguer" w:date="2014-06-05T12:49:00Z">
        <w:r w:rsidR="00CF4734">
          <w:rPr>
            <w:rFonts w:ascii="Calibri" w:hAnsi="Calibri"/>
          </w:rPr>
          <w:t>BIC</w:t>
        </w:r>
        <w:r w:rsidR="00CF4734" w:rsidRPr="00747313">
          <w:rPr>
            <w:rFonts w:ascii="Calibri" w:hAnsi="Calibri"/>
            <w:vertAlign w:val="subscript"/>
          </w:rPr>
          <w:t>choice</w:t>
        </w:r>
        <w:proofErr w:type="spellEnd"/>
        <w:r w:rsidR="00CF4734">
          <w:rPr>
            <w:rFonts w:ascii="Calibri" w:hAnsi="Calibri"/>
          </w:rPr>
          <w:t xml:space="preserve"> </w:t>
        </w:r>
      </w:ins>
      <w:r>
        <w:rPr>
          <w:rFonts w:ascii="Calibri" w:hAnsi="Calibri"/>
        </w:rPr>
        <w:t>and</w:t>
      </w:r>
      <w:r w:rsidRPr="00747313">
        <w:rPr>
          <w:rFonts w:ascii="Calibri" w:hAnsi="Calibri"/>
        </w:rPr>
        <w:t xml:space="preserve"> </w:t>
      </w:r>
      <w:del w:id="17" w:author="Jan Balaguer" w:date="2014-06-05T12:49:00Z">
        <w:r w:rsidR="009B7E73" w:rsidDel="00CF4734">
          <w:rPr>
            <w:rFonts w:ascii="Calibri" w:hAnsi="Calibri"/>
          </w:rPr>
          <w:delText>MAE</w:delText>
        </w:r>
        <w:r w:rsidRPr="00747313" w:rsidDel="00CF4734">
          <w:rPr>
            <w:rFonts w:ascii="Calibri" w:hAnsi="Calibri"/>
            <w:vertAlign w:val="subscript"/>
          </w:rPr>
          <w:delText>performance</w:delText>
        </w:r>
        <w:r w:rsidDel="00CF4734">
          <w:rPr>
            <w:rFonts w:ascii="Calibri" w:hAnsi="Calibri"/>
          </w:rPr>
          <w:delText xml:space="preserve"> </w:delText>
        </w:r>
      </w:del>
      <w:proofErr w:type="spellStart"/>
      <w:ins w:id="18" w:author="Jan Balaguer" w:date="2014-06-05T12:49:00Z">
        <w:r w:rsidR="00CF4734">
          <w:rPr>
            <w:rFonts w:ascii="Calibri" w:hAnsi="Calibri"/>
          </w:rPr>
          <w:t>BIC</w:t>
        </w:r>
        <w:r w:rsidR="00CF4734" w:rsidRPr="00747313">
          <w:rPr>
            <w:rFonts w:ascii="Calibri" w:hAnsi="Calibri"/>
            <w:vertAlign w:val="subscript"/>
          </w:rPr>
          <w:t>performance</w:t>
        </w:r>
        <w:proofErr w:type="spellEnd"/>
        <w:r w:rsidR="00CF4734">
          <w:rPr>
            <w:rFonts w:ascii="Calibri" w:hAnsi="Calibri"/>
          </w:rPr>
          <w:t xml:space="preserve"> </w:t>
        </w:r>
      </w:ins>
      <w:r>
        <w:rPr>
          <w:rFonts w:ascii="Calibri" w:hAnsi="Calibri"/>
        </w:rPr>
        <w:t xml:space="preserve">are the </w:t>
      </w:r>
      <w:del w:id="19" w:author="Jan Balaguer" w:date="2014-06-05T12:49:00Z">
        <w:r w:rsidR="00545752" w:rsidDel="00CF4734">
          <w:rPr>
            <w:rFonts w:ascii="Calibri" w:hAnsi="Calibri"/>
          </w:rPr>
          <w:delText>Mean</w:delText>
        </w:r>
        <w:r w:rsidR="009B7E73" w:rsidDel="00CF4734">
          <w:rPr>
            <w:rFonts w:ascii="Calibri" w:hAnsi="Calibri"/>
          </w:rPr>
          <w:delText xml:space="preserve"> </w:delText>
        </w:r>
      </w:del>
      <w:ins w:id="20" w:author="Jan Balaguer" w:date="2014-06-05T12:49:00Z">
        <w:r w:rsidR="00CF4734">
          <w:rPr>
            <w:rFonts w:ascii="Calibri" w:hAnsi="Calibri"/>
          </w:rPr>
          <w:t xml:space="preserve">Bayesian </w:t>
        </w:r>
      </w:ins>
      <w:del w:id="21" w:author="Jan Balaguer" w:date="2014-06-05T12:49:00Z">
        <w:r w:rsidR="009B7E73" w:rsidDel="00CF4734">
          <w:rPr>
            <w:rFonts w:ascii="Calibri" w:hAnsi="Calibri"/>
          </w:rPr>
          <w:delText xml:space="preserve">Absolute </w:delText>
        </w:r>
      </w:del>
      <w:ins w:id="22" w:author="Jan Balaguer" w:date="2014-06-05T12:49:00Z">
        <w:r w:rsidR="00CF4734">
          <w:rPr>
            <w:rFonts w:ascii="Calibri" w:hAnsi="Calibri"/>
          </w:rPr>
          <w:t xml:space="preserve">Information </w:t>
        </w:r>
      </w:ins>
      <w:del w:id="23" w:author="Jan Balaguer" w:date="2014-06-05T12:49:00Z">
        <w:r w:rsidR="009B7E73" w:rsidDel="00CF4734">
          <w:rPr>
            <w:rFonts w:ascii="Calibri" w:hAnsi="Calibri"/>
          </w:rPr>
          <w:delText>Error</w:delText>
        </w:r>
        <w:r w:rsidDel="00CF4734">
          <w:rPr>
            <w:rFonts w:ascii="Calibri" w:hAnsi="Calibri"/>
          </w:rPr>
          <w:delText xml:space="preserve"> </w:delText>
        </w:r>
      </w:del>
      <w:ins w:id="24" w:author="Jan Balaguer" w:date="2014-06-05T12:49:00Z">
        <w:r w:rsidR="00CF4734">
          <w:rPr>
            <w:rFonts w:ascii="Calibri" w:hAnsi="Calibri"/>
          </w:rPr>
          <w:t xml:space="preserve">Criterion </w:t>
        </w:r>
      </w:ins>
      <w:r>
        <w:rPr>
          <w:rFonts w:ascii="Calibri" w:hAnsi="Calibri"/>
        </w:rPr>
        <w:t>scores on choice and performance respectively</w:t>
      </w:r>
      <w:ins w:id="25" w:author="Jan Balaguer" w:date="2014-06-05T12:52:00Z">
        <w:r w:rsidR="00CF4734">
          <w:rPr>
            <w:rFonts w:ascii="Calibri" w:hAnsi="Calibri"/>
          </w:rPr>
          <w:t xml:space="preserve"> for </w:t>
        </w:r>
      </w:ins>
      <w:ins w:id="26" w:author="Jan Balaguer" w:date="2014-06-05T12:54:00Z">
        <w:r w:rsidR="00CF4734">
          <w:rPr>
            <w:rFonts w:ascii="Calibri" w:hAnsi="Calibri"/>
          </w:rPr>
          <w:t xml:space="preserve">different </w:t>
        </w:r>
      </w:ins>
      <w:ins w:id="27" w:author="Jan Balaguer" w:date="2014-06-05T12:52:00Z">
        <w:r w:rsidR="00CF4734">
          <w:rPr>
            <w:rFonts w:ascii="Calibri" w:hAnsi="Calibri"/>
          </w:rPr>
          <w:t>trials (grouped in 4 bins of trials 1–4, 5–8, 9–12 and 13–16)</w:t>
        </w:r>
      </w:ins>
      <w:r>
        <w:rPr>
          <w:rFonts w:ascii="Calibri" w:hAnsi="Calibri"/>
        </w:rPr>
        <w:t xml:space="preserve">. </w:t>
      </w:r>
      <w:ins w:id="28" w:author="Jan Balaguer" w:date="2014-06-05T13:00:00Z">
        <w:r w:rsidR="00F67A6A">
          <w:rPr>
            <w:rFonts w:ascii="Calibri" w:hAnsi="Calibri"/>
          </w:rPr>
          <w:t>Likelihood probabilities were forced to be ≥ 0.05 in order to avoid infinite</w:t>
        </w:r>
      </w:ins>
      <w:ins w:id="29" w:author="Jan Balaguer" w:date="2014-06-05T13:01:00Z">
        <w:r w:rsidR="00F67A6A">
          <w:rPr>
            <w:rFonts w:ascii="Calibri" w:hAnsi="Calibri"/>
          </w:rPr>
          <w:t xml:space="preserve"> BIC</w:t>
        </w:r>
      </w:ins>
      <w:ins w:id="30" w:author="Jan Balaguer" w:date="2014-06-05T13:00:00Z">
        <w:r w:rsidR="00F67A6A">
          <w:rPr>
            <w:rFonts w:ascii="Calibri" w:hAnsi="Calibri"/>
          </w:rPr>
          <w:t xml:space="preserve"> </w:t>
        </w:r>
      </w:ins>
      <w:ins w:id="31" w:author="Jan Balaguer" w:date="2014-06-05T13:01:00Z">
        <w:r w:rsidR="00F67A6A">
          <w:rPr>
            <w:rFonts w:ascii="Calibri" w:hAnsi="Calibri"/>
          </w:rPr>
          <w:t>scores</w:t>
        </w:r>
      </w:ins>
      <w:ins w:id="32" w:author="Jan Balaguer" w:date="2014-06-05T13:00:00Z">
        <w:r w:rsidR="00F67A6A">
          <w:rPr>
            <w:rFonts w:ascii="Calibri" w:hAnsi="Calibri"/>
          </w:rPr>
          <w:t xml:space="preserve">. </w:t>
        </w:r>
      </w:ins>
      <w:r>
        <w:rPr>
          <w:rFonts w:ascii="Calibri" w:hAnsi="Calibri"/>
        </w:rPr>
        <w:t xml:space="preserve">The model was also fit to half of the data (even blocks) and used to predict the rest (odd blocks). This </w:t>
      </w:r>
      <w:r w:rsidR="00AA758C">
        <w:rPr>
          <w:rFonts w:ascii="Calibri" w:hAnsi="Calibri"/>
        </w:rPr>
        <w:t xml:space="preserve">allowed us to </w:t>
      </w:r>
      <w:del w:id="33" w:author="Jan Balaguer" w:date="2014-06-05T12:55:00Z">
        <w:r w:rsidR="00AA758C" w:rsidDel="00CF4734">
          <w:rPr>
            <w:rFonts w:ascii="Calibri" w:hAnsi="Calibri"/>
          </w:rPr>
          <w:delText>avoid</w:delText>
        </w:r>
        <w:r w:rsidDel="00CF4734">
          <w:rPr>
            <w:rFonts w:ascii="Calibri" w:hAnsi="Calibri"/>
          </w:rPr>
          <w:delText xml:space="preserve"> </w:delText>
        </w:r>
      </w:del>
      <w:ins w:id="34" w:author="Jan Balaguer" w:date="2014-06-05T12:55:00Z">
        <w:r w:rsidR="00CF4734">
          <w:rPr>
            <w:rFonts w:ascii="Calibri" w:hAnsi="Calibri"/>
          </w:rPr>
          <w:t xml:space="preserve">estimate </w:t>
        </w:r>
      </w:ins>
      <w:r>
        <w:rPr>
          <w:rFonts w:ascii="Calibri" w:hAnsi="Calibri"/>
        </w:rPr>
        <w:t>over-fitting (see Table S</w:t>
      </w:r>
      <w:r w:rsidR="00391198">
        <w:rPr>
          <w:rFonts w:ascii="Calibri" w:hAnsi="Calibri"/>
        </w:rPr>
        <w:t>3</w:t>
      </w:r>
      <w:r w:rsidR="00563533">
        <w:rPr>
          <w:rFonts w:ascii="Calibri" w:hAnsi="Calibri"/>
        </w:rPr>
        <w:t>).</w:t>
      </w:r>
    </w:p>
    <w:p w:rsidR="00563533" w:rsidRPr="00DB6C0F" w:rsidRDefault="00563533" w:rsidP="00A70B41">
      <w:pPr>
        <w:jc w:val="both"/>
        <w:rPr>
          <w:rFonts w:ascii="Calibri" w:hAnsi="Calibri"/>
        </w:rPr>
      </w:pPr>
    </w:p>
    <w:p w:rsidR="00A70B41" w:rsidRDefault="00A70B41" w:rsidP="00A70B41">
      <w:pPr>
        <w:pStyle w:val="Heading3"/>
        <w:spacing w:before="2" w:after="2"/>
        <w:jc w:val="both"/>
        <w:rPr>
          <w:rFonts w:ascii="Calibri" w:hAnsi="Calibri" w:cs="Times New Roman"/>
          <w:b w:val="0"/>
          <w:sz w:val="24"/>
        </w:rPr>
      </w:pPr>
      <w:proofErr w:type="spellStart"/>
      <w:proofErr w:type="gramStart"/>
      <w:r w:rsidRPr="00DB6C0F">
        <w:rPr>
          <w:rFonts w:ascii="Calibri" w:hAnsi="Calibri"/>
          <w:sz w:val="24"/>
        </w:rPr>
        <w:t>fMRI</w:t>
      </w:r>
      <w:proofErr w:type="spellEnd"/>
      <w:proofErr w:type="gramEnd"/>
      <w:r w:rsidRPr="00DB6C0F">
        <w:rPr>
          <w:rFonts w:ascii="Calibri" w:hAnsi="Calibri"/>
          <w:sz w:val="24"/>
        </w:rPr>
        <w:t xml:space="preserve"> Data Acquisition and </w:t>
      </w:r>
      <w:proofErr w:type="spellStart"/>
      <w:r w:rsidRPr="00DB6C0F">
        <w:rPr>
          <w:rFonts w:ascii="Calibri" w:hAnsi="Calibri"/>
          <w:sz w:val="24"/>
        </w:rPr>
        <w:t>Preprocessing</w:t>
      </w:r>
      <w:proofErr w:type="spellEnd"/>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w:t>
      </w:r>
      <w:proofErr w:type="spellStart"/>
      <w:r w:rsidRPr="00DB6C0F">
        <w:rPr>
          <w:rFonts w:ascii="Calibri" w:hAnsi="Calibri" w:cs="Times New Roman"/>
          <w:b w:val="0"/>
          <w:sz w:val="24"/>
        </w:rPr>
        <w:t>voxel</w:t>
      </w:r>
      <w:proofErr w:type="spellEnd"/>
      <w:r w:rsidRPr="00DB6C0F">
        <w:rPr>
          <w:rFonts w:ascii="Calibri" w:hAnsi="Calibri" w:cs="Times New Roman"/>
          <w:b w:val="0"/>
          <w:sz w:val="24"/>
        </w:rPr>
        <w:t xml:space="preserve"> size = 1 × 1 × 1 mm). For standard </w:t>
      </w:r>
      <w:proofErr w:type="spellStart"/>
      <w:r w:rsidRPr="00DB6C0F">
        <w:rPr>
          <w:rFonts w:ascii="Calibri" w:hAnsi="Calibri" w:cs="Times New Roman"/>
          <w:b w:val="0"/>
          <w:sz w:val="24"/>
        </w:rPr>
        <w:t>preprocessing</w:t>
      </w:r>
      <w:proofErr w:type="spellEnd"/>
      <w:r w:rsidRPr="00DB6C0F">
        <w:rPr>
          <w:rFonts w:ascii="Calibri" w:hAnsi="Calibri" w:cs="Times New Roman"/>
          <w:b w:val="0"/>
          <w:sz w:val="24"/>
        </w:rPr>
        <w:t xml:space="preserve"> and </w:t>
      </w:r>
      <w:proofErr w:type="spellStart"/>
      <w:r w:rsidRPr="00DB6C0F">
        <w:rPr>
          <w:rFonts w:ascii="Calibri" w:hAnsi="Calibri" w:cs="Times New Roman"/>
          <w:b w:val="0"/>
          <w:sz w:val="24"/>
        </w:rPr>
        <w:t>univariate</w:t>
      </w:r>
      <w:proofErr w:type="spellEnd"/>
      <w:r w:rsidRPr="00DB6C0F">
        <w:rPr>
          <w:rFonts w:ascii="Calibri" w:hAnsi="Calibri" w:cs="Times New Roman"/>
          <w:b w:val="0"/>
          <w:sz w:val="24"/>
        </w:rPr>
        <w:t xml:space="preserve"> statistical analyses, we used SPM8 (</w:t>
      </w:r>
      <w:proofErr w:type="spellStart"/>
      <w:r w:rsidRPr="00DB6C0F">
        <w:rPr>
          <w:rFonts w:ascii="Calibri" w:hAnsi="Calibri" w:cs="Times New Roman"/>
          <w:b w:val="0"/>
          <w:sz w:val="24"/>
        </w:rPr>
        <w:t>Wellcome</w:t>
      </w:r>
      <w:proofErr w:type="spellEnd"/>
      <w:r w:rsidRPr="00DB6C0F">
        <w:rPr>
          <w:rFonts w:ascii="Calibri" w:hAnsi="Calibri" w:cs="Times New Roman"/>
          <w:b w:val="0"/>
          <w:sz w:val="24"/>
        </w:rPr>
        <w:t xml:space="preserve"> Department of Cognitive Neurology, London, United Kingdom). All other analyses were done with custom scripts for </w:t>
      </w:r>
      <w:proofErr w:type="spellStart"/>
      <w:r w:rsidRPr="00DB6C0F">
        <w:rPr>
          <w:rFonts w:ascii="Calibri" w:hAnsi="Calibri" w:cs="Times New Roman"/>
          <w:b w:val="0"/>
          <w:sz w:val="24"/>
        </w:rPr>
        <w:t>Matlab</w:t>
      </w:r>
      <w:proofErr w:type="spellEnd"/>
      <w:r w:rsidRPr="00DB6C0F">
        <w:rPr>
          <w:rFonts w:ascii="Calibri" w:hAnsi="Calibri" w:cs="Times New Roman"/>
          <w:b w:val="0"/>
          <w:sz w:val="24"/>
        </w:rPr>
        <w:t xml:space="preserve"> (</w:t>
      </w:r>
      <w:proofErr w:type="spellStart"/>
      <w:r w:rsidRPr="00DB6C0F">
        <w:rPr>
          <w:rFonts w:ascii="Calibri" w:hAnsi="Calibri" w:cs="Times New Roman"/>
          <w:b w:val="0"/>
          <w:sz w:val="24"/>
        </w:rPr>
        <w:t>Mathworks</w:t>
      </w:r>
      <w:proofErr w:type="spellEnd"/>
      <w:r w:rsidRPr="00DB6C0F">
        <w:rPr>
          <w:rFonts w:ascii="Calibri" w:hAnsi="Calibri" w:cs="Times New Roman"/>
          <w:b w:val="0"/>
          <w:sz w:val="24"/>
        </w:rPr>
        <w:t xml:space="preserve">, Natick, MA, United States of America). We also used </w:t>
      </w:r>
      <w:proofErr w:type="spellStart"/>
      <w:r w:rsidRPr="00DB6C0F">
        <w:rPr>
          <w:rFonts w:ascii="Calibri" w:hAnsi="Calibri" w:cs="Times New Roman"/>
          <w:b w:val="0"/>
          <w:sz w:val="24"/>
        </w:rPr>
        <w:t>xjview</w:t>
      </w:r>
      <w:proofErr w:type="spellEnd"/>
      <w:r w:rsidRPr="00DB6C0F">
        <w:rPr>
          <w:rFonts w:ascii="Calibri" w:hAnsi="Calibri" w:cs="Times New Roman"/>
          <w:b w:val="0"/>
          <w:sz w:val="24"/>
        </w:rPr>
        <w:t xml:space="preserve"> (</w:t>
      </w:r>
      <w:hyperlink r:id="rId8" w:history="1">
        <w:r w:rsidRPr="00DB6C0F">
          <w:rPr>
            <w:rFonts w:ascii="Calibri" w:hAnsi="Calibri" w:cs="Times New Roman"/>
            <w:b w:val="0"/>
            <w:color w:val="0000FF"/>
            <w:sz w:val="24"/>
            <w:u w:val="single"/>
          </w:rPr>
          <w:t>http://www.alivelearn.net/xjview</w:t>
        </w:r>
      </w:hyperlink>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w:t>
      </w:r>
      <w:proofErr w:type="spellStart"/>
      <w:r w:rsidRPr="00DB6C0F">
        <w:rPr>
          <w:rFonts w:ascii="Calibri" w:hAnsi="Calibri" w:cs="Times New Roman"/>
          <w:b w:val="0"/>
          <w:sz w:val="24"/>
        </w:rPr>
        <w:t>cerebro</w:t>
      </w:r>
      <w:proofErr w:type="spellEnd"/>
      <w:r w:rsidRPr="00DB6C0F">
        <w:rPr>
          <w:rFonts w:ascii="Calibri" w:hAnsi="Calibri" w:cs="Times New Roman"/>
          <w:b w:val="0"/>
          <w:sz w:val="24"/>
        </w:rPr>
        <w:t xml:space="preserve">-spinal fluid. Functional images were </w:t>
      </w:r>
      <w:proofErr w:type="spellStart"/>
      <w:r w:rsidRPr="00DB6C0F">
        <w:rPr>
          <w:rFonts w:ascii="Calibri" w:hAnsi="Calibri" w:cs="Times New Roman"/>
          <w:b w:val="0"/>
          <w:sz w:val="24"/>
        </w:rPr>
        <w:t>resampled</w:t>
      </w:r>
      <w:proofErr w:type="spellEnd"/>
      <w:r w:rsidRPr="00DB6C0F">
        <w:rPr>
          <w:rFonts w:ascii="Calibri" w:hAnsi="Calibri" w:cs="Times New Roman"/>
          <w:b w:val="0"/>
          <w:sz w:val="24"/>
        </w:rPr>
        <w:t xml:space="preserve"> (4 × 4 × 4 mm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and spatially smoothed (8-mm full-width half-maximum (FWHM) Gaussian kernel). </w:t>
      </w:r>
    </w:p>
    <w:p w:rsidR="00A70B41" w:rsidRDefault="00A70B41" w:rsidP="00A70B41">
      <w:pPr>
        <w:pStyle w:val="Heading3"/>
        <w:spacing w:before="2" w:after="2"/>
        <w:jc w:val="both"/>
        <w:rPr>
          <w:rFonts w:ascii="Calibri" w:hAnsi="Calibri" w:cs="Times New Roman"/>
          <w:b w:val="0"/>
          <w:sz w:val="24"/>
        </w:rPr>
      </w:pPr>
    </w:p>
    <w:p w:rsidR="00A70B41" w:rsidRDefault="00A70B41" w:rsidP="00A70B41">
      <w:pPr>
        <w:pStyle w:val="Heading3"/>
        <w:spacing w:before="2" w:after="2"/>
        <w:jc w:val="both"/>
        <w:rPr>
          <w:rFonts w:ascii="Calibri" w:hAnsi="Calibri"/>
          <w:b w:val="0"/>
          <w:sz w:val="24"/>
        </w:rPr>
      </w:pPr>
      <w:proofErr w:type="spellStart"/>
      <w:proofErr w:type="gramStart"/>
      <w:r w:rsidRPr="00AD4383">
        <w:rPr>
          <w:rFonts w:ascii="Calibri" w:hAnsi="Calibri" w:cs="Times New Roman"/>
          <w:sz w:val="24"/>
        </w:rPr>
        <w:t>fMRI</w:t>
      </w:r>
      <w:proofErr w:type="spellEnd"/>
      <w:proofErr w:type="gramEnd"/>
      <w:r w:rsidRPr="00AD4383">
        <w:rPr>
          <w:rFonts w:ascii="Calibri" w:hAnsi="Calibri" w:cs="Times New Roman"/>
          <w:sz w:val="24"/>
        </w:rPr>
        <w:t xml:space="preserve"> analysis.</w:t>
      </w:r>
      <w:r w:rsidRPr="00AD4383">
        <w:rPr>
          <w:rFonts w:ascii="Calibri" w:hAnsi="Calibri" w:cs="Times New Roman"/>
          <w:b w:val="0"/>
          <w:sz w:val="24"/>
        </w:rPr>
        <w:t xml:space="preserve"> </w:t>
      </w:r>
      <w:r w:rsidRPr="00AD4383">
        <w:rPr>
          <w:rFonts w:ascii="Calibri" w:hAnsi="Calibri"/>
          <w:b w:val="0"/>
          <w:sz w:val="24"/>
        </w:rPr>
        <w:t xml:space="preserve">Our </w:t>
      </w:r>
      <w:proofErr w:type="spellStart"/>
      <w:r w:rsidRPr="00AD4383">
        <w:rPr>
          <w:rFonts w:ascii="Calibri" w:hAnsi="Calibri"/>
          <w:b w:val="0"/>
          <w:sz w:val="24"/>
        </w:rPr>
        <w:t>univariate</w:t>
      </w:r>
      <w:proofErr w:type="spellEnd"/>
      <w:r w:rsidRPr="00AD4383">
        <w:rPr>
          <w:rFonts w:ascii="Calibri" w:hAnsi="Calibri"/>
          <w:b w:val="0"/>
          <w:sz w:val="24"/>
        </w:rPr>
        <w:t xml:space="preserve"> analyses used a generalized linear model (GLM) approach. A 128-s temporal high-pass filter was applied to remove low-frequency scanner </w:t>
      </w:r>
      <w:proofErr w:type="spellStart"/>
      <w:r w:rsidRPr="00AD4383">
        <w:rPr>
          <w:rFonts w:ascii="Calibri" w:hAnsi="Calibri"/>
          <w:b w:val="0"/>
          <w:sz w:val="24"/>
        </w:rPr>
        <w:t>artifacts</w:t>
      </w:r>
      <w:proofErr w:type="spellEnd"/>
      <w:r w:rsidRPr="00AD4383">
        <w:rPr>
          <w:rFonts w:ascii="Calibri" w:hAnsi="Calibri"/>
          <w:b w:val="0"/>
          <w:sz w:val="24"/>
        </w:rPr>
        <w:t>. Temporal autocorrelation in the time series data was estimated using restricted maximum-likelihood estimates of variance components using a first-order autoregressive model (AR-1), and the resulting non-</w:t>
      </w:r>
      <w:proofErr w:type="spellStart"/>
      <w:r w:rsidRPr="00AD4383">
        <w:rPr>
          <w:rFonts w:ascii="Calibri" w:hAnsi="Calibri"/>
          <w:b w:val="0"/>
          <w:sz w:val="24"/>
        </w:rPr>
        <w:t>sphericity</w:t>
      </w:r>
      <w:proofErr w:type="spellEnd"/>
      <w:r w:rsidRPr="00AD4383">
        <w:rPr>
          <w:rFonts w:ascii="Calibri" w:hAnsi="Calibri"/>
          <w:b w:val="0"/>
          <w:sz w:val="24"/>
        </w:rPr>
        <w:t xml:space="preserve"> was used to form maximum-likelihood estimates of the activations. Our GLM included </w:t>
      </w:r>
      <w:proofErr w:type="spellStart"/>
      <w:r w:rsidRPr="00AD4383">
        <w:rPr>
          <w:rFonts w:ascii="Calibri" w:hAnsi="Calibri"/>
          <w:b w:val="0"/>
          <w:sz w:val="24"/>
        </w:rPr>
        <w:t>regressors</w:t>
      </w:r>
      <w:proofErr w:type="spellEnd"/>
      <w:r w:rsidRPr="00AD4383">
        <w:rPr>
          <w:rFonts w:ascii="Calibri" w:hAnsi="Calibri"/>
          <w:b w:val="0"/>
          <w:sz w:val="24"/>
        </w:rPr>
        <w:t xml:space="preserve"> coding for onsets and durations of stimuli or events, which were then convolved with the canonical hemodynamic response function (HRF) and regressed against the observed </w:t>
      </w:r>
      <w:proofErr w:type="spellStart"/>
      <w:r w:rsidRPr="00AD4383">
        <w:rPr>
          <w:rFonts w:ascii="Calibri" w:hAnsi="Calibri"/>
          <w:b w:val="0"/>
          <w:sz w:val="24"/>
        </w:rPr>
        <w:t>fMRI</w:t>
      </w:r>
      <w:proofErr w:type="spellEnd"/>
      <w:r w:rsidRPr="00AD4383">
        <w:rPr>
          <w:rFonts w:ascii="Calibri" w:hAnsi="Calibri"/>
          <w:b w:val="0"/>
          <w:sz w:val="24"/>
        </w:rPr>
        <w:t xml:space="preserve"> data. Experimental blocks were model</w:t>
      </w:r>
      <w:r>
        <w:rPr>
          <w:rFonts w:ascii="Calibri" w:hAnsi="Calibri"/>
          <w:b w:val="0"/>
          <w:sz w:val="24"/>
        </w:rPr>
        <w:t>l</w:t>
      </w:r>
      <w:r w:rsidRPr="00AD4383">
        <w:rPr>
          <w:rFonts w:ascii="Calibri" w:hAnsi="Calibri"/>
          <w:b w:val="0"/>
          <w:sz w:val="24"/>
        </w:rPr>
        <w:t xml:space="preserve">ed using separate </w:t>
      </w:r>
      <w:proofErr w:type="spellStart"/>
      <w:r w:rsidRPr="00AD4383">
        <w:rPr>
          <w:rFonts w:ascii="Calibri" w:hAnsi="Calibri"/>
          <w:b w:val="0"/>
          <w:sz w:val="24"/>
        </w:rPr>
        <w:t>regressors</w:t>
      </w:r>
      <w:proofErr w:type="spellEnd"/>
      <w:r w:rsidRPr="00AD4383">
        <w:rPr>
          <w:rFonts w:ascii="Calibri" w:hAnsi="Calibri"/>
          <w:b w:val="0"/>
          <w:sz w:val="24"/>
        </w:rPr>
        <w:t>, and constant terms for each block were included. Additionally, motion parameters were included as nuisance variables.</w:t>
      </w:r>
    </w:p>
    <w:p w:rsidR="00A70B41" w:rsidRDefault="00A70B41" w:rsidP="00A70B41">
      <w:pPr>
        <w:pStyle w:val="Heading3"/>
        <w:spacing w:before="2" w:after="2"/>
        <w:jc w:val="both"/>
        <w:rPr>
          <w:rFonts w:ascii="Calibri" w:hAnsi="Calibri"/>
          <w:b w:val="0"/>
          <w:sz w:val="24"/>
        </w:rPr>
      </w:pPr>
    </w:p>
    <w:p w:rsidR="00A70B41" w:rsidRPr="00AD4383" w:rsidRDefault="00A70B41" w:rsidP="00A70B41">
      <w:pPr>
        <w:pStyle w:val="Heading3"/>
        <w:spacing w:before="2" w:after="2"/>
        <w:jc w:val="both"/>
        <w:rPr>
          <w:rFonts w:ascii="Calibri" w:hAnsi="Calibri"/>
          <w:b w:val="0"/>
          <w:sz w:val="24"/>
        </w:rPr>
      </w:pPr>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w:t>
      </w:r>
      <w:proofErr w:type="spellStart"/>
      <w:r>
        <w:rPr>
          <w:rFonts w:ascii="Calibri" w:hAnsi="Calibri"/>
          <w:b w:val="0"/>
          <w:sz w:val="24"/>
        </w:rPr>
        <w:t>regressors</w:t>
      </w:r>
      <w:proofErr w:type="spellEnd"/>
      <w:r>
        <w:rPr>
          <w:rFonts w:ascii="Calibri" w:hAnsi="Calibri"/>
          <w:b w:val="0"/>
          <w:sz w:val="24"/>
        </w:rPr>
        <w:t>: the expected value (i.e. |TV|) predicted by the best-fitting parameterisation of the</w:t>
      </w:r>
      <w:r w:rsidR="001F4CAE">
        <w:rPr>
          <w:rFonts w:ascii="Calibri" w:hAnsi="Calibri"/>
          <w:b w:val="0"/>
          <w:sz w:val="24"/>
        </w:rPr>
        <w:t xml:space="preserve"> V</w:t>
      </w:r>
      <w:r w:rsidR="00177A6C">
        <w:rPr>
          <w:rFonts w:ascii="Calibri" w:hAnsi="Calibri"/>
          <w:b w:val="0"/>
          <w:sz w:val="24"/>
        </w:rPr>
        <w:t>F</w:t>
      </w:r>
      <w:r w:rsidR="001F4CAE">
        <w:rPr>
          <w:rFonts w:ascii="Calibri" w:hAnsi="Calibri"/>
          <w:b w:val="0"/>
          <w:sz w:val="24"/>
        </w:rPr>
        <w:t>, CI and HB</w:t>
      </w:r>
      <w:r>
        <w:rPr>
          <w:rFonts w:ascii="Calibri" w:hAnsi="Calibri"/>
          <w:b w:val="0"/>
          <w:sz w:val="24"/>
        </w:rPr>
        <w:t xml:space="preserve"> model</w:t>
      </w:r>
      <w:r w:rsidR="001F4CAE">
        <w:rPr>
          <w:rFonts w:ascii="Calibri" w:hAnsi="Calibri"/>
          <w:b w:val="0"/>
          <w:sz w:val="24"/>
        </w:rPr>
        <w:t xml:space="preserve">s. For </w:t>
      </w:r>
      <w:proofErr w:type="spellStart"/>
      <w:r w:rsidR="001F4CAE">
        <w:rPr>
          <w:rFonts w:ascii="Calibri" w:hAnsi="Calibri"/>
          <w:b w:val="0"/>
          <w:sz w:val="24"/>
        </w:rPr>
        <w:t>conventioanl</w:t>
      </w:r>
      <w:proofErr w:type="spellEnd"/>
      <w:r w:rsidR="001F4CAE">
        <w:rPr>
          <w:rFonts w:ascii="Calibri" w:hAnsi="Calibri"/>
          <w:b w:val="0"/>
          <w:sz w:val="24"/>
        </w:rPr>
        <w:t xml:space="preserve"> </w:t>
      </w:r>
      <w:r>
        <w:rPr>
          <w:rFonts w:ascii="Calibri" w:hAnsi="Calibri"/>
          <w:b w:val="0"/>
          <w:sz w:val="24"/>
        </w:rPr>
        <w:t xml:space="preserve">analyses, we included a design matrix with </w:t>
      </w:r>
      <w:proofErr w:type="spellStart"/>
      <w:r>
        <w:rPr>
          <w:rFonts w:ascii="Calibri" w:hAnsi="Calibri"/>
          <w:b w:val="0"/>
          <w:sz w:val="24"/>
        </w:rPr>
        <w:t>regressors</w:t>
      </w:r>
      <w:proofErr w:type="spellEnd"/>
      <w:r>
        <w:rPr>
          <w:rFonts w:ascii="Calibri" w:hAnsi="Calibri"/>
          <w:b w:val="0"/>
          <w:sz w:val="24"/>
        </w:rPr>
        <w:t xml:space="preserve"> aligned to stimulus onset, encoding the main effect of stimulus (target vs. </w:t>
      </w:r>
      <w:proofErr w:type="spellStart"/>
      <w:r>
        <w:rPr>
          <w:rFonts w:ascii="Calibri" w:hAnsi="Calibri"/>
          <w:b w:val="0"/>
          <w:sz w:val="24"/>
        </w:rPr>
        <w:t>nontarget</w:t>
      </w:r>
      <w:proofErr w:type="spellEnd"/>
      <w:r>
        <w:rPr>
          <w:rFonts w:ascii="Calibri" w:hAnsi="Calibri"/>
          <w:b w:val="0"/>
          <w:sz w:val="24"/>
        </w:rPr>
        <w:t xml:space="preserve">), cues (novel vs. familiar) and feedback (correct vs. error), alongside their two- and three-way interactions.  We report </w:t>
      </w:r>
      <w:proofErr w:type="spellStart"/>
      <w:r>
        <w:rPr>
          <w:rFonts w:ascii="Calibri" w:hAnsi="Calibri"/>
          <w:b w:val="0"/>
          <w:sz w:val="24"/>
        </w:rPr>
        <w:t>voxels</w:t>
      </w:r>
      <w:proofErr w:type="spellEnd"/>
      <w:r>
        <w:rPr>
          <w:rFonts w:ascii="Calibri" w:hAnsi="Calibri"/>
          <w:b w:val="0"/>
          <w:sz w:val="24"/>
        </w:rPr>
        <w:t xml:space="preserve"> that responded to these </w:t>
      </w:r>
      <w:proofErr w:type="spellStart"/>
      <w:r>
        <w:rPr>
          <w:rFonts w:ascii="Calibri" w:hAnsi="Calibri"/>
          <w:b w:val="0"/>
          <w:sz w:val="24"/>
        </w:rPr>
        <w:t>regressors</w:t>
      </w:r>
      <w:proofErr w:type="spellEnd"/>
      <w:r>
        <w:rPr>
          <w:rFonts w:ascii="Calibri" w:hAnsi="Calibri"/>
          <w:b w:val="0"/>
          <w:sz w:val="24"/>
        </w:rPr>
        <w:t xml:space="preserve"> at thresholds that were corrected for multiple comparisons, using a false discovery rate of p&lt;0.05. </w:t>
      </w:r>
      <w:proofErr w:type="spellStart"/>
      <w:r>
        <w:rPr>
          <w:rFonts w:ascii="Calibri" w:hAnsi="Calibri"/>
          <w:b w:val="0"/>
          <w:sz w:val="24"/>
        </w:rPr>
        <w:t>Voxelwise</w:t>
      </w:r>
      <w:proofErr w:type="spellEnd"/>
      <w:r>
        <w:rPr>
          <w:rFonts w:ascii="Calibri" w:hAnsi="Calibri"/>
          <w:b w:val="0"/>
          <w:sz w:val="24"/>
        </w:rPr>
        <w:t xml:space="preserve"> statistics were rendered onto the MNI template brain using </w:t>
      </w:r>
      <w:proofErr w:type="spellStart"/>
      <w:r>
        <w:rPr>
          <w:rFonts w:ascii="Calibri" w:hAnsi="Calibri"/>
          <w:b w:val="0"/>
          <w:sz w:val="24"/>
        </w:rPr>
        <w:t>xjview</w:t>
      </w:r>
      <w:proofErr w:type="spellEnd"/>
      <w:r>
        <w:rPr>
          <w:rFonts w:ascii="Calibri" w:hAnsi="Calibri"/>
          <w:b w:val="0"/>
          <w:sz w:val="24"/>
        </w:rPr>
        <w:t xml:space="preserve"> (</w:t>
      </w:r>
      <w:r w:rsidRPr="006A6785">
        <w:rPr>
          <w:rFonts w:ascii="Calibri" w:hAnsi="Calibri"/>
          <w:b w:val="0"/>
          <w:sz w:val="24"/>
        </w:rPr>
        <w:t>http://www.alivelearn.net/xjview8/</w:t>
      </w:r>
      <w:r>
        <w:rPr>
          <w:rFonts w:ascii="Calibri" w:hAnsi="Calibri"/>
          <w:b w:val="0"/>
          <w:sz w:val="24"/>
        </w:rPr>
        <w:t>). Subsequently, to interrogate the complex interactions among factors, we extracted raw data from cluster-corrected regions of interest (</w:t>
      </w:r>
      <w:proofErr w:type="spellStart"/>
      <w:r>
        <w:rPr>
          <w:rFonts w:ascii="Calibri" w:hAnsi="Calibri"/>
          <w:b w:val="0"/>
          <w:sz w:val="24"/>
        </w:rPr>
        <w:t>ROIs</w:t>
      </w:r>
      <w:proofErr w:type="spellEnd"/>
      <w:r>
        <w:rPr>
          <w:rFonts w:ascii="Calibri" w:hAnsi="Calibri"/>
          <w:b w:val="0"/>
          <w:sz w:val="24"/>
        </w:rPr>
        <w:t xml:space="preserve">) and resubmitted them to a new finite impulse response (FIR) regression analysis that estimated the parameter estimates associated with each of 16 </w:t>
      </w:r>
      <w:proofErr w:type="spellStart"/>
      <w:r>
        <w:rPr>
          <w:rFonts w:ascii="Calibri" w:hAnsi="Calibri"/>
          <w:b w:val="0"/>
          <w:sz w:val="24"/>
        </w:rPr>
        <w:t>peri</w:t>
      </w:r>
      <w:proofErr w:type="spellEnd"/>
      <w:r>
        <w:rPr>
          <w:rFonts w:ascii="Calibri" w:hAnsi="Calibri"/>
          <w:b w:val="0"/>
          <w:sz w:val="24"/>
        </w:rPr>
        <w:t xml:space="preserve">-stimulus time bins.  </w:t>
      </w:r>
      <w:r w:rsidR="001F4CAE">
        <w:rPr>
          <w:rFonts w:ascii="Calibri" w:hAnsi="Calibri"/>
          <w:b w:val="0"/>
          <w:sz w:val="24"/>
        </w:rPr>
        <w:t xml:space="preserve">To avoid selection bias (‘double-dipping’), data for each participant were extracted on the basis of an ROI defined for the remaining 17 members of </w:t>
      </w:r>
      <w:r w:rsidR="00315506">
        <w:rPr>
          <w:rFonts w:ascii="Calibri" w:hAnsi="Calibri"/>
          <w:b w:val="0"/>
          <w:sz w:val="24"/>
        </w:rPr>
        <w:t>the</w:t>
      </w:r>
      <w:r w:rsidR="001F4CAE">
        <w:rPr>
          <w:rFonts w:ascii="Calibri" w:hAnsi="Calibri"/>
          <w:b w:val="0"/>
          <w:sz w:val="24"/>
        </w:rPr>
        <w:t xml:space="preserve"> cohort.  </w:t>
      </w:r>
      <w:proofErr w:type="spellStart"/>
      <w:r>
        <w:rPr>
          <w:rFonts w:ascii="Calibri" w:hAnsi="Calibri"/>
          <w:b w:val="0"/>
          <w:sz w:val="24"/>
        </w:rPr>
        <w:t>Haemodynamic</w:t>
      </w:r>
      <w:proofErr w:type="spellEnd"/>
      <w:r>
        <w:rPr>
          <w:rFonts w:ascii="Calibri" w:hAnsi="Calibri"/>
          <w:b w:val="0"/>
          <w:sz w:val="24"/>
        </w:rPr>
        <w:t xml:space="preserve"> response data were temporally </w:t>
      </w:r>
      <w:proofErr w:type="spellStart"/>
      <w:r>
        <w:rPr>
          <w:rFonts w:ascii="Calibri" w:hAnsi="Calibri"/>
          <w:b w:val="0"/>
          <w:sz w:val="24"/>
        </w:rPr>
        <w:t>upsampled</w:t>
      </w:r>
      <w:proofErr w:type="spellEnd"/>
      <w:r>
        <w:rPr>
          <w:rFonts w:ascii="Calibri" w:hAnsi="Calibri"/>
          <w:b w:val="0"/>
          <w:sz w:val="24"/>
        </w:rPr>
        <w:t xml:space="preserve"> by a factor of 10 for plotting.  Statistics are reported for an early time window (~6-8s post-stimulus) and a late time window (~8-10s post-feedback) where the BOLD signal peaked overall.   </w:t>
      </w:r>
    </w:p>
    <w:p w:rsidR="00C2711E" w:rsidRDefault="00FA7740" w:rsidP="001975F4">
      <w:pPr>
        <w:rPr>
          <w:rFonts w:asciiTheme="majorHAnsi" w:hAnsiTheme="majorHAnsi"/>
          <w:b/>
        </w:rPr>
      </w:pPr>
      <w:r>
        <w:rPr>
          <w:rFonts w:asciiTheme="majorHAnsi" w:hAnsiTheme="majorHAnsi"/>
          <w:b/>
        </w:rPr>
        <w:br w:type="page"/>
      </w:r>
      <w:r w:rsidR="00C2711E">
        <w:rPr>
          <w:rFonts w:asciiTheme="majorHAnsi" w:hAnsiTheme="majorHAnsi"/>
          <w:b/>
        </w:rPr>
        <w:t>FIGURE 1</w:t>
      </w:r>
    </w:p>
    <w:p w:rsidR="001975F4" w:rsidRDefault="001975F4" w:rsidP="001975F4">
      <w:pPr>
        <w:rPr>
          <w:rFonts w:asciiTheme="majorHAnsi" w:hAnsiTheme="majorHAnsi"/>
          <w:b/>
        </w:rPr>
      </w:pPr>
    </w:p>
    <w:p w:rsidR="00C2711E" w:rsidRDefault="00C2711E" w:rsidP="00E246B6">
      <w:pPr>
        <w:jc w:val="both"/>
        <w:rPr>
          <w:rFonts w:asciiTheme="majorHAnsi" w:hAnsiTheme="majorHAnsi"/>
          <w:b/>
        </w:rPr>
      </w:pPr>
    </w:p>
    <w:p w:rsidR="001975F4" w:rsidRDefault="009563F1" w:rsidP="001975F4">
      <w:pPr>
        <w:jc w:val="center"/>
        <w:rPr>
          <w:rFonts w:asciiTheme="majorHAnsi" w:hAnsiTheme="majorHAnsi"/>
          <w:b/>
        </w:rPr>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9pt;margin-top:478.05pt;width:468pt;height:147.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style="mso-next-textbox:#Text Box 2" inset=",7.2pt,,7.2pt">
              <w:txbxContent>
                <w:p w:rsidR="00CF4734" w:rsidRPr="003E04B2" w:rsidRDefault="00CF4734"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task. On each trial participants view a pair of </w:t>
                  </w:r>
                  <w:proofErr w:type="spellStart"/>
                  <w:r w:rsidRPr="003E04B2">
                    <w:rPr>
                      <w:rFonts w:asciiTheme="majorHAnsi" w:hAnsiTheme="majorHAnsi"/>
                      <w:sz w:val="22"/>
                    </w:rPr>
                    <w:t>coloured</w:t>
                  </w:r>
                  <w:proofErr w:type="spellEnd"/>
                  <w:r w:rsidRPr="003E04B2">
                    <w:rPr>
                      <w:rFonts w:asciiTheme="majorHAnsi" w:hAnsiTheme="majorHAnsi"/>
                      <w:sz w:val="22"/>
                    </w:rPr>
                    <w:t xml:space="preserve"> shapes on </w:t>
                  </w:r>
                  <w:proofErr w:type="gramStart"/>
                  <w:r w:rsidRPr="003E04B2">
                    <w:rPr>
                      <w:rFonts w:asciiTheme="majorHAnsi" w:hAnsiTheme="majorHAnsi"/>
                      <w:sz w:val="22"/>
                    </w:rPr>
                    <w:t>the  left</w:t>
                  </w:r>
                  <w:proofErr w:type="gramEnd"/>
                  <w:r w:rsidRPr="003E04B2">
                    <w:rPr>
                      <w:rFonts w:asciiTheme="majorHAnsi" w:hAnsiTheme="majorHAnsi"/>
                      <w:sz w:val="22"/>
                    </w:rPr>
                    <w:t xml:space="preserve"> and right of the screen. They responded ‘target’ or ‘</w:t>
                  </w:r>
                  <w:proofErr w:type="spellStart"/>
                  <w:r w:rsidRPr="003E04B2">
                    <w:rPr>
                      <w:rFonts w:asciiTheme="majorHAnsi" w:hAnsiTheme="majorHAnsi"/>
                      <w:sz w:val="22"/>
                    </w:rPr>
                    <w:t>nontarget</w:t>
                  </w:r>
                  <w:proofErr w:type="spellEnd"/>
                  <w:r w:rsidRPr="003E04B2">
                    <w:rPr>
                      <w:rFonts w:asciiTheme="majorHAnsi" w:hAnsiTheme="majorHAnsi"/>
                      <w:sz w:val="22"/>
                    </w:rPr>
                    <w:t xml:space="preserve">’ and were provided with positive or negative auditory feedback.  Each block of 16 trials was preceded by a Greek </w:t>
                  </w:r>
                  <w:proofErr w:type="gramStart"/>
                  <w:r w:rsidRPr="003E04B2">
                    <w:rPr>
                      <w:rFonts w:asciiTheme="majorHAnsi" w:hAnsiTheme="majorHAnsi"/>
                      <w:sz w:val="22"/>
                    </w:rPr>
                    <w:t>symbol which</w:t>
                  </w:r>
                  <w:proofErr w:type="gramEnd"/>
                  <w:r w:rsidRPr="003E04B2">
                    <w:rPr>
                      <w:rFonts w:asciiTheme="majorHAnsi" w:hAnsiTheme="majorHAnsi"/>
                      <w:sz w:val="22"/>
                    </w:rPr>
                    <w:t xml:space="preserve"> was either fully predictive of the relevant dimensions (e.g. {</w:t>
                  </w:r>
                  <w:proofErr w:type="spellStart"/>
                  <w:r w:rsidRPr="003E04B2">
                    <w:rPr>
                      <w:rFonts w:asciiTheme="majorHAnsi" w:hAnsiTheme="majorHAnsi"/>
                      <w:sz w:val="22"/>
                    </w:rPr>
                    <w:t>colour</w:t>
                  </w:r>
                  <w:proofErr w:type="spellEnd"/>
                  <w:r w:rsidRPr="003E04B2">
                    <w:rPr>
                      <w:rFonts w:asciiTheme="majorHAnsi" w:hAnsiTheme="majorHAnsi"/>
                      <w:sz w:val="22"/>
                    </w:rPr>
                    <w:t xml:space="preserve">-left, </w:t>
                  </w:r>
                  <w:proofErr w:type="spellStart"/>
                  <w:r w:rsidRPr="003E04B2">
                    <w:rPr>
                      <w:rFonts w:asciiTheme="majorHAnsi" w:hAnsiTheme="majorHAnsi"/>
                      <w:sz w:val="22"/>
                    </w:rPr>
                    <w:t>colour</w:t>
                  </w:r>
                  <w:proofErr w:type="spellEnd"/>
                  <w:r w:rsidRPr="003E04B2">
                    <w:rPr>
                      <w:rFonts w:asciiTheme="majorHAnsi" w:hAnsiTheme="majorHAnsi"/>
                      <w:sz w:val="22"/>
                    </w:rPr>
                    <w:t xml:space="preserve">-right};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model (lines).  % </w:t>
                  </w:r>
                  <w:proofErr w:type="gramStart"/>
                  <w:r w:rsidRPr="003E04B2">
                    <w:rPr>
                      <w:rFonts w:asciiTheme="majorHAnsi" w:hAnsiTheme="majorHAnsi"/>
                      <w:sz w:val="22"/>
                    </w:rPr>
                    <w:t>a</w:t>
                  </w:r>
                  <w:r>
                    <w:rPr>
                      <w:rFonts w:asciiTheme="majorHAnsi" w:hAnsiTheme="majorHAnsi"/>
                      <w:sz w:val="22"/>
                    </w:rPr>
                    <w:t>c</w:t>
                  </w:r>
                  <w:r w:rsidRPr="003E04B2">
                    <w:rPr>
                      <w:rFonts w:asciiTheme="majorHAnsi" w:hAnsiTheme="majorHAnsi"/>
                      <w:sz w:val="22"/>
                    </w:rPr>
                    <w:t>curacy</w:t>
                  </w:r>
                  <w:proofErr w:type="gramEnd"/>
                  <w:r w:rsidRPr="003E04B2">
                    <w:rPr>
                      <w:rFonts w:asciiTheme="majorHAnsi" w:hAnsiTheme="majorHAnsi"/>
                      <w:sz w:val="22"/>
                    </w:rPr>
                    <w:t xml:space="preserve"> (top panels) and % target choice (bottom panels) over trials (1-16) are shown for familiar cues (left panels; red) and novel cues (right panels; green).  Lines show the same data for </w:t>
                  </w:r>
                  <w:ins w:id="35" w:author="Jan Balaguer" w:date="2014-06-05T12:56:00Z">
                    <w:r>
                      <w:rPr>
                        <w:rFonts w:asciiTheme="majorHAnsi" w:hAnsiTheme="majorHAnsi"/>
                        <w:sz w:val="22"/>
                      </w:rPr>
                      <w:t xml:space="preserve">predictions of </w:t>
                    </w:r>
                  </w:ins>
                  <w:r w:rsidRPr="003E04B2">
                    <w:rPr>
                      <w:rFonts w:asciiTheme="majorHAnsi" w:hAnsiTheme="majorHAnsi"/>
                      <w:sz w:val="22"/>
                    </w:rPr>
                    <w:t xml:space="preserve">the best-fitting </w:t>
                  </w:r>
                  <w:proofErr w:type="spellStart"/>
                  <w:r w:rsidRPr="003E04B2">
                    <w:rPr>
                      <w:rFonts w:asciiTheme="majorHAnsi" w:hAnsiTheme="majorHAnsi"/>
                      <w:sz w:val="22"/>
                    </w:rPr>
                    <w:t>parameterisation</w:t>
                  </w:r>
                  <w:proofErr w:type="spellEnd"/>
                  <w:r w:rsidRPr="003E04B2">
                    <w:rPr>
                      <w:rFonts w:asciiTheme="majorHAnsi" w:hAnsiTheme="majorHAnsi"/>
                      <w:sz w:val="22"/>
                    </w:rPr>
                    <w:t xml:space="preserve"> of the model.</w:t>
                  </w:r>
                </w:p>
              </w:txbxContent>
            </v:textbox>
          </v:shape>
        </w:pict>
      </w:r>
      <w:r w:rsidR="00984D8B">
        <w:rPr>
          <w:rFonts w:asciiTheme="majorHAnsi" w:hAnsiTheme="majorHAnsi"/>
          <w:b/>
          <w:noProof/>
          <w:lang w:eastAsia="en-US"/>
        </w:rPr>
        <w:drawing>
          <wp:inline distT="0" distB="0" distL="0" distR="0">
            <wp:extent cx="4027740" cy="5699760"/>
            <wp:effectExtent l="25400" t="0" r="0" b="0"/>
            <wp:docPr id="7" name="Picture 1" descr=":figure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pdf"/>
                    <pic:cNvPicPr>
                      <a:picLocks noChangeAspect="1" noChangeArrowheads="1"/>
                    </pic:cNvPicPr>
                  </pic:nvPicPr>
                  <ve:AlternateContent xmlns:ma="http://schemas.microsoft.com/office/mac/drawingml/2008/main">
                    <ve:Choice Requires="ma">
                      <pic:blipFill>
                        <a:blip r:embed="rId9"/>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0"/>
                        <a:stretch>
                          <a:fillRect/>
                        </a:stretch>
                      </pic:blipFill>
                    </ve:Fallback>
                  </ve:AlternateContent>
                  <pic:spPr bwMode="auto">
                    <a:xfrm>
                      <a:off x="0" y="0"/>
                      <a:ext cx="4027740" cy="5699760"/>
                    </a:xfrm>
                    <a:prstGeom prst="rect">
                      <a:avLst/>
                    </a:prstGeom>
                    <a:noFill/>
                    <a:ln w="9525">
                      <a:noFill/>
                      <a:miter lim="800000"/>
                      <a:headEnd/>
                      <a:tailEnd/>
                    </a:ln>
                  </pic:spPr>
                </pic:pic>
              </a:graphicData>
            </a:graphic>
          </wp:inline>
        </w:drawing>
      </w:r>
    </w:p>
    <w:p w:rsidR="001975F4" w:rsidRDefault="001975F4" w:rsidP="001975F4">
      <w:pPr>
        <w:rPr>
          <w:rFonts w:asciiTheme="majorHAnsi" w:hAnsiTheme="majorHAnsi"/>
          <w:b/>
        </w:rPr>
      </w:pPr>
    </w:p>
    <w:p w:rsidR="00697AF1" w:rsidRDefault="00C2711E" w:rsidP="001975F4">
      <w:pPr>
        <w:rPr>
          <w:rFonts w:asciiTheme="majorHAnsi" w:hAnsiTheme="majorHAnsi"/>
          <w:b/>
        </w:rPr>
      </w:pPr>
      <w:commentRangeStart w:id="36"/>
      <w:r>
        <w:rPr>
          <w:rFonts w:asciiTheme="majorHAnsi" w:hAnsiTheme="majorHAnsi"/>
          <w:b/>
        </w:rPr>
        <w:br w:type="page"/>
      </w:r>
      <w:commentRangeEnd w:id="36"/>
      <w:r w:rsidR="00CF4734">
        <w:rPr>
          <w:rStyle w:val="CommentReference"/>
          <w:vanish/>
        </w:rPr>
        <w:commentReference w:id="36"/>
      </w:r>
      <w:r>
        <w:rPr>
          <w:rFonts w:asciiTheme="majorHAnsi" w:hAnsiTheme="majorHAnsi"/>
          <w:b/>
        </w:rPr>
        <w:t>FIGURE 2</w:t>
      </w:r>
    </w:p>
    <w:p w:rsidR="00697AF1" w:rsidRDefault="00697AF1">
      <w:pPr>
        <w:jc w:val="center"/>
        <w:rPr>
          <w:rFonts w:asciiTheme="majorHAnsi" w:hAnsiTheme="majorHAnsi"/>
          <w:b/>
        </w:rPr>
      </w:pPr>
    </w:p>
    <w:p w:rsidR="001975F4" w:rsidRDefault="009563F1" w:rsidP="001975F4">
      <w:pPr>
        <w:jc w:val="center"/>
        <w:rPr>
          <w:rFonts w:asciiTheme="majorHAnsi" w:hAnsiTheme="majorHAnsi"/>
          <w:b/>
        </w:rPr>
      </w:pPr>
      <w:r>
        <w:rPr>
          <w:rFonts w:asciiTheme="majorHAnsi" w:hAnsiTheme="majorHAnsi"/>
          <w:b/>
          <w:noProof/>
          <w:lang w:eastAsia="en-US"/>
        </w:rPr>
        <w:pict>
          <v:shape id="Text Box 5" o:spid="_x0000_s1027" type="#_x0000_t202" style="position:absolute;left:0;text-align:left;margin-left:18pt;margin-top:546.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CF4734" w:rsidRPr="003E04B2" w:rsidRDefault="00CF4734"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r>
                    <w:rPr>
                      <w:rFonts w:asciiTheme="majorHAnsi" w:hAnsiTheme="majorHAnsi"/>
                      <w:sz w:val="22"/>
                    </w:rPr>
                    <w:t>M</w:t>
                  </w:r>
                  <w:r w:rsidRPr="003E04B2">
                    <w:rPr>
                      <w:rFonts w:asciiTheme="majorHAnsi" w:hAnsiTheme="majorHAnsi"/>
                      <w:sz w:val="22"/>
                    </w:rPr>
                    <w:t>odel performance</w:t>
                  </w:r>
                  <w:r>
                    <w:rPr>
                      <w:rFonts w:asciiTheme="majorHAnsi" w:hAnsiTheme="majorHAnsi"/>
                      <w:sz w:val="22"/>
                    </w:rPr>
                    <w:t xml:space="preserve"> (% correct)</w:t>
                  </w:r>
                  <w:r w:rsidRPr="003E04B2">
                    <w:rPr>
                      <w:rFonts w:asciiTheme="majorHAnsi" w:hAnsiTheme="majorHAnsi"/>
                      <w:sz w:val="22"/>
                    </w:rPr>
                    <w:t xml:space="preserve"> as a function of model parameters </w:t>
                  </w:r>
                  <w:r w:rsidRPr="003E04B2">
                    <w:rPr>
                      <w:rFonts w:asciiTheme="majorHAnsi" w:hAnsiTheme="majorHAnsi"/>
                      <w:sz w:val="22"/>
                    </w:rPr>
                    <w:sym w:font="Symbol" w:char="F061"/>
                  </w:r>
                  <w:r>
                    <w:rPr>
                      <w:rFonts w:asciiTheme="majorHAnsi" w:hAnsiTheme="majorHAnsi"/>
                      <w:sz w:val="22"/>
                      <w:vertAlign w:val="subscript"/>
                    </w:rPr>
                    <w:t>M</w:t>
                  </w:r>
                  <w:r w:rsidRPr="003E04B2">
                    <w:rPr>
                      <w:rFonts w:asciiTheme="majorHAnsi" w:hAnsiTheme="majorHAnsi"/>
                      <w:sz w:val="22"/>
                    </w:rPr>
                    <w:t xml:space="preserve"> (</w:t>
                  </w:r>
                  <w:r>
                    <w:rPr>
                      <w:rFonts w:asciiTheme="majorHAnsi" w:hAnsiTheme="majorHAnsi"/>
                      <w:sz w:val="22"/>
                    </w:rPr>
                    <w:t>overall learning rate</w:t>
                  </w:r>
                  <w:r w:rsidRPr="003E04B2">
                    <w:rPr>
                      <w:rFonts w:asciiTheme="majorHAnsi" w:hAnsiTheme="majorHAnsi"/>
                      <w:sz w:val="22"/>
                    </w:rPr>
                    <w:t xml:space="preserve">) 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proofErr w:type="spellStart"/>
                  <w:r>
                    <w:rPr>
                      <w:rFonts w:asciiTheme="majorHAnsi" w:hAnsiTheme="majorHAnsi"/>
                      <w:sz w:val="22"/>
                    </w:rPr>
                    <w:t>falsificatory</w:t>
                  </w:r>
                  <w:proofErr w:type="spellEnd"/>
                  <w:r w:rsidRPr="003E04B2">
                    <w:rPr>
                      <w:rFonts w:asciiTheme="majorHAnsi" w:hAnsiTheme="majorHAnsi"/>
                      <w:sz w:val="22"/>
                    </w:rPr>
                    <w:t xml:space="preserve"> vs. </w:t>
                  </w:r>
                  <w:proofErr w:type="spellStart"/>
                  <w:r>
                    <w:rPr>
                      <w:rFonts w:asciiTheme="majorHAnsi" w:hAnsiTheme="majorHAnsi"/>
                      <w:sz w:val="22"/>
                    </w:rPr>
                    <w:t>verificatory</w:t>
                  </w:r>
                  <w:proofErr w:type="spellEnd"/>
                  <w:r w:rsidRPr="003E04B2">
                    <w:rPr>
                      <w:rFonts w:asciiTheme="majorHAnsi" w:hAnsiTheme="majorHAnsi"/>
                      <w:sz w:val="22"/>
                    </w:rPr>
                    <w:t xml:space="preserve"> learning)</w:t>
                  </w:r>
                  <w:r>
                    <w:rPr>
                      <w:rFonts w:asciiTheme="majorHAnsi" w:hAnsiTheme="majorHAnsi"/>
                      <w:sz w:val="22"/>
                    </w:rPr>
                    <w:t xml:space="preserve"> </w:t>
                  </w:r>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proofErr w:type="spellStart"/>
                  <w:r>
                    <w:rPr>
                      <w:rFonts w:asciiTheme="majorHAnsi" w:hAnsiTheme="majorHAnsi"/>
                      <w:sz w:val="22"/>
                    </w:rPr>
                    <w:t>coloured</w:t>
                  </w:r>
                  <w:proofErr w:type="spellEnd"/>
                  <w:r>
                    <w:rPr>
                      <w:rFonts w:asciiTheme="majorHAnsi" w:hAnsiTheme="majorHAnsi"/>
                      <w:sz w:val="22"/>
                    </w:rPr>
                    <w:t>) and reward-</w:t>
                  </w:r>
                  <w:proofErr w:type="spellStart"/>
                  <w:r>
                    <w:rPr>
                      <w:rFonts w:asciiTheme="majorHAnsi" w:hAnsiTheme="majorHAnsi"/>
                      <w:sz w:val="22"/>
                    </w:rPr>
                    <w:t>maximising</w:t>
                  </w:r>
                  <w:proofErr w:type="spellEnd"/>
                  <w:r>
                    <w:rPr>
                      <w:rFonts w:asciiTheme="majorHAnsi" w:hAnsiTheme="majorHAnsi"/>
                      <w:sz w:val="22"/>
                    </w:rPr>
                    <w:t xml:space="preserve"> (bordered in black) values of </w:t>
                  </w:r>
                  <w:r w:rsidRPr="003E04B2">
                    <w:rPr>
                      <w:rFonts w:asciiTheme="majorHAnsi" w:hAnsiTheme="majorHAnsi"/>
                      <w:sz w:val="22"/>
                    </w:rPr>
                    <w:sym w:font="Symbol" w:char="F061"/>
                  </w:r>
                  <w:r>
                    <w:rPr>
                      <w:rFonts w:asciiTheme="majorHAnsi" w:hAnsiTheme="majorHAnsi"/>
                      <w:sz w:val="22"/>
                      <w:vertAlign w:val="subscript"/>
                    </w:rPr>
                    <w:t>M</w:t>
                  </w:r>
                  <w:r>
                    <w:rPr>
                      <w:rFonts w:asciiTheme="majorHAnsi" w:hAnsiTheme="majorHAnsi"/>
                      <w:sz w:val="22"/>
                    </w:rPr>
                    <w:t xml:space="preserve"> and </w:t>
                  </w:r>
                  <w:r w:rsidRPr="003E04B2">
                    <w:rPr>
                      <w:rFonts w:asciiTheme="majorHAnsi" w:hAnsiTheme="majorHAnsi"/>
                      <w:sz w:val="22"/>
                    </w:rPr>
                    <w:sym w:font="Symbol" w:char="F061"/>
                  </w:r>
                  <w:r>
                    <w:rPr>
                      <w:rFonts w:asciiTheme="majorHAnsi" w:hAnsiTheme="majorHAnsi"/>
                      <w:sz w:val="22"/>
                      <w:vertAlign w:val="subscript"/>
                    </w:rPr>
                    <w:t>R</w:t>
                  </w:r>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r>
                    <w:rPr>
                      <w:rFonts w:asciiTheme="majorHAnsi" w:hAnsiTheme="majorHAnsi"/>
                      <w:sz w:val="22"/>
                      <w:vertAlign w:val="subscript"/>
                    </w:rPr>
                    <w:t>R</w:t>
                  </w:r>
                  <w:r>
                    <w:rPr>
                      <w:rFonts w:asciiTheme="majorHAnsi" w:hAnsiTheme="majorHAnsi"/>
                      <w:sz w:val="22"/>
                    </w:rPr>
                    <w:t xml:space="preserve"> and performance (% correct) in the familiar (left panel) and novel (right panel) conditions for each subject.  The line shows the best-fitting linear trend.  </w:t>
                  </w:r>
                  <w:r w:rsidRPr="003E04B2">
                    <w:rPr>
                      <w:rFonts w:asciiTheme="majorHAnsi" w:hAnsiTheme="majorHAnsi"/>
                      <w:b/>
                      <w:sz w:val="22"/>
                    </w:rPr>
                    <w:t>D.</w:t>
                  </w:r>
                  <w:r>
                    <w:rPr>
                      <w:rFonts w:asciiTheme="majorHAnsi" w:hAnsiTheme="majorHAnsi"/>
                      <w:sz w:val="22"/>
                    </w:rPr>
                    <w:t xml:space="preserve">  % </w:t>
                  </w:r>
                  <w:proofErr w:type="gramStart"/>
                  <w:r>
                    <w:rPr>
                      <w:rFonts w:asciiTheme="majorHAnsi" w:hAnsiTheme="majorHAnsi"/>
                      <w:sz w:val="22"/>
                    </w:rPr>
                    <w:t>choose</w:t>
                  </w:r>
                  <w:proofErr w:type="gramEnd"/>
                  <w:r>
                    <w:rPr>
                      <w:rFonts w:asciiTheme="majorHAnsi" w:hAnsiTheme="majorHAnsi"/>
                      <w:sz w:val="22"/>
                    </w:rPr>
                    <w:t xml:space="preserve"> target responses as a function of the number of previous times the rule-relevant feature (top panels) and rule-irrelevant feature (bottom panels) was associated with confirmatory (filled circles) or </w:t>
                  </w:r>
                  <w:proofErr w:type="spellStart"/>
                  <w:r>
                    <w:rPr>
                      <w:rFonts w:asciiTheme="majorHAnsi" w:hAnsiTheme="majorHAnsi"/>
                      <w:sz w:val="22"/>
                    </w:rPr>
                    <w:t>disconfirmatory</w:t>
                  </w:r>
                  <w:proofErr w:type="spellEnd"/>
                  <w:r>
                    <w:rPr>
                      <w:rFonts w:asciiTheme="majorHAnsi" w:hAnsiTheme="majorHAnsi"/>
                      <w:sz w:val="22"/>
                    </w:rPr>
                    <w:t xml:space="preserve"> (open circles) feedback.  Data are shown separately for familiar (left panels) and novel (right panels) cues conditions.</w:t>
                  </w:r>
                </w:p>
                <w:p w:rsidR="00CF4734" w:rsidRPr="003E04B2" w:rsidRDefault="00CF4734" w:rsidP="002F6DCA">
                  <w:pPr>
                    <w:jc w:val="both"/>
                    <w:rPr>
                      <w:rFonts w:asciiTheme="majorHAnsi" w:hAnsiTheme="majorHAnsi"/>
                      <w:sz w:val="22"/>
                    </w:rPr>
                  </w:pPr>
                </w:p>
              </w:txbxContent>
            </v:textbox>
          </v:shape>
        </w:pict>
      </w:r>
      <w:r w:rsidR="00984D8B">
        <w:rPr>
          <w:rFonts w:asciiTheme="majorHAnsi" w:hAnsiTheme="majorHAnsi"/>
          <w:b/>
          <w:noProof/>
          <w:lang w:eastAsia="en-US"/>
        </w:rPr>
        <w:drawing>
          <wp:inline distT="0" distB="0" distL="0" distR="0">
            <wp:extent cx="3662953" cy="6533003"/>
            <wp:effectExtent l="25400" t="0" r="0"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ve:AlternateContent xmlns:ma="http://schemas.microsoft.com/office/mac/drawingml/2008/main">
                    <ve:Choice Requires="ma">
                      <pic:blipFill>
                        <a:blip r:embed="rId11"/>
                        <a:srcRect l="9528" t="6733" r="14292" b="3367"/>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2"/>
                        <a:srcRect l="9528" t="6733" r="14292" b="3367"/>
                        <a:stretch>
                          <a:fillRect/>
                        </a:stretch>
                      </pic:blipFill>
                    </ve:Fallback>
                  </ve:AlternateContent>
                  <pic:spPr bwMode="auto">
                    <a:xfrm>
                      <a:off x="0" y="0"/>
                      <a:ext cx="3662953" cy="6533003"/>
                    </a:xfrm>
                    <a:prstGeom prst="rect">
                      <a:avLst/>
                    </a:prstGeom>
                    <a:noFill/>
                    <a:ln w="9525">
                      <a:noFill/>
                      <a:miter lim="800000"/>
                      <a:headEnd/>
                      <a:tailEnd/>
                    </a:ln>
                  </pic:spPr>
                </pic:pic>
              </a:graphicData>
            </a:graphic>
          </wp:inline>
        </w:drawing>
      </w:r>
    </w:p>
    <w:p w:rsidR="00697AF1" w:rsidRDefault="00C2711E" w:rsidP="001975F4">
      <w:pPr>
        <w:rPr>
          <w:rFonts w:asciiTheme="majorHAnsi" w:hAnsiTheme="majorHAnsi"/>
          <w:b/>
        </w:rPr>
      </w:pPr>
      <w:r>
        <w:rPr>
          <w:rFonts w:asciiTheme="majorHAnsi" w:hAnsiTheme="majorHAnsi"/>
          <w:b/>
        </w:rPr>
        <w:br w:type="page"/>
      </w:r>
      <w:commentRangeStart w:id="37"/>
      <w:r w:rsidR="0026220A">
        <w:rPr>
          <w:rFonts w:asciiTheme="majorHAnsi" w:hAnsiTheme="majorHAnsi"/>
          <w:b/>
        </w:rPr>
        <w:t xml:space="preserve">FIGURE </w:t>
      </w:r>
      <w:commentRangeStart w:id="38"/>
      <w:r w:rsidR="0026220A">
        <w:rPr>
          <w:rFonts w:asciiTheme="majorHAnsi" w:hAnsiTheme="majorHAnsi"/>
          <w:b/>
        </w:rPr>
        <w:t>3</w:t>
      </w:r>
      <w:commentRangeEnd w:id="37"/>
      <w:r w:rsidR="001975F4">
        <w:rPr>
          <w:rStyle w:val="CommentReference"/>
          <w:vanish/>
        </w:rPr>
        <w:commentReference w:id="37"/>
      </w:r>
      <w:commentRangeEnd w:id="38"/>
      <w:r w:rsidR="0032797D">
        <w:rPr>
          <w:rStyle w:val="CommentReference"/>
          <w:vanish/>
        </w:rPr>
        <w:commentReference w:id="38"/>
      </w:r>
    </w:p>
    <w:p w:rsidR="00703582" w:rsidRDefault="00703582" w:rsidP="00E246B6">
      <w:pPr>
        <w:jc w:val="both"/>
        <w:rPr>
          <w:rFonts w:asciiTheme="majorHAnsi" w:hAnsiTheme="majorHAnsi"/>
          <w:b/>
        </w:rPr>
      </w:pPr>
    </w:p>
    <w:p w:rsidR="001975F4" w:rsidRDefault="00984D8B" w:rsidP="001975F4">
      <w:pPr>
        <w:jc w:val="center"/>
        <w:rPr>
          <w:rFonts w:asciiTheme="majorHAnsi" w:hAnsiTheme="majorHAnsi"/>
          <w:b/>
        </w:rPr>
      </w:pPr>
      <w:r>
        <w:rPr>
          <w:rFonts w:asciiTheme="majorHAnsi" w:hAnsiTheme="majorHAnsi"/>
          <w:b/>
          <w:noProof/>
          <w:lang w:eastAsia="en-US"/>
        </w:rPr>
        <w:drawing>
          <wp:inline distT="0" distB="0" distL="0" distR="0">
            <wp:extent cx="4321562" cy="4472850"/>
            <wp:effectExtent l="0" t="0" r="0" b="0"/>
            <wp:docPr id="3" name="" descr=":figure 3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_1.pdf"/>
                    <pic:cNvPicPr>
                      <a:picLocks noChangeAspect="1" noChangeArrowheads="1"/>
                    </pic:cNvPicPr>
                  </pic:nvPicPr>
                  <ve:AlternateContent>
                    <ve:Choice xmlns:ma="http://schemas.microsoft.com/office/mac/drawingml/2008/main" Requires="ma">
                      <pic:blipFill>
                        <a:blip r:embed="rId13"/>
                        <a:srcRect t="10100" r="19056" b="30299"/>
                        <a:stretch>
                          <a:fillRect/>
                        </a:stretch>
                      </pic:blipFill>
                    </ve:Choice>
                    <ve:Fallback>
                      <pic:blipFill>
                        <a:blip r:embed="rId14"/>
                        <a:srcRect t="10100" r="19056" b="30299"/>
                        <a:stretch>
                          <a:fillRect/>
                        </a:stretch>
                      </pic:blipFill>
                    </ve:Fallback>
                  </ve:AlternateContent>
                  <pic:spPr bwMode="auto">
                    <a:xfrm>
                      <a:off x="0" y="0"/>
                      <a:ext cx="4323832" cy="4475200"/>
                    </a:xfrm>
                    <a:prstGeom prst="rect">
                      <a:avLst/>
                    </a:prstGeom>
                    <a:noFill/>
                    <a:ln w="9525">
                      <a:noFill/>
                      <a:miter lim="800000"/>
                      <a:headEnd/>
                      <a:tailEnd/>
                    </a:ln>
                  </pic:spPr>
                </pic:pic>
              </a:graphicData>
            </a:graphic>
          </wp:inline>
        </w:drawing>
      </w:r>
    </w:p>
    <w:p w:rsidR="001975F4" w:rsidRDefault="009563F1" w:rsidP="001975F4">
      <w:pPr>
        <w:jc w:val="center"/>
        <w:rPr>
          <w:rFonts w:asciiTheme="majorHAnsi" w:hAnsiTheme="majorHAnsi"/>
          <w:b/>
        </w:rPr>
      </w:pPr>
      <w:r>
        <w:rPr>
          <w:rFonts w:asciiTheme="majorHAnsi" w:hAnsiTheme="majorHAnsi"/>
          <w:b/>
          <w:noProof/>
          <w:lang w:eastAsia="en-US"/>
        </w:rPr>
        <w:pict>
          <v:shape id="Text Box 14" o:spid="_x0000_s1044" type="#_x0000_t202" style="position:absolute;left:0;text-align:left;margin-left:0;margin-top:17.6pt;width:486pt;height:126pt;z-index:2516725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Text Box 14" inset=",7.2pt,,7.2pt">
              <w:txbxContent>
                <w:p w:rsidR="00CF4734" w:rsidRPr="003E04B2" w:rsidRDefault="00CF4734" w:rsidP="001975F4">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model with differential learning for verification and falsification (VF model; left panel), differential learning for correct and incorrect trials (CI model; middle panel), and the hierarchical Bayesian (HB) model (right panel), rendered onto a transverse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w:t>
                  </w:r>
                  <w:r w:rsidRPr="00125A06">
                    <w:rPr>
                      <w:rFonts w:asciiTheme="majorHAnsi" w:hAnsiTheme="majorHAnsi"/>
                      <w:b/>
                      <w:sz w:val="22"/>
                      <w:rPrChange w:id="39" w:author="Jan Balaguer" w:date="2014-06-05T10:59:00Z">
                        <w:rPr>
                          <w:rFonts w:asciiTheme="majorHAnsi" w:hAnsiTheme="majorHAnsi"/>
                          <w:sz w:val="22"/>
                        </w:rPr>
                      </w:rPrChange>
                    </w:rPr>
                    <w:t>C.</w:t>
                  </w:r>
                  <w:r>
                    <w:rPr>
                      <w:rFonts w:asciiTheme="majorHAnsi" w:hAnsiTheme="majorHAnsi"/>
                      <w:sz w:val="22"/>
                    </w:rPr>
                    <w:t xml:space="preserve">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w10:wrap type="tight"/>
          </v:shape>
        </w:pict>
      </w:r>
    </w:p>
    <w:p w:rsidR="00901169" w:rsidRDefault="00901169">
      <w:pPr>
        <w:numPr>
          <w:ins w:id="40" w:author="Jan Balaguer" w:date="2014-06-05T11:03:00Z"/>
        </w:numPr>
        <w:jc w:val="center"/>
        <w:rPr>
          <w:ins w:id="41" w:author="Jan Balaguer" w:date="2014-06-05T11:03:00Z"/>
          <w:rFonts w:asciiTheme="majorHAnsi" w:hAnsiTheme="majorHAnsi"/>
          <w:b/>
        </w:rPr>
      </w:pPr>
    </w:p>
    <w:p w:rsidR="001975F4" w:rsidRDefault="0026220A" w:rsidP="00901169">
      <w:pPr>
        <w:rPr>
          <w:rFonts w:asciiTheme="majorHAnsi" w:hAnsiTheme="majorHAnsi"/>
          <w:b/>
        </w:rPr>
      </w:pPr>
      <w:r>
        <w:rPr>
          <w:rFonts w:asciiTheme="majorHAnsi" w:hAnsiTheme="majorHAnsi"/>
          <w:b/>
        </w:rPr>
        <w:br w:type="page"/>
      </w:r>
      <w:r w:rsidR="003D6644">
        <w:rPr>
          <w:rFonts w:asciiTheme="majorHAnsi" w:hAnsiTheme="majorHAnsi"/>
          <w:b/>
        </w:rPr>
        <w:t>FIGURE 4</w:t>
      </w:r>
    </w:p>
    <w:p w:rsidR="00CD1D26" w:rsidRDefault="00CD1D26" w:rsidP="00E246B6">
      <w:pPr>
        <w:jc w:val="both"/>
        <w:rPr>
          <w:rFonts w:asciiTheme="majorHAnsi" w:hAnsiTheme="majorHAnsi"/>
          <w:b/>
        </w:rPr>
      </w:pPr>
    </w:p>
    <w:p w:rsidR="00C2711E" w:rsidRDefault="00984D8B" w:rsidP="00E246B6">
      <w:pPr>
        <w:jc w:val="both"/>
        <w:rPr>
          <w:rFonts w:asciiTheme="majorHAnsi" w:hAnsiTheme="majorHAnsi"/>
          <w:b/>
        </w:rPr>
      </w:pPr>
      <w:r>
        <w:rPr>
          <w:rFonts w:asciiTheme="majorHAnsi" w:hAnsiTheme="majorHAnsi"/>
          <w:b/>
          <w:noProof/>
          <w:lang w:eastAsia="en-US"/>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a:stretch>
                      <a:fillRect/>
                    </a:stretch>
                  </pic:blipFill>
                  <pic:spPr>
                    <a:xfrm>
                      <a:off x="0" y="0"/>
                      <a:ext cx="5459730" cy="6439216"/>
                    </a:xfrm>
                    <a:prstGeom prst="rect">
                      <a:avLst/>
                    </a:prstGeom>
                  </pic:spPr>
                </pic:pic>
              </a:graphicData>
            </a:graphic>
          </wp:anchor>
        </w:drawing>
      </w:r>
    </w:p>
    <w:p w:rsidR="00E246B6" w:rsidRPr="006A6785" w:rsidRDefault="009563F1"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CF4734" w:rsidRPr="003E04B2" w:rsidRDefault="00CF4734"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(target vs. </w:t>
                  </w:r>
                  <w:proofErr w:type="spellStart"/>
                  <w:r>
                    <w:rPr>
                      <w:rFonts w:asciiTheme="majorHAnsi" w:hAnsiTheme="majorHAnsi"/>
                      <w:sz w:val="22"/>
                    </w:rPr>
                    <w:t>nontarget</w:t>
                  </w:r>
                  <w:proofErr w:type="spellEnd"/>
                  <w:r>
                    <w:rPr>
                      <w:rFonts w:asciiTheme="majorHAnsi" w:hAnsiTheme="majorHAnsi"/>
                      <w:sz w:val="22"/>
                    </w:rPr>
                    <w:t xml:space="preserve">),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w:t>
                  </w:r>
                  <w:proofErr w:type="spellStart"/>
                  <w:r>
                    <w:rPr>
                      <w:rFonts w:asciiTheme="majorHAnsi" w:hAnsiTheme="majorHAnsi"/>
                      <w:sz w:val="22"/>
                    </w:rPr>
                    <w:t>Haemodynamic</w:t>
                  </w:r>
                  <w:proofErr w:type="spellEnd"/>
                  <w:r>
                    <w:rPr>
                      <w:rFonts w:asciiTheme="majorHAnsi" w:hAnsiTheme="majorHAnsi"/>
                      <w:sz w:val="22"/>
                    </w:rPr>
                    <w:t xml:space="preserve"> responses estimated with an FIR filter in three brain regions: the inferior parietal lobule (IPL), </w:t>
                  </w:r>
                  <w:proofErr w:type="spellStart"/>
                  <w:r>
                    <w:rPr>
                      <w:rFonts w:asciiTheme="majorHAnsi" w:hAnsiTheme="majorHAnsi"/>
                      <w:sz w:val="22"/>
                    </w:rPr>
                    <w:t>dorsolateral</w:t>
                  </w:r>
                  <w:proofErr w:type="spellEnd"/>
                  <w:r>
                    <w:rPr>
                      <w:rFonts w:asciiTheme="majorHAnsi" w:hAnsiTheme="majorHAnsi"/>
                      <w:sz w:val="22"/>
                    </w:rPr>
                    <w:t xml:space="preserve"> </w:t>
                  </w:r>
                  <w:proofErr w:type="spellStart"/>
                  <w:r>
                    <w:rPr>
                      <w:rFonts w:asciiTheme="majorHAnsi" w:hAnsiTheme="majorHAnsi"/>
                      <w:sz w:val="22"/>
                    </w:rPr>
                    <w:t>prefronta</w:t>
                  </w:r>
                  <w:proofErr w:type="spellEnd"/>
                  <w:r>
                    <w:rPr>
                      <w:rFonts w:asciiTheme="majorHAnsi" w:hAnsiTheme="majorHAnsi"/>
                      <w:sz w:val="22"/>
                    </w:rPr>
                    <w:t xml:space="preserve"> cortex (DLPFC) and </w:t>
                  </w:r>
                  <w:proofErr w:type="spellStart"/>
                  <w:r>
                    <w:rPr>
                      <w:rFonts w:asciiTheme="majorHAnsi" w:hAnsiTheme="majorHAnsi"/>
                      <w:sz w:val="22"/>
                    </w:rPr>
                    <w:t>rostrolateral</w:t>
                  </w:r>
                  <w:proofErr w:type="spellEnd"/>
                  <w:r>
                    <w:rPr>
                      <w:rFonts w:asciiTheme="majorHAnsi" w:hAnsiTheme="majorHAnsi"/>
                      <w:sz w:val="22"/>
                    </w:rPr>
                    <w:t xml:space="preserve"> prefrontal cortex (RLPFC).  Blue lines show </w:t>
                  </w:r>
                  <w:proofErr w:type="spellStart"/>
                  <w:r>
                    <w:rPr>
                      <w:rFonts w:asciiTheme="majorHAnsi" w:hAnsiTheme="majorHAnsi"/>
                      <w:sz w:val="22"/>
                    </w:rPr>
                    <w:t>nontarget</w:t>
                  </w:r>
                  <w:proofErr w:type="spellEnd"/>
                  <w:r>
                    <w:rPr>
                      <w:rFonts w:asciiTheme="majorHAnsi" w:hAnsiTheme="majorHAnsi"/>
                      <w:sz w:val="22"/>
                    </w:rPr>
                    <w:t xml:space="preserve">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 </w:t>
                  </w:r>
                  <w:r w:rsidRPr="00F61FC9">
                    <w:rPr>
                      <w:rFonts w:asciiTheme="majorHAnsi" w:hAnsiTheme="majorHAnsi"/>
                      <w:b/>
                      <w:sz w:val="22"/>
                    </w:rPr>
                    <w:t>C.</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w:t>
                  </w:r>
                </w:p>
                <w:p w:rsidR="00CF4734" w:rsidRPr="003E04B2" w:rsidRDefault="00CF4734" w:rsidP="00B859C6">
                  <w:pPr>
                    <w:jc w:val="both"/>
                    <w:rPr>
                      <w:rFonts w:asciiTheme="majorHAnsi" w:hAnsiTheme="majorHAnsi"/>
                      <w:sz w:val="22"/>
                    </w:rPr>
                  </w:pPr>
                </w:p>
              </w:txbxContent>
            </v:textbox>
            <w10:wrap type="tight"/>
          </v:shape>
        </w:pict>
      </w:r>
      <w:r w:rsidR="00A70B41" w:rsidDel="00A70B41">
        <w:rPr>
          <w:rFonts w:asciiTheme="majorHAnsi" w:hAnsiTheme="majorHAnsi"/>
          <w:b/>
        </w:rPr>
        <w:t xml:space="preserve"> </w:t>
      </w:r>
      <w:r w:rsidR="0026220A">
        <w:rPr>
          <w:rFonts w:asciiTheme="majorHAnsi" w:hAnsiTheme="majorHAnsi"/>
          <w:b/>
        </w:rPr>
        <w:t xml:space="preserve"> </w:t>
      </w:r>
      <w:r w:rsidR="00E009C8">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proofErr w:type="gramStart"/>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proofErr w:type="gramEnd"/>
      <w:r>
        <w:rPr>
          <w:rFonts w:ascii="Calibri" w:eastAsia="ArialMT" w:hAnsi="Calibri" w:cs="ArialMT"/>
          <w:color w:val="000000"/>
          <w:szCs w:val="22"/>
        </w:rPr>
        <w:t>.</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t>
      </w:r>
      <w:proofErr w:type="spellStart"/>
      <w:r w:rsidR="00B74914">
        <w:rPr>
          <w:rFonts w:ascii="Calibri" w:eastAsia="ArialMT" w:hAnsi="Calibri" w:cs="ArialMT"/>
          <w:color w:val="000000"/>
          <w:szCs w:val="22"/>
        </w:rPr>
        <w:t>Waszczuk</w:t>
      </w:r>
      <w:proofErr w:type="spellEnd"/>
      <w:r w:rsidR="00B74914">
        <w:rPr>
          <w:rFonts w:ascii="Calibri" w:eastAsia="ArialMT" w:hAnsi="Calibri" w:cs="ArialMT"/>
          <w:color w:val="000000"/>
          <w:szCs w:val="22"/>
        </w:rPr>
        <w:t xml:space="preserve"> for help with data collection, and </w:t>
      </w:r>
      <w:proofErr w:type="spellStart"/>
      <w:r w:rsidR="00D912C6">
        <w:rPr>
          <w:rFonts w:ascii="Calibri" w:eastAsia="ArialMT" w:hAnsi="Calibri" w:cs="ArialMT"/>
          <w:color w:val="000000"/>
          <w:szCs w:val="22"/>
        </w:rPr>
        <w:t>Konstantinos</w:t>
      </w:r>
      <w:proofErr w:type="spellEnd"/>
      <w:r w:rsidR="00D912C6">
        <w:rPr>
          <w:rFonts w:ascii="Calibri" w:eastAsia="ArialMT" w:hAnsi="Calibri" w:cs="ArialMT"/>
          <w:color w:val="000000"/>
          <w:szCs w:val="22"/>
        </w:rPr>
        <w:t xml:space="preserve"> </w:t>
      </w:r>
      <w:proofErr w:type="spellStart"/>
      <w:r w:rsidR="00D912C6">
        <w:rPr>
          <w:rFonts w:ascii="Calibri" w:eastAsia="ArialMT" w:hAnsi="Calibri" w:cs="ArialMT"/>
          <w:color w:val="000000"/>
          <w:szCs w:val="22"/>
        </w:rPr>
        <w:t>Tsetsos</w:t>
      </w:r>
      <w:proofErr w:type="spellEnd"/>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proofErr w:type="spellStart"/>
      <w:r w:rsidR="00D912C6">
        <w:rPr>
          <w:rFonts w:ascii="Calibri" w:eastAsia="ArialMT" w:hAnsi="Calibri" w:cs="ArialMT"/>
          <w:color w:val="000000"/>
          <w:szCs w:val="22"/>
        </w:rPr>
        <w:t>Perales</w:t>
      </w:r>
      <w:proofErr w:type="spellEnd"/>
      <w:r w:rsidR="00D912C6">
        <w:rPr>
          <w:rFonts w:ascii="Calibri" w:eastAsia="ArialMT" w:hAnsi="Calibri" w:cs="ArialMT"/>
          <w:color w:val="000000"/>
          <w:szCs w:val="22"/>
        </w:rPr>
        <w:t xml:space="preserve">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9563F1" w:rsidP="001261CC">
      <w:pPr>
        <w:ind w:left="720" w:hanging="720"/>
        <w:rPr>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r w:rsidR="00F61FC9" w:rsidRPr="00F61FC9">
        <w:rPr>
          <w:rFonts w:ascii="Calibri" w:hAnsi="Calibri"/>
          <w:noProof/>
        </w:rPr>
        <w:t>1.</w:t>
      </w:r>
      <w:r w:rsidR="00F61FC9" w:rsidRPr="00F61FC9">
        <w:rPr>
          <w:rFonts w:ascii="Calibri" w:hAnsi="Calibri"/>
          <w:noProof/>
        </w:rPr>
        <w:tab/>
        <w:t xml:space="preserve">Koechlin, E. &amp; Summerfield, C. An information theoretical approach to prefrontal executive function. </w:t>
      </w:r>
      <w:r w:rsidR="00F61FC9" w:rsidRPr="00F61FC9">
        <w:rPr>
          <w:rFonts w:ascii="Calibri" w:hAnsi="Calibri"/>
          <w:i/>
          <w:noProof/>
        </w:rPr>
        <w:t>Trends Cogn Sci</w:t>
      </w:r>
      <w:r w:rsidR="00F61FC9" w:rsidRPr="00F61FC9">
        <w:rPr>
          <w:rFonts w:ascii="Calibri" w:hAnsi="Calibri"/>
          <w:noProof/>
        </w:rPr>
        <w:t xml:space="preserve"> </w:t>
      </w:r>
      <w:r w:rsidR="00F61FC9" w:rsidRPr="00F61FC9">
        <w:rPr>
          <w:rFonts w:ascii="Calibri" w:hAnsi="Calibri"/>
          <w:b/>
          <w:noProof/>
        </w:rPr>
        <w:t>11</w:t>
      </w:r>
      <w:r w:rsidR="00F61FC9" w:rsidRPr="00F61FC9">
        <w:rPr>
          <w:rFonts w:ascii="Calibri" w:hAnsi="Calibri"/>
          <w:noProof/>
        </w:rPr>
        <w:t>, 229-235 (2007).</w:t>
      </w:r>
    </w:p>
    <w:p w:rsidR="001261CC" w:rsidRPr="001261CC" w:rsidRDefault="00F61FC9" w:rsidP="001261CC">
      <w:pPr>
        <w:ind w:left="720" w:hanging="720"/>
        <w:rPr>
          <w:rFonts w:ascii="Calibri" w:hAnsi="Calibri"/>
          <w:noProof/>
        </w:rPr>
      </w:pPr>
      <w:r w:rsidRPr="00F61FC9">
        <w:rPr>
          <w:rFonts w:ascii="Calibri" w:hAnsi="Calibri"/>
          <w:noProof/>
        </w:rPr>
        <w:t>2.</w:t>
      </w:r>
      <w:r w:rsidRPr="00F61FC9">
        <w:rPr>
          <w:rFonts w:ascii="Calibri" w:hAnsi="Calibri"/>
          <w:noProof/>
        </w:rPr>
        <w:tab/>
        <w:t xml:space="preserve">Miller, E.K. &amp; Cohen, J.D. An integrative theory of prefrontal cortex function. </w:t>
      </w:r>
      <w:r w:rsidRPr="00F61FC9">
        <w:rPr>
          <w:rFonts w:ascii="Calibri" w:hAnsi="Calibri"/>
          <w:i/>
          <w:noProof/>
        </w:rPr>
        <w:t>Annu Rev Neurosci</w:t>
      </w:r>
      <w:r w:rsidRPr="00F61FC9">
        <w:rPr>
          <w:rFonts w:ascii="Calibri" w:hAnsi="Calibri"/>
          <w:noProof/>
        </w:rPr>
        <w:t xml:space="preserve"> </w:t>
      </w:r>
      <w:r w:rsidRPr="00F61FC9">
        <w:rPr>
          <w:rFonts w:ascii="Calibri" w:hAnsi="Calibri"/>
          <w:b/>
          <w:noProof/>
        </w:rPr>
        <w:t>24</w:t>
      </w:r>
      <w:r w:rsidRPr="00F61FC9">
        <w:rPr>
          <w:rFonts w:ascii="Calibri" w:hAnsi="Calibri"/>
          <w:noProof/>
        </w:rPr>
        <w:t>, 167-202 (2001).</w:t>
      </w:r>
    </w:p>
    <w:p w:rsidR="001261CC" w:rsidRPr="001261CC" w:rsidRDefault="00F61FC9" w:rsidP="001261CC">
      <w:pPr>
        <w:ind w:left="720" w:hanging="720"/>
        <w:rPr>
          <w:rFonts w:ascii="Calibri" w:hAnsi="Calibri"/>
          <w:noProof/>
        </w:rPr>
      </w:pPr>
      <w:r w:rsidRPr="00F61FC9">
        <w:rPr>
          <w:rFonts w:ascii="Calibri" w:hAnsi="Calibri"/>
          <w:noProof/>
        </w:rPr>
        <w:t>3.</w:t>
      </w:r>
      <w:r w:rsidRPr="00F61FC9">
        <w:rPr>
          <w:rFonts w:ascii="Calibri" w:hAnsi="Calibri"/>
          <w:noProof/>
        </w:rPr>
        <w:tab/>
        <w:t xml:space="preserve">Miller, E.K., Freedman, D.J. &amp; Wallis, J.D. The prefrontal cortex: categories, concepts and cognition. </w:t>
      </w:r>
      <w:r w:rsidRPr="00F61FC9">
        <w:rPr>
          <w:rFonts w:ascii="Calibri" w:hAnsi="Calibri"/>
          <w:i/>
          <w:noProof/>
        </w:rPr>
        <w:t>Philos Trans R Soc Lond B Biol Sci</w:t>
      </w:r>
      <w:r w:rsidRPr="00F61FC9">
        <w:rPr>
          <w:rFonts w:ascii="Calibri" w:hAnsi="Calibri"/>
          <w:noProof/>
        </w:rPr>
        <w:t xml:space="preserve"> </w:t>
      </w:r>
      <w:r w:rsidRPr="00F61FC9">
        <w:rPr>
          <w:rFonts w:ascii="Calibri" w:hAnsi="Calibri"/>
          <w:b/>
          <w:noProof/>
        </w:rPr>
        <w:t>357</w:t>
      </w:r>
      <w:r w:rsidRPr="00F61FC9">
        <w:rPr>
          <w:rFonts w:ascii="Calibri" w:hAnsi="Calibri"/>
          <w:noProof/>
        </w:rPr>
        <w:t>, 1123-1136 (2002).</w:t>
      </w:r>
    </w:p>
    <w:p w:rsidR="001261CC" w:rsidRPr="001261CC" w:rsidRDefault="00F61FC9" w:rsidP="001261CC">
      <w:pPr>
        <w:ind w:left="720" w:hanging="720"/>
        <w:rPr>
          <w:rFonts w:ascii="Calibri" w:hAnsi="Calibri"/>
          <w:noProof/>
        </w:rPr>
      </w:pPr>
      <w:r w:rsidRPr="00F61FC9">
        <w:rPr>
          <w:rFonts w:ascii="Calibri" w:hAnsi="Calibri"/>
          <w:noProof/>
        </w:rPr>
        <w:t>4.</w:t>
      </w:r>
      <w:r w:rsidRPr="00F61FC9">
        <w:rPr>
          <w:rFonts w:ascii="Calibri" w:hAnsi="Calibri"/>
          <w:noProof/>
        </w:rPr>
        <w:tab/>
        <w:t xml:space="preserve">Toni, I., Ramnani, N., Josephs, O., Ashburner, J. &amp; Passingham, R.E. Learning arbitrary visuomotor associations: temporal dynamic of brain activity.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14</w:t>
      </w:r>
      <w:r w:rsidRPr="00F61FC9">
        <w:rPr>
          <w:rFonts w:ascii="Calibri" w:hAnsi="Calibri"/>
          <w:noProof/>
        </w:rPr>
        <w:t>, 1048-1057 (2001).</w:t>
      </w:r>
    </w:p>
    <w:p w:rsidR="001261CC" w:rsidRPr="001261CC" w:rsidRDefault="00F61FC9" w:rsidP="001261CC">
      <w:pPr>
        <w:ind w:left="720" w:hanging="720"/>
        <w:rPr>
          <w:rFonts w:ascii="Calibri" w:hAnsi="Calibri"/>
          <w:noProof/>
        </w:rPr>
      </w:pPr>
      <w:r w:rsidRPr="00F61FC9">
        <w:rPr>
          <w:rFonts w:ascii="Calibri" w:hAnsi="Calibri"/>
          <w:noProof/>
        </w:rPr>
        <w:t>5.</w:t>
      </w:r>
      <w:r w:rsidRPr="00F61FC9">
        <w:rPr>
          <w:rFonts w:ascii="Calibri" w:hAnsi="Calibri"/>
          <w:noProof/>
        </w:rPr>
        <w:tab/>
        <w:t xml:space="preserve">Kemp, C. &amp; Jern, A. A taxonomy of inductive problems. </w:t>
      </w:r>
      <w:r w:rsidRPr="00F61FC9">
        <w:rPr>
          <w:rFonts w:ascii="Calibri" w:hAnsi="Calibri"/>
          <w:i/>
          <w:noProof/>
        </w:rPr>
        <w:t>Psychon Bull Rev</w:t>
      </w:r>
      <w:r w:rsidRPr="00F61FC9">
        <w:rPr>
          <w:rFonts w:ascii="Calibri" w:hAnsi="Calibri"/>
          <w:noProof/>
        </w:rPr>
        <w:t xml:space="preserve"> (2013).</w:t>
      </w:r>
    </w:p>
    <w:p w:rsidR="001261CC" w:rsidRPr="001261CC" w:rsidRDefault="00F61FC9" w:rsidP="001261CC">
      <w:pPr>
        <w:ind w:left="720" w:hanging="720"/>
        <w:rPr>
          <w:rFonts w:ascii="Calibri" w:hAnsi="Calibri"/>
          <w:noProof/>
        </w:rPr>
      </w:pPr>
      <w:r w:rsidRPr="00F61FC9">
        <w:rPr>
          <w:rFonts w:ascii="Calibri" w:hAnsi="Calibri"/>
          <w:noProof/>
        </w:rPr>
        <w:t>6.</w:t>
      </w:r>
      <w:r w:rsidRPr="00F61FC9">
        <w:rPr>
          <w:rFonts w:ascii="Calibri" w:hAnsi="Calibri"/>
          <w:noProof/>
        </w:rPr>
        <w:tab/>
        <w:t xml:space="preserve">Bruner, J.S., Goodnow, J.J. &amp; Austin, G.A. </w:t>
      </w:r>
      <w:r w:rsidRPr="00F61FC9">
        <w:rPr>
          <w:rFonts w:ascii="Calibri" w:hAnsi="Calibri"/>
          <w:i/>
          <w:noProof/>
        </w:rPr>
        <w:t>A study of thinking</w:t>
      </w:r>
      <w:r w:rsidRPr="00F61FC9">
        <w:rPr>
          <w:rFonts w:ascii="Calibri" w:hAnsi="Calibri"/>
          <w:noProof/>
        </w:rPr>
        <w:t>, (WIley, New York, 1956).</w:t>
      </w:r>
    </w:p>
    <w:p w:rsidR="001261CC" w:rsidRPr="001261CC" w:rsidRDefault="00F61FC9" w:rsidP="001261CC">
      <w:pPr>
        <w:ind w:left="720" w:hanging="720"/>
        <w:rPr>
          <w:rFonts w:ascii="Calibri" w:hAnsi="Calibri"/>
          <w:noProof/>
        </w:rPr>
      </w:pPr>
      <w:r w:rsidRPr="00F61FC9">
        <w:rPr>
          <w:rFonts w:ascii="Calibri" w:hAnsi="Calibri"/>
          <w:noProof/>
        </w:rPr>
        <w:t>7.</w:t>
      </w:r>
      <w:r w:rsidRPr="00F61FC9">
        <w:rPr>
          <w:rFonts w:ascii="Calibri" w:hAnsi="Calibri"/>
          <w:noProof/>
        </w:rPr>
        <w:tab/>
        <w:t xml:space="preserve">Heit, E. Models of inductive reasoning. in </w:t>
      </w:r>
      <w:r w:rsidRPr="00F61FC9">
        <w:rPr>
          <w:rFonts w:ascii="Calibri" w:hAnsi="Calibri"/>
          <w:i/>
          <w:noProof/>
        </w:rPr>
        <w:t>Cambridge handbook of computational psychology</w:t>
      </w:r>
      <w:r w:rsidRPr="00F61FC9">
        <w:rPr>
          <w:rFonts w:ascii="Calibri" w:hAnsi="Calibri"/>
          <w:noProof/>
        </w:rPr>
        <w:t xml:space="preserve"> (ed. Sun, R.) 322-338 (Cambridge University Press., 2008).</w:t>
      </w:r>
    </w:p>
    <w:p w:rsidR="001261CC" w:rsidRPr="001261CC" w:rsidRDefault="00F61FC9" w:rsidP="001261CC">
      <w:pPr>
        <w:ind w:left="720" w:hanging="720"/>
        <w:rPr>
          <w:rFonts w:ascii="Calibri" w:hAnsi="Calibri"/>
          <w:noProof/>
        </w:rPr>
      </w:pPr>
      <w:r w:rsidRPr="00F61FC9">
        <w:rPr>
          <w:rFonts w:ascii="Calibri" w:hAnsi="Calibri"/>
          <w:noProof/>
        </w:rPr>
        <w:t>8.</w:t>
      </w:r>
      <w:r w:rsidRPr="00F61FC9">
        <w:rPr>
          <w:rFonts w:ascii="Calibri" w:hAnsi="Calibri"/>
          <w:noProof/>
        </w:rPr>
        <w:tab/>
        <w:t xml:space="preserve">Hume, D. </w:t>
      </w:r>
      <w:r w:rsidRPr="00F61FC9">
        <w:rPr>
          <w:rFonts w:ascii="Calibri" w:hAnsi="Calibri"/>
          <w:i/>
          <w:noProof/>
        </w:rPr>
        <w:t>A Treatise of Human Nature (1967 edition)</w:t>
      </w:r>
      <w:r w:rsidRPr="00F61FC9">
        <w:rPr>
          <w:rFonts w:ascii="Calibri" w:hAnsi="Calibri"/>
          <w:noProof/>
        </w:rPr>
        <w:t>, (Oxford University Press, Oxford, 1740).</w:t>
      </w:r>
    </w:p>
    <w:p w:rsidR="001261CC" w:rsidRPr="001261CC" w:rsidRDefault="00F61FC9" w:rsidP="001261CC">
      <w:pPr>
        <w:ind w:left="720" w:hanging="720"/>
        <w:rPr>
          <w:rFonts w:ascii="Calibri" w:hAnsi="Calibri"/>
          <w:noProof/>
        </w:rPr>
      </w:pPr>
      <w:r w:rsidRPr="00F61FC9">
        <w:rPr>
          <w:rFonts w:ascii="Calibri" w:hAnsi="Calibri"/>
          <w:noProof/>
        </w:rPr>
        <w:t>9.</w:t>
      </w:r>
      <w:r w:rsidRPr="00F61FC9">
        <w:rPr>
          <w:rFonts w:ascii="Calibri" w:hAnsi="Calibri"/>
          <w:noProof/>
        </w:rPr>
        <w:tab/>
        <w:t xml:space="preserve">ATLAS. Observation of a New Particle in the Search for the Standard Model Higgs Boson with the ATLAS Detector at the LHC. </w:t>
      </w:r>
      <w:r w:rsidRPr="00F61FC9">
        <w:rPr>
          <w:rFonts w:ascii="Calibri" w:hAnsi="Calibri"/>
          <w:i/>
          <w:noProof/>
        </w:rPr>
        <w:t>Physics Letters B</w:t>
      </w:r>
      <w:r w:rsidRPr="00F61FC9">
        <w:rPr>
          <w:rFonts w:ascii="Calibri" w:hAnsi="Calibri"/>
          <w:b/>
          <w:noProof/>
        </w:rPr>
        <w:t xml:space="preserve"> 716</w:t>
      </w:r>
      <w:r w:rsidRPr="00F61FC9">
        <w:rPr>
          <w:rFonts w:ascii="Calibri" w:hAnsi="Calibri"/>
          <w:noProof/>
        </w:rPr>
        <w:t>, 1-29 (2012).</w:t>
      </w:r>
    </w:p>
    <w:p w:rsidR="001261CC" w:rsidRPr="001261CC" w:rsidRDefault="00F61FC9" w:rsidP="001261CC">
      <w:pPr>
        <w:ind w:left="720" w:hanging="720"/>
        <w:rPr>
          <w:rFonts w:ascii="Calibri" w:hAnsi="Calibri"/>
          <w:noProof/>
        </w:rPr>
      </w:pPr>
      <w:r w:rsidRPr="00F61FC9">
        <w:rPr>
          <w:rFonts w:ascii="Calibri" w:hAnsi="Calibri"/>
          <w:noProof/>
        </w:rPr>
        <w:t>10.</w:t>
      </w:r>
      <w:r w:rsidRPr="00F61FC9">
        <w:rPr>
          <w:rFonts w:ascii="Calibri" w:hAnsi="Calibri"/>
          <w:noProof/>
        </w:rPr>
        <w:tab/>
        <w:t xml:space="preserve">Gopnik, A. &amp; Schulz, L. Mechanisms of theory formation in young children. </w:t>
      </w:r>
      <w:r w:rsidRPr="00F61FC9">
        <w:rPr>
          <w:rFonts w:ascii="Calibri" w:hAnsi="Calibri"/>
          <w:i/>
          <w:noProof/>
        </w:rPr>
        <w:t>Trends Cogn Sci</w:t>
      </w:r>
      <w:r w:rsidRPr="00F61FC9">
        <w:rPr>
          <w:rFonts w:ascii="Calibri" w:hAnsi="Calibri"/>
          <w:noProof/>
        </w:rPr>
        <w:t xml:space="preserve"> </w:t>
      </w:r>
      <w:r w:rsidRPr="00F61FC9">
        <w:rPr>
          <w:rFonts w:ascii="Calibri" w:hAnsi="Calibri"/>
          <w:b/>
          <w:noProof/>
        </w:rPr>
        <w:t>8</w:t>
      </w:r>
      <w:r w:rsidRPr="00F61FC9">
        <w:rPr>
          <w:rFonts w:ascii="Calibri" w:hAnsi="Calibri"/>
          <w:noProof/>
        </w:rPr>
        <w:t>, 371-377 (2004).</w:t>
      </w:r>
    </w:p>
    <w:p w:rsidR="001261CC" w:rsidRPr="001261CC" w:rsidRDefault="00F61FC9" w:rsidP="001261CC">
      <w:pPr>
        <w:ind w:left="720" w:hanging="720"/>
        <w:rPr>
          <w:rFonts w:ascii="Calibri" w:hAnsi="Calibri"/>
          <w:noProof/>
        </w:rPr>
      </w:pPr>
      <w:r w:rsidRPr="00F61FC9">
        <w:rPr>
          <w:rFonts w:ascii="Calibri" w:hAnsi="Calibri"/>
          <w:noProof/>
        </w:rPr>
        <w:t>11.</w:t>
      </w:r>
      <w:r w:rsidRPr="00F61FC9">
        <w:rPr>
          <w:rFonts w:ascii="Calibri" w:hAnsi="Calibri"/>
          <w:noProof/>
        </w:rPr>
        <w:tab/>
        <w:t xml:space="preserve">Griffiths, T.L. &amp; Tenenbaum, J.B. Structure and strength in causal induction. </w:t>
      </w:r>
      <w:r w:rsidRPr="00F61FC9">
        <w:rPr>
          <w:rFonts w:ascii="Calibri" w:hAnsi="Calibri"/>
          <w:i/>
          <w:noProof/>
        </w:rPr>
        <w:t>Cogn Psychol</w:t>
      </w:r>
      <w:r w:rsidRPr="00F61FC9">
        <w:rPr>
          <w:rFonts w:ascii="Calibri" w:hAnsi="Calibri"/>
          <w:noProof/>
        </w:rPr>
        <w:t xml:space="preserve"> </w:t>
      </w:r>
      <w:r w:rsidRPr="00F61FC9">
        <w:rPr>
          <w:rFonts w:ascii="Calibri" w:hAnsi="Calibri"/>
          <w:b/>
          <w:noProof/>
        </w:rPr>
        <w:t>51</w:t>
      </w:r>
      <w:r w:rsidRPr="00F61FC9">
        <w:rPr>
          <w:rFonts w:ascii="Calibri" w:hAnsi="Calibri"/>
          <w:noProof/>
        </w:rPr>
        <w:t>, 334-384 (2005).</w:t>
      </w:r>
    </w:p>
    <w:p w:rsidR="001261CC" w:rsidRPr="001261CC" w:rsidRDefault="00F61FC9" w:rsidP="001261CC">
      <w:pPr>
        <w:ind w:left="720" w:hanging="720"/>
        <w:rPr>
          <w:rFonts w:ascii="Calibri" w:hAnsi="Calibri"/>
          <w:noProof/>
        </w:rPr>
      </w:pPr>
      <w:r w:rsidRPr="00F61FC9">
        <w:rPr>
          <w:rFonts w:ascii="Calibri" w:hAnsi="Calibri"/>
          <w:noProof/>
        </w:rPr>
        <w:t>12.</w:t>
      </w:r>
      <w:r w:rsidRPr="00F61FC9">
        <w:rPr>
          <w:rFonts w:ascii="Calibri" w:hAnsi="Calibri"/>
          <w:noProof/>
        </w:rPr>
        <w:tab/>
        <w:t xml:space="preserve">Jenkins, H.M. &amp; Ward, W.C. Judgment of contingency between responses and outcomes. </w:t>
      </w:r>
      <w:r w:rsidRPr="00F61FC9">
        <w:rPr>
          <w:rFonts w:ascii="Calibri" w:hAnsi="Calibri"/>
          <w:i/>
          <w:noProof/>
        </w:rPr>
        <w:t>Psychological Monographs</w:t>
      </w:r>
      <w:r w:rsidRPr="00F61FC9">
        <w:rPr>
          <w:rFonts w:ascii="Calibri" w:hAnsi="Calibri"/>
          <w:noProof/>
        </w:rPr>
        <w:t>, 79 (1965).</w:t>
      </w:r>
    </w:p>
    <w:p w:rsidR="001261CC" w:rsidRPr="001261CC" w:rsidRDefault="00F61FC9" w:rsidP="001261CC">
      <w:pPr>
        <w:ind w:left="720" w:hanging="720"/>
        <w:rPr>
          <w:rFonts w:ascii="Calibri" w:hAnsi="Calibri"/>
          <w:noProof/>
        </w:rPr>
      </w:pPr>
      <w:r w:rsidRPr="00F61FC9">
        <w:rPr>
          <w:rFonts w:ascii="Calibri" w:hAnsi="Calibri"/>
          <w:noProof/>
        </w:rPr>
        <w:t>13.</w:t>
      </w:r>
      <w:r w:rsidRPr="00F61FC9">
        <w:rPr>
          <w:rFonts w:ascii="Calibri" w:hAnsi="Calibri"/>
          <w:noProof/>
        </w:rPr>
        <w:tab/>
        <w:t xml:space="preserve">Cheng, P.W. From covariation to causation: A causal power theory. </w:t>
      </w:r>
      <w:r w:rsidRPr="00F61FC9">
        <w:rPr>
          <w:rFonts w:ascii="Calibri" w:hAnsi="Calibri"/>
          <w:i/>
          <w:noProof/>
        </w:rPr>
        <w:t>Psychological Review</w:t>
      </w:r>
      <w:r w:rsidRPr="00F61FC9">
        <w:rPr>
          <w:rFonts w:ascii="Calibri" w:hAnsi="Calibri"/>
          <w:noProof/>
        </w:rPr>
        <w:t xml:space="preserve"> </w:t>
      </w:r>
      <w:r w:rsidRPr="00F61FC9">
        <w:rPr>
          <w:rFonts w:ascii="Calibri" w:hAnsi="Calibri"/>
          <w:b/>
          <w:noProof/>
        </w:rPr>
        <w:t>104</w:t>
      </w:r>
      <w:r w:rsidRPr="00F61FC9">
        <w:rPr>
          <w:rFonts w:ascii="Calibri" w:hAnsi="Calibri"/>
          <w:noProof/>
        </w:rPr>
        <w:t>, 367–405 (1997).</w:t>
      </w:r>
    </w:p>
    <w:p w:rsidR="001261CC" w:rsidRPr="001261CC" w:rsidRDefault="00F61FC9" w:rsidP="001261CC">
      <w:pPr>
        <w:ind w:left="720" w:hanging="720"/>
        <w:rPr>
          <w:rFonts w:ascii="Calibri" w:hAnsi="Calibri"/>
          <w:noProof/>
        </w:rPr>
      </w:pPr>
      <w:r w:rsidRPr="00F61FC9">
        <w:rPr>
          <w:rFonts w:ascii="Calibri" w:hAnsi="Calibri"/>
          <w:noProof/>
        </w:rPr>
        <w:t>14.</w:t>
      </w:r>
      <w:r w:rsidRPr="00F61FC9">
        <w:rPr>
          <w:rFonts w:ascii="Calibri" w:hAnsi="Calibri"/>
          <w:noProof/>
        </w:rPr>
        <w:tab/>
        <w:t xml:space="preserve">Popper, K.R. </w:t>
      </w:r>
      <w:r w:rsidRPr="00F61FC9">
        <w:rPr>
          <w:rFonts w:ascii="Calibri" w:hAnsi="Calibri"/>
          <w:i/>
          <w:noProof/>
        </w:rPr>
        <w:t>The Logic of Scientific Discovery</w:t>
      </w:r>
      <w:r w:rsidRPr="00F61FC9">
        <w:rPr>
          <w:rFonts w:ascii="Calibri" w:hAnsi="Calibri"/>
          <w:noProof/>
        </w:rPr>
        <w:t>, (Basic Books, New York, 1959).</w:t>
      </w:r>
    </w:p>
    <w:p w:rsidR="001261CC" w:rsidRPr="001261CC" w:rsidRDefault="00F61FC9" w:rsidP="001261CC">
      <w:pPr>
        <w:ind w:left="720" w:hanging="720"/>
        <w:rPr>
          <w:rFonts w:ascii="Calibri" w:hAnsi="Calibri"/>
          <w:noProof/>
        </w:rPr>
      </w:pPr>
      <w:r w:rsidRPr="00F61FC9">
        <w:rPr>
          <w:rFonts w:ascii="Calibri" w:hAnsi="Calibri"/>
          <w:noProof/>
        </w:rPr>
        <w:t>15.</w:t>
      </w:r>
      <w:r w:rsidRPr="00F61FC9">
        <w:rPr>
          <w:rFonts w:ascii="Calibri" w:hAnsi="Calibri"/>
          <w:noProof/>
        </w:rPr>
        <w:tab/>
        <w:t xml:space="preserve">Fisher, R.A. </w:t>
      </w:r>
      <w:r w:rsidRPr="00F61FC9">
        <w:rPr>
          <w:rFonts w:ascii="Calibri" w:hAnsi="Calibri"/>
          <w:i/>
          <w:noProof/>
        </w:rPr>
        <w:t>The design of experiments. 8th edition.</w:t>
      </w:r>
      <w:r w:rsidRPr="00F61FC9">
        <w:rPr>
          <w:rFonts w:ascii="Calibri" w:hAnsi="Calibri"/>
          <w:noProof/>
        </w:rPr>
        <w:t>, (Hafner, Edinburgh., 1966).</w:t>
      </w:r>
    </w:p>
    <w:p w:rsidR="001261CC" w:rsidRPr="001261CC" w:rsidRDefault="00F61FC9" w:rsidP="001261CC">
      <w:pPr>
        <w:ind w:left="720" w:hanging="720"/>
        <w:rPr>
          <w:rFonts w:ascii="Calibri" w:hAnsi="Calibri"/>
          <w:noProof/>
        </w:rPr>
      </w:pPr>
      <w:r w:rsidRPr="00F61FC9">
        <w:rPr>
          <w:rFonts w:ascii="Calibri" w:hAnsi="Calibri"/>
          <w:noProof/>
        </w:rPr>
        <w:t>16.</w:t>
      </w:r>
      <w:r w:rsidRPr="00F61FC9">
        <w:rPr>
          <w:rFonts w:ascii="Calibri" w:hAnsi="Calibri"/>
          <w:noProof/>
        </w:rPr>
        <w:tab/>
        <w:t xml:space="preserve">Wason, P.C. Reasoning about a rule. </w:t>
      </w:r>
      <w:r w:rsidRPr="00F61FC9">
        <w:rPr>
          <w:rFonts w:ascii="Calibri" w:hAnsi="Calibri"/>
          <w:i/>
          <w:noProof/>
        </w:rPr>
        <w:t>Quarterly Journal of Experimental Psychology</w:t>
      </w:r>
      <w:r w:rsidRPr="00F61FC9">
        <w:rPr>
          <w:rFonts w:ascii="Calibri" w:hAnsi="Calibri"/>
          <w:noProof/>
        </w:rPr>
        <w:t xml:space="preserve"> </w:t>
      </w:r>
      <w:r w:rsidRPr="00F61FC9">
        <w:rPr>
          <w:rFonts w:ascii="Calibri" w:hAnsi="Calibri"/>
          <w:b/>
          <w:noProof/>
        </w:rPr>
        <w:t>20</w:t>
      </w:r>
      <w:r w:rsidRPr="00F61FC9">
        <w:rPr>
          <w:rFonts w:ascii="Calibri" w:hAnsi="Calibri"/>
          <w:noProof/>
        </w:rPr>
        <w:t>, 273–281 (1968).</w:t>
      </w:r>
    </w:p>
    <w:p w:rsidR="001261CC" w:rsidRPr="001261CC" w:rsidRDefault="00F61FC9" w:rsidP="001261CC">
      <w:pPr>
        <w:ind w:left="720" w:hanging="720"/>
        <w:rPr>
          <w:rFonts w:ascii="Calibri" w:hAnsi="Calibri"/>
          <w:noProof/>
        </w:rPr>
      </w:pPr>
      <w:r w:rsidRPr="00F61FC9">
        <w:rPr>
          <w:rFonts w:ascii="Calibri" w:hAnsi="Calibri"/>
          <w:noProof/>
        </w:rPr>
        <w:t>17.</w:t>
      </w:r>
      <w:r w:rsidRPr="00F61FC9">
        <w:rPr>
          <w:rFonts w:ascii="Calibri" w:hAnsi="Calibri"/>
          <w:noProof/>
        </w:rPr>
        <w:tab/>
        <w:t xml:space="preserve">Nickerson, R.S. Confirmation bias: a ubiquitous phenomenon in many guises. </w:t>
      </w:r>
      <w:r w:rsidRPr="00F61FC9">
        <w:rPr>
          <w:rFonts w:ascii="Calibri" w:hAnsi="Calibri"/>
          <w:i/>
          <w:noProof/>
        </w:rPr>
        <w:t>Review of General Psychology</w:t>
      </w:r>
      <w:r w:rsidRPr="00F61FC9">
        <w:rPr>
          <w:rFonts w:ascii="Calibri" w:hAnsi="Calibri"/>
          <w:noProof/>
        </w:rPr>
        <w:t xml:space="preserve"> </w:t>
      </w:r>
      <w:r w:rsidRPr="00F61FC9">
        <w:rPr>
          <w:rFonts w:ascii="Calibri" w:hAnsi="Calibri"/>
          <w:b/>
          <w:noProof/>
        </w:rPr>
        <w:t>2</w:t>
      </w:r>
      <w:r w:rsidRPr="00F61FC9">
        <w:rPr>
          <w:rFonts w:ascii="Calibri" w:hAnsi="Calibri"/>
          <w:noProof/>
        </w:rPr>
        <w:t>, 175-220 (1998).</w:t>
      </w:r>
    </w:p>
    <w:p w:rsidR="001261CC" w:rsidRPr="001261CC" w:rsidRDefault="00F61FC9" w:rsidP="001261CC">
      <w:pPr>
        <w:ind w:left="720" w:hanging="720"/>
        <w:rPr>
          <w:rFonts w:ascii="Calibri" w:hAnsi="Calibri"/>
          <w:noProof/>
        </w:rPr>
      </w:pPr>
      <w:r w:rsidRPr="00F61FC9">
        <w:rPr>
          <w:rFonts w:ascii="Calibri" w:hAnsi="Calibri"/>
          <w:noProof/>
        </w:rPr>
        <w:t>18.</w:t>
      </w:r>
      <w:r w:rsidRPr="00F61FC9">
        <w:rPr>
          <w:rFonts w:ascii="Calibri" w:hAnsi="Calibri"/>
          <w:noProof/>
        </w:rPr>
        <w:tab/>
        <w:t xml:space="preserve">Doll, B.B., Hutchison, K.E. &amp; Frank, M.J. Dopaminergic genes predict individual differences in susceptibility to confirmation bias.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6188-6198 (2011).</w:t>
      </w:r>
    </w:p>
    <w:p w:rsidR="001261CC" w:rsidRPr="001261CC" w:rsidRDefault="00F61FC9" w:rsidP="001261CC">
      <w:pPr>
        <w:ind w:left="720" w:hanging="720"/>
        <w:rPr>
          <w:rFonts w:ascii="Calibri" w:hAnsi="Calibri"/>
          <w:noProof/>
        </w:rPr>
      </w:pPr>
      <w:r w:rsidRPr="00F61FC9">
        <w:rPr>
          <w:rFonts w:ascii="Calibri" w:hAnsi="Calibri"/>
          <w:noProof/>
        </w:rPr>
        <w:t>19.</w:t>
      </w:r>
      <w:r w:rsidRPr="00F61FC9">
        <w:rPr>
          <w:rFonts w:ascii="Calibri" w:hAnsi="Calibri"/>
          <w:noProof/>
        </w:rPr>
        <w:tab/>
        <w:t xml:space="preserve">Doll, B.B., Jacobs, W.J., Sanfey, A.G. &amp; Frank, M.J. Instructional control of reinforcement learning: a behavioral and neurocomputational investigation. </w:t>
      </w:r>
      <w:r w:rsidRPr="00F61FC9">
        <w:rPr>
          <w:rFonts w:ascii="Calibri" w:hAnsi="Calibri"/>
          <w:i/>
          <w:noProof/>
        </w:rPr>
        <w:t>Brain Res</w:t>
      </w:r>
      <w:r w:rsidRPr="00F61FC9">
        <w:rPr>
          <w:rFonts w:ascii="Calibri" w:hAnsi="Calibri"/>
          <w:noProof/>
        </w:rPr>
        <w:t xml:space="preserve"> </w:t>
      </w:r>
      <w:r w:rsidRPr="00F61FC9">
        <w:rPr>
          <w:rFonts w:ascii="Calibri" w:hAnsi="Calibri"/>
          <w:b/>
          <w:noProof/>
        </w:rPr>
        <w:t>1299</w:t>
      </w:r>
      <w:r w:rsidRPr="00F61FC9">
        <w:rPr>
          <w:rFonts w:ascii="Calibri" w:hAnsi="Calibri"/>
          <w:noProof/>
        </w:rPr>
        <w:t>, 74-94 (2009).</w:t>
      </w:r>
    </w:p>
    <w:p w:rsidR="001261CC" w:rsidRPr="001261CC" w:rsidRDefault="00F61FC9" w:rsidP="001261CC">
      <w:pPr>
        <w:ind w:left="720" w:hanging="720"/>
        <w:rPr>
          <w:rFonts w:ascii="Calibri" w:hAnsi="Calibri"/>
          <w:noProof/>
        </w:rPr>
      </w:pPr>
      <w:r w:rsidRPr="00F61FC9">
        <w:rPr>
          <w:rFonts w:ascii="Calibri" w:hAnsi="Calibri"/>
          <w:noProof/>
        </w:rPr>
        <w:t>20.</w:t>
      </w:r>
      <w:r w:rsidRPr="00F61FC9">
        <w:rPr>
          <w:rFonts w:ascii="Calibri" w:hAnsi="Calibri"/>
          <w:noProof/>
        </w:rPr>
        <w:tab/>
        <w:t xml:space="preserve">Vul, E., Harris, C., Winkielman, P. &amp; Pashler, H. Puzzlingly high correlations in fMRI studies of emotion, personality, and social cognition. </w:t>
      </w:r>
      <w:r w:rsidRPr="00F61FC9">
        <w:rPr>
          <w:rFonts w:ascii="Calibri" w:hAnsi="Calibri"/>
          <w:i/>
          <w:noProof/>
        </w:rPr>
        <w:t>Perspectives in Psychological Science</w:t>
      </w:r>
      <w:r w:rsidRPr="00F61FC9">
        <w:rPr>
          <w:rFonts w:ascii="Calibri" w:hAnsi="Calibri"/>
          <w:noProof/>
        </w:rPr>
        <w:t xml:space="preserve"> </w:t>
      </w:r>
      <w:r w:rsidRPr="00F61FC9">
        <w:rPr>
          <w:rFonts w:ascii="Calibri" w:hAnsi="Calibri"/>
          <w:b/>
          <w:noProof/>
        </w:rPr>
        <w:t>4</w:t>
      </w:r>
      <w:r w:rsidRPr="00F61FC9">
        <w:rPr>
          <w:rFonts w:ascii="Calibri" w:hAnsi="Calibri"/>
          <w:noProof/>
        </w:rPr>
        <w:t>, 274-290 (2009).</w:t>
      </w:r>
    </w:p>
    <w:p w:rsidR="001261CC" w:rsidRPr="001261CC" w:rsidRDefault="00F61FC9" w:rsidP="001261CC">
      <w:pPr>
        <w:ind w:left="720" w:hanging="720"/>
        <w:rPr>
          <w:rFonts w:ascii="Calibri" w:hAnsi="Calibri"/>
          <w:noProof/>
        </w:rPr>
      </w:pPr>
      <w:r w:rsidRPr="00F61FC9">
        <w:rPr>
          <w:rFonts w:ascii="Calibri" w:hAnsi="Calibri"/>
          <w:noProof/>
        </w:rPr>
        <w:t>21.</w:t>
      </w:r>
      <w:r w:rsidRPr="00F61FC9">
        <w:rPr>
          <w:rFonts w:ascii="Calibri" w:hAnsi="Calibri"/>
          <w:noProof/>
        </w:rPr>
        <w:tab/>
        <w:t xml:space="preserve">Perales, J.C. &amp; Shanks, D.R. Models of covariation-based causal judgment: a review and synthesis. </w:t>
      </w:r>
      <w:r w:rsidRPr="00F61FC9">
        <w:rPr>
          <w:rFonts w:ascii="Calibri" w:hAnsi="Calibri"/>
          <w:i/>
          <w:noProof/>
        </w:rPr>
        <w:t>Psychon Bull Rev</w:t>
      </w:r>
      <w:r w:rsidRPr="00F61FC9">
        <w:rPr>
          <w:rFonts w:ascii="Calibri" w:hAnsi="Calibri"/>
          <w:noProof/>
        </w:rPr>
        <w:t xml:space="preserve"> </w:t>
      </w:r>
      <w:r w:rsidRPr="00F61FC9">
        <w:rPr>
          <w:rFonts w:ascii="Calibri" w:hAnsi="Calibri"/>
          <w:b/>
          <w:noProof/>
        </w:rPr>
        <w:t>14</w:t>
      </w:r>
      <w:r w:rsidRPr="00F61FC9">
        <w:rPr>
          <w:rFonts w:ascii="Calibri" w:hAnsi="Calibri"/>
          <w:noProof/>
        </w:rPr>
        <w:t>, 577-596 (2007).</w:t>
      </w:r>
    </w:p>
    <w:p w:rsidR="001261CC" w:rsidRPr="001261CC" w:rsidRDefault="00F61FC9" w:rsidP="001261CC">
      <w:pPr>
        <w:ind w:left="720" w:hanging="720"/>
        <w:rPr>
          <w:rFonts w:ascii="Calibri" w:hAnsi="Calibri"/>
          <w:noProof/>
        </w:rPr>
      </w:pPr>
      <w:r w:rsidRPr="00F61FC9">
        <w:rPr>
          <w:rFonts w:ascii="Calibri" w:hAnsi="Calibri"/>
          <w:noProof/>
        </w:rPr>
        <w:t>22.</w:t>
      </w:r>
      <w:r w:rsidRPr="00F61FC9">
        <w:rPr>
          <w:rFonts w:ascii="Calibri" w:hAnsi="Calibri"/>
          <w:noProof/>
        </w:rPr>
        <w:tab/>
        <w:t xml:space="preserve">Plassmann, H., O'Doherty, J. &amp; Rangel, A. Orbitofrontal cortex encodes willingness to pay in everyday economic transactions.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27</w:t>
      </w:r>
      <w:r w:rsidRPr="00F61FC9">
        <w:rPr>
          <w:rFonts w:ascii="Calibri" w:hAnsi="Calibri"/>
          <w:noProof/>
        </w:rPr>
        <w:t>, 9984-9988 (2007).</w:t>
      </w:r>
    </w:p>
    <w:p w:rsidR="001261CC" w:rsidRPr="001261CC" w:rsidRDefault="00F61FC9" w:rsidP="001261CC">
      <w:pPr>
        <w:ind w:left="720" w:hanging="720"/>
        <w:rPr>
          <w:rFonts w:ascii="Calibri" w:hAnsi="Calibri"/>
          <w:noProof/>
        </w:rPr>
      </w:pPr>
      <w:r w:rsidRPr="00F61FC9">
        <w:rPr>
          <w:rFonts w:ascii="Calibri" w:hAnsi="Calibri"/>
          <w:noProof/>
        </w:rPr>
        <w:t>23.</w:t>
      </w:r>
      <w:r w:rsidRPr="00F61FC9">
        <w:rPr>
          <w:rFonts w:ascii="Calibri" w:hAnsi="Calibri"/>
          <w:noProof/>
        </w:rPr>
        <w:tab/>
        <w:t xml:space="preserve">Padoa-Schioppa, C. &amp; Assad, J.A. Neurons in the orbitofrontal cortex encode economic value. </w:t>
      </w:r>
      <w:r w:rsidRPr="00F61FC9">
        <w:rPr>
          <w:rFonts w:ascii="Calibri" w:hAnsi="Calibri"/>
          <w:i/>
          <w:noProof/>
        </w:rPr>
        <w:t>Nature</w:t>
      </w:r>
      <w:r w:rsidRPr="00F61FC9">
        <w:rPr>
          <w:rFonts w:ascii="Calibri" w:hAnsi="Calibri"/>
          <w:noProof/>
        </w:rPr>
        <w:t xml:space="preserve"> </w:t>
      </w:r>
      <w:r w:rsidRPr="00F61FC9">
        <w:rPr>
          <w:rFonts w:ascii="Calibri" w:hAnsi="Calibri"/>
          <w:b/>
          <w:noProof/>
        </w:rPr>
        <w:t>441</w:t>
      </w:r>
      <w:r w:rsidRPr="00F61FC9">
        <w:rPr>
          <w:rFonts w:ascii="Calibri" w:hAnsi="Calibri"/>
          <w:noProof/>
        </w:rPr>
        <w:t>, 223-226 (2006).</w:t>
      </w:r>
    </w:p>
    <w:p w:rsidR="001261CC" w:rsidRPr="001261CC" w:rsidRDefault="00F61FC9" w:rsidP="001261CC">
      <w:pPr>
        <w:ind w:left="720" w:hanging="720"/>
        <w:rPr>
          <w:rFonts w:ascii="Calibri" w:hAnsi="Calibri"/>
          <w:noProof/>
        </w:rPr>
      </w:pPr>
      <w:r w:rsidRPr="00F61FC9">
        <w:rPr>
          <w:rFonts w:ascii="Calibri" w:hAnsi="Calibri"/>
          <w:noProof/>
        </w:rPr>
        <w:t>24.</w:t>
      </w:r>
      <w:r w:rsidRPr="00F61FC9">
        <w:rPr>
          <w:rFonts w:ascii="Calibri" w:hAnsi="Calibri"/>
          <w:noProof/>
        </w:rPr>
        <w:tab/>
        <w:t xml:space="preserve">Genovese, C.R., Lazar, N.A. &amp; Nichols, T. Thresholding of statistical maps in functional neuroimaging using the false discovery rate.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15</w:t>
      </w:r>
      <w:r w:rsidRPr="00F61FC9">
        <w:rPr>
          <w:rFonts w:ascii="Calibri" w:hAnsi="Calibri"/>
          <w:noProof/>
        </w:rPr>
        <w:t>, 870-878 (2002).</w:t>
      </w:r>
    </w:p>
    <w:p w:rsidR="001261CC" w:rsidRPr="001261CC" w:rsidRDefault="00F61FC9" w:rsidP="001261CC">
      <w:pPr>
        <w:ind w:left="720" w:hanging="720"/>
        <w:rPr>
          <w:rFonts w:ascii="Calibri" w:hAnsi="Calibri"/>
          <w:noProof/>
        </w:rPr>
      </w:pPr>
      <w:r w:rsidRPr="00F61FC9">
        <w:rPr>
          <w:rFonts w:ascii="Calibri" w:hAnsi="Calibri"/>
          <w:noProof/>
        </w:rPr>
        <w:t>25.</w:t>
      </w:r>
      <w:r w:rsidRPr="00F61FC9">
        <w:rPr>
          <w:rFonts w:ascii="Calibri" w:hAnsi="Calibri"/>
          <w:noProof/>
        </w:rPr>
        <w:tab/>
        <w:t xml:space="preserve">Kuhn, T.S. </w:t>
      </w:r>
      <w:r w:rsidRPr="00F61FC9">
        <w:rPr>
          <w:rFonts w:ascii="Calibri" w:hAnsi="Calibri"/>
          <w:i/>
          <w:noProof/>
        </w:rPr>
        <w:t xml:space="preserve">The Structure of Scientific Revolutions. </w:t>
      </w:r>
      <w:r w:rsidRPr="00F61FC9">
        <w:rPr>
          <w:rFonts w:ascii="Calibri" w:hAnsi="Calibri"/>
          <w:noProof/>
        </w:rPr>
        <w:t>, ( University of Chicago Press, Chicago, IL, 1962).</w:t>
      </w:r>
    </w:p>
    <w:p w:rsidR="001261CC" w:rsidRPr="001261CC" w:rsidRDefault="00F61FC9" w:rsidP="001261CC">
      <w:pPr>
        <w:ind w:left="720" w:hanging="720"/>
        <w:rPr>
          <w:rFonts w:ascii="Calibri" w:hAnsi="Calibri"/>
          <w:noProof/>
        </w:rPr>
      </w:pPr>
      <w:r w:rsidRPr="00F61FC9">
        <w:rPr>
          <w:rFonts w:ascii="Calibri" w:hAnsi="Calibri"/>
          <w:noProof/>
        </w:rPr>
        <w:t>26.</w:t>
      </w:r>
      <w:r w:rsidRPr="00F61FC9">
        <w:rPr>
          <w:rFonts w:ascii="Calibri" w:hAnsi="Calibri"/>
          <w:noProof/>
        </w:rPr>
        <w:tab/>
        <w:t xml:space="preserve">Shanks, D.R. &amp; Dickinson, A. Associative accounts of causality judgment. in </w:t>
      </w:r>
      <w:r w:rsidRPr="00F61FC9">
        <w:rPr>
          <w:rFonts w:ascii="Calibri" w:hAnsi="Calibri"/>
          <w:i/>
          <w:noProof/>
        </w:rPr>
        <w:t>The psychology of learning and motivation: Vol. 21. Advances in research and theory</w:t>
      </w:r>
      <w:r w:rsidRPr="00F61FC9">
        <w:rPr>
          <w:rFonts w:ascii="Calibri" w:hAnsi="Calibri"/>
          <w:noProof/>
        </w:rPr>
        <w:t xml:space="preserve"> (ed. Bower, G.H.) 229-261 (San Diego: Academic Press, 1987).</w:t>
      </w:r>
    </w:p>
    <w:p w:rsidR="001261CC" w:rsidRPr="001261CC" w:rsidRDefault="00F61FC9" w:rsidP="001261CC">
      <w:pPr>
        <w:ind w:left="720" w:hanging="720"/>
        <w:rPr>
          <w:rFonts w:ascii="Calibri" w:hAnsi="Calibri"/>
          <w:noProof/>
        </w:rPr>
      </w:pPr>
      <w:r w:rsidRPr="00F61FC9">
        <w:rPr>
          <w:rFonts w:ascii="Calibri" w:hAnsi="Calibri"/>
          <w:noProof/>
        </w:rPr>
        <w:t>27.</w:t>
      </w:r>
      <w:r w:rsidRPr="00F61FC9">
        <w:rPr>
          <w:rFonts w:ascii="Calibri" w:hAnsi="Calibri"/>
          <w:noProof/>
        </w:rPr>
        <w:tab/>
        <w:t xml:space="preserve">Holyoak, K.J. &amp; Cheng, P.W. Causal learning and inference as a rational process: the new synthesis. </w:t>
      </w:r>
      <w:r w:rsidRPr="00F61FC9">
        <w:rPr>
          <w:rFonts w:ascii="Calibri" w:hAnsi="Calibri"/>
          <w:i/>
          <w:noProof/>
        </w:rPr>
        <w:t>Annu Rev Psychol</w:t>
      </w:r>
      <w:r w:rsidRPr="00F61FC9">
        <w:rPr>
          <w:rFonts w:ascii="Calibri" w:hAnsi="Calibri"/>
          <w:noProof/>
        </w:rPr>
        <w:t xml:space="preserve"> </w:t>
      </w:r>
      <w:r w:rsidRPr="00F61FC9">
        <w:rPr>
          <w:rFonts w:ascii="Calibri" w:hAnsi="Calibri"/>
          <w:b/>
          <w:noProof/>
        </w:rPr>
        <w:t>62</w:t>
      </w:r>
      <w:r w:rsidRPr="00F61FC9">
        <w:rPr>
          <w:rFonts w:ascii="Calibri" w:hAnsi="Calibri"/>
          <w:noProof/>
        </w:rPr>
        <w:t>, 135-163 (2011).</w:t>
      </w:r>
    </w:p>
    <w:p w:rsidR="001261CC" w:rsidRPr="001261CC" w:rsidRDefault="00F61FC9" w:rsidP="001261CC">
      <w:pPr>
        <w:ind w:left="720" w:hanging="720"/>
        <w:rPr>
          <w:rFonts w:ascii="Calibri" w:hAnsi="Calibri"/>
          <w:noProof/>
        </w:rPr>
      </w:pPr>
      <w:r w:rsidRPr="00F61FC9">
        <w:rPr>
          <w:rFonts w:ascii="Calibri" w:hAnsi="Calibri"/>
          <w:noProof/>
        </w:rPr>
        <w:t>28.</w:t>
      </w:r>
      <w:r w:rsidRPr="00F61FC9">
        <w:rPr>
          <w:rFonts w:ascii="Calibri" w:hAnsi="Calibri"/>
          <w:noProof/>
        </w:rPr>
        <w:tab/>
        <w:t xml:space="preserve">Daw, N.D., Gershman, S.J., Seymour, B., Dayan, P. &amp; Dolan, R.J. Model-based influences on humans' choices and striatal prediction errors.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69</w:t>
      </w:r>
      <w:r w:rsidRPr="00F61FC9">
        <w:rPr>
          <w:rFonts w:ascii="Calibri" w:hAnsi="Calibri"/>
          <w:noProof/>
        </w:rPr>
        <w:t>, 1204-1215 (2011).</w:t>
      </w:r>
    </w:p>
    <w:p w:rsidR="001261CC" w:rsidRPr="001261CC" w:rsidRDefault="00F61FC9" w:rsidP="001261CC">
      <w:pPr>
        <w:ind w:left="720" w:hanging="720"/>
        <w:rPr>
          <w:rFonts w:ascii="Calibri" w:hAnsi="Calibri"/>
          <w:noProof/>
        </w:rPr>
      </w:pPr>
      <w:r w:rsidRPr="00F61FC9">
        <w:rPr>
          <w:rFonts w:ascii="Calibri" w:hAnsi="Calibri"/>
          <w:noProof/>
        </w:rPr>
        <w:t>29.</w:t>
      </w:r>
      <w:r w:rsidRPr="00F61FC9">
        <w:rPr>
          <w:rFonts w:ascii="Calibri" w:hAnsi="Calibri"/>
          <w:noProof/>
        </w:rPr>
        <w:tab/>
        <w:t xml:space="preserve">Glascher, J., Daw, N., Dayan, P. &amp; O'Doherty, J.P. States versus rewards: dissociable neural prediction error signals underlying model-based and model-free reinforcement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66</w:t>
      </w:r>
      <w:r w:rsidRPr="00F61FC9">
        <w:rPr>
          <w:rFonts w:ascii="Calibri" w:hAnsi="Calibri"/>
          <w:noProof/>
        </w:rPr>
        <w:t>, 585-595 (2010).</w:t>
      </w:r>
    </w:p>
    <w:p w:rsidR="001261CC" w:rsidRPr="001261CC" w:rsidRDefault="00F61FC9" w:rsidP="001261CC">
      <w:pPr>
        <w:ind w:left="720" w:hanging="720"/>
        <w:rPr>
          <w:rFonts w:ascii="Calibri" w:hAnsi="Calibri"/>
          <w:noProof/>
        </w:rPr>
      </w:pPr>
      <w:r w:rsidRPr="00F61FC9">
        <w:rPr>
          <w:rFonts w:ascii="Calibri" w:hAnsi="Calibri"/>
          <w:noProof/>
        </w:rPr>
        <w:t>30.</w:t>
      </w:r>
      <w:r w:rsidRPr="00F61FC9">
        <w:rPr>
          <w:rFonts w:ascii="Calibri" w:hAnsi="Calibri"/>
          <w:noProof/>
        </w:rPr>
        <w:tab/>
        <w:t xml:space="preserve">Dolan, R.J. &amp; Dayan, P. Goals and habits in the brain.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80</w:t>
      </w:r>
      <w:r w:rsidRPr="00F61FC9">
        <w:rPr>
          <w:rFonts w:ascii="Calibri" w:hAnsi="Calibri"/>
          <w:noProof/>
        </w:rPr>
        <w:t>, 312-325 (2013).</w:t>
      </w:r>
    </w:p>
    <w:p w:rsidR="001261CC" w:rsidRPr="001261CC" w:rsidRDefault="00F61FC9" w:rsidP="001261CC">
      <w:pPr>
        <w:ind w:left="720" w:hanging="720"/>
        <w:rPr>
          <w:rFonts w:ascii="Calibri" w:hAnsi="Calibri"/>
          <w:noProof/>
        </w:rPr>
      </w:pPr>
      <w:r w:rsidRPr="00F61FC9">
        <w:rPr>
          <w:rFonts w:ascii="Calibri" w:hAnsi="Calibri"/>
          <w:noProof/>
        </w:rPr>
        <w:t>31.</w:t>
      </w:r>
      <w:r w:rsidRPr="00F61FC9">
        <w:rPr>
          <w:rFonts w:ascii="Calibri" w:hAnsi="Calibri"/>
          <w:noProof/>
        </w:rPr>
        <w:tab/>
        <w:t xml:space="preserve">Smittenaar, P., Fitzgerald, T.H., Romei, V., Wright, N.D. &amp; Dolan, R.J. Disruption of Dorsolateral Prefrontal Cortex Decreases Model-Based in Favor of Model-free Control in Humans. </w:t>
      </w:r>
      <w:r w:rsidRPr="00F61FC9">
        <w:rPr>
          <w:rFonts w:ascii="Calibri" w:hAnsi="Calibri"/>
          <w:i/>
          <w:noProof/>
        </w:rPr>
        <w:t>Neuron</w:t>
      </w:r>
      <w:r w:rsidRPr="00F61FC9">
        <w:rPr>
          <w:rFonts w:ascii="Calibri" w:hAnsi="Calibri"/>
          <w:noProof/>
        </w:rPr>
        <w:t xml:space="preserve"> (2013).</w:t>
      </w:r>
    </w:p>
    <w:p w:rsidR="001261CC" w:rsidRPr="001261CC" w:rsidRDefault="00F61FC9" w:rsidP="001261CC">
      <w:pPr>
        <w:ind w:left="720" w:hanging="720"/>
        <w:rPr>
          <w:rFonts w:ascii="Calibri" w:hAnsi="Calibri"/>
          <w:noProof/>
        </w:rPr>
      </w:pPr>
      <w:r w:rsidRPr="00F61FC9">
        <w:rPr>
          <w:rFonts w:ascii="Calibri" w:hAnsi="Calibri"/>
          <w:noProof/>
        </w:rPr>
        <w:t>32.</w:t>
      </w:r>
      <w:r w:rsidRPr="00F61FC9">
        <w:rPr>
          <w:rFonts w:ascii="Calibri" w:hAnsi="Calibri"/>
          <w:noProof/>
        </w:rPr>
        <w:tab/>
        <w:t>Corlett, P.R.</w:t>
      </w:r>
      <w:r w:rsidRPr="00F61FC9">
        <w:rPr>
          <w:rFonts w:ascii="Calibri" w:hAnsi="Calibri"/>
          <w:i/>
          <w:noProof/>
        </w:rPr>
        <w:t>, et al.</w:t>
      </w:r>
      <w:r w:rsidRPr="00F61FC9">
        <w:rPr>
          <w:rFonts w:ascii="Calibri" w:hAnsi="Calibri"/>
          <w:noProof/>
        </w:rPr>
        <w:t xml:space="preserve"> Prediction error during retrospective revaluation of causal associations in humans: fMRI evidence in favor of an associative model of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44</w:t>
      </w:r>
      <w:r w:rsidRPr="00F61FC9">
        <w:rPr>
          <w:rFonts w:ascii="Calibri" w:hAnsi="Calibri"/>
          <w:noProof/>
        </w:rPr>
        <w:t>, 877-888 (2004).</w:t>
      </w:r>
    </w:p>
    <w:p w:rsidR="001261CC" w:rsidRPr="001261CC" w:rsidRDefault="00F61FC9" w:rsidP="001261CC">
      <w:pPr>
        <w:ind w:left="720" w:hanging="720"/>
        <w:rPr>
          <w:rFonts w:ascii="Calibri" w:hAnsi="Calibri"/>
          <w:noProof/>
        </w:rPr>
      </w:pPr>
      <w:r w:rsidRPr="00F61FC9">
        <w:rPr>
          <w:rFonts w:ascii="Calibri" w:hAnsi="Calibri"/>
          <w:noProof/>
        </w:rPr>
        <w:t>33.</w:t>
      </w:r>
      <w:r w:rsidRPr="00F61FC9">
        <w:rPr>
          <w:rFonts w:ascii="Calibri" w:hAnsi="Calibri"/>
          <w:noProof/>
        </w:rPr>
        <w:tab/>
        <w:t>Turner, D.C.</w:t>
      </w:r>
      <w:r w:rsidRPr="00F61FC9">
        <w:rPr>
          <w:rFonts w:ascii="Calibri" w:hAnsi="Calibri"/>
          <w:i/>
          <w:noProof/>
        </w:rPr>
        <w:t>, et al.</w:t>
      </w:r>
      <w:r w:rsidRPr="00F61FC9">
        <w:rPr>
          <w:rFonts w:ascii="Calibri" w:hAnsi="Calibri"/>
          <w:noProof/>
        </w:rPr>
        <w:t xml:space="preserve"> The role of the lateral frontal cortex in causal associative learning: exploring preventative and super-learning.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14</w:t>
      </w:r>
      <w:r w:rsidRPr="00F61FC9">
        <w:rPr>
          <w:rFonts w:ascii="Calibri" w:hAnsi="Calibri"/>
          <w:noProof/>
        </w:rPr>
        <w:t>, 872-880 (2004).</w:t>
      </w:r>
    </w:p>
    <w:p w:rsidR="001261CC" w:rsidRPr="001261CC" w:rsidRDefault="00F61FC9" w:rsidP="001261CC">
      <w:pPr>
        <w:ind w:left="720" w:hanging="720"/>
        <w:rPr>
          <w:rFonts w:ascii="Calibri" w:hAnsi="Calibri"/>
          <w:noProof/>
        </w:rPr>
      </w:pPr>
      <w:r w:rsidRPr="00F61FC9">
        <w:rPr>
          <w:rFonts w:ascii="Calibri" w:hAnsi="Calibri"/>
          <w:noProof/>
        </w:rPr>
        <w:t>34.</w:t>
      </w:r>
      <w:r w:rsidRPr="00F61FC9">
        <w:rPr>
          <w:rFonts w:ascii="Calibri" w:hAnsi="Calibri"/>
          <w:noProof/>
        </w:rPr>
        <w:tab/>
        <w:t>Crescentini, C.</w:t>
      </w:r>
      <w:r w:rsidRPr="00F61FC9">
        <w:rPr>
          <w:rFonts w:ascii="Calibri" w:hAnsi="Calibri"/>
          <w:i/>
          <w:noProof/>
        </w:rPr>
        <w:t>, et al.</w:t>
      </w:r>
      <w:r w:rsidRPr="00F61FC9">
        <w:rPr>
          <w:rFonts w:ascii="Calibri" w:hAnsi="Calibri"/>
          <w:noProof/>
        </w:rPr>
        <w:t xml:space="preserve"> Mechanisms of rule acquisition and rule following in inductive reasoning.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7763-7774 (2011).</w:t>
      </w:r>
    </w:p>
    <w:p w:rsidR="001261CC" w:rsidRPr="001261CC" w:rsidRDefault="00F61FC9" w:rsidP="001261CC">
      <w:pPr>
        <w:ind w:left="720" w:hanging="720"/>
        <w:rPr>
          <w:rFonts w:ascii="Calibri" w:hAnsi="Calibri"/>
          <w:noProof/>
        </w:rPr>
      </w:pPr>
      <w:r w:rsidRPr="00F61FC9">
        <w:rPr>
          <w:rFonts w:ascii="Calibri" w:hAnsi="Calibri"/>
          <w:noProof/>
        </w:rPr>
        <w:t>35.</w:t>
      </w:r>
      <w:r w:rsidRPr="00F61FC9">
        <w:rPr>
          <w:rFonts w:ascii="Calibri" w:hAnsi="Calibri"/>
          <w:noProof/>
        </w:rPr>
        <w:tab/>
        <w:t xml:space="preserve">Hampshire, A., Thompson, R., Duncan, J. &amp; Owen, A.M. Lateral prefrontal cortex subregions make dissociable contributions during fluid reasoning.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21</w:t>
      </w:r>
      <w:r w:rsidRPr="00F61FC9">
        <w:rPr>
          <w:rFonts w:ascii="Calibri" w:hAnsi="Calibri"/>
          <w:noProof/>
        </w:rPr>
        <w:t>, 1-10 (2011).</w:t>
      </w:r>
    </w:p>
    <w:p w:rsidR="001261CC" w:rsidRPr="001261CC" w:rsidRDefault="00F61FC9" w:rsidP="001261CC">
      <w:pPr>
        <w:ind w:left="720" w:hanging="720"/>
        <w:rPr>
          <w:rFonts w:ascii="Calibri" w:hAnsi="Calibri"/>
          <w:noProof/>
        </w:rPr>
      </w:pPr>
      <w:r w:rsidRPr="00F61FC9">
        <w:rPr>
          <w:rFonts w:ascii="Calibri" w:hAnsi="Calibri"/>
          <w:noProof/>
        </w:rPr>
        <w:t>36.</w:t>
      </w:r>
      <w:r w:rsidRPr="00F61FC9">
        <w:rPr>
          <w:rFonts w:ascii="Calibri" w:hAnsi="Calibri"/>
          <w:noProof/>
        </w:rPr>
        <w:tab/>
        <w:t xml:space="preserve">Goel, V. &amp; Dolan, R.J. Differential involvement of left prefrontal cortex in inductive and deductive reasoning. </w:t>
      </w:r>
      <w:r w:rsidRPr="00F61FC9">
        <w:rPr>
          <w:rFonts w:ascii="Calibri" w:hAnsi="Calibri"/>
          <w:i/>
          <w:noProof/>
        </w:rPr>
        <w:t>Cognition</w:t>
      </w:r>
      <w:r w:rsidRPr="00F61FC9">
        <w:rPr>
          <w:rFonts w:ascii="Calibri" w:hAnsi="Calibri"/>
          <w:noProof/>
        </w:rPr>
        <w:t xml:space="preserve"> </w:t>
      </w:r>
      <w:r w:rsidRPr="00F61FC9">
        <w:rPr>
          <w:rFonts w:ascii="Calibri" w:hAnsi="Calibri"/>
          <w:b/>
          <w:noProof/>
        </w:rPr>
        <w:t>93</w:t>
      </w:r>
      <w:r w:rsidRPr="00F61FC9">
        <w:rPr>
          <w:rFonts w:ascii="Calibri" w:hAnsi="Calibri"/>
          <w:noProof/>
        </w:rPr>
        <w:t>, B109-121 (2004).</w:t>
      </w:r>
    </w:p>
    <w:p w:rsidR="001261CC" w:rsidRPr="001261CC" w:rsidRDefault="00F61FC9" w:rsidP="001261CC">
      <w:pPr>
        <w:ind w:left="720" w:hanging="720"/>
        <w:rPr>
          <w:rFonts w:ascii="Calibri" w:hAnsi="Calibri"/>
          <w:noProof/>
        </w:rPr>
      </w:pPr>
      <w:r w:rsidRPr="00F61FC9">
        <w:rPr>
          <w:rFonts w:ascii="Calibri" w:hAnsi="Calibri"/>
          <w:noProof/>
        </w:rPr>
        <w:t>37.</w:t>
      </w:r>
      <w:r w:rsidRPr="00F61FC9">
        <w:rPr>
          <w:rFonts w:ascii="Calibri" w:hAnsi="Calibri"/>
          <w:noProof/>
        </w:rPr>
        <w:tab/>
        <w:t xml:space="preserve">Reverberi, C., D'Agostini, S., Skrap, M. &amp; Shallice, T. Generation and recognition of abstract rules in different frontal lobe subgroups. </w:t>
      </w:r>
      <w:r w:rsidRPr="00F61FC9">
        <w:rPr>
          <w:rFonts w:ascii="Calibri" w:hAnsi="Calibri"/>
          <w:i/>
          <w:noProof/>
        </w:rPr>
        <w:t>Neuropsychologia</w:t>
      </w:r>
      <w:r w:rsidRPr="00F61FC9">
        <w:rPr>
          <w:rFonts w:ascii="Calibri" w:hAnsi="Calibri"/>
          <w:noProof/>
        </w:rPr>
        <w:t xml:space="preserve"> </w:t>
      </w:r>
      <w:r w:rsidRPr="00F61FC9">
        <w:rPr>
          <w:rFonts w:ascii="Calibri" w:hAnsi="Calibri"/>
          <w:b/>
          <w:noProof/>
        </w:rPr>
        <w:t>43</w:t>
      </w:r>
      <w:r w:rsidRPr="00F61FC9">
        <w:rPr>
          <w:rFonts w:ascii="Calibri" w:hAnsi="Calibri"/>
          <w:noProof/>
        </w:rPr>
        <w:t>, 1924-1937 (2005).</w:t>
      </w:r>
    </w:p>
    <w:p w:rsidR="001261CC" w:rsidRPr="001261CC" w:rsidRDefault="00F61FC9" w:rsidP="001261CC">
      <w:pPr>
        <w:ind w:left="720" w:hanging="720"/>
        <w:rPr>
          <w:rFonts w:ascii="Calibri" w:hAnsi="Calibri"/>
          <w:noProof/>
        </w:rPr>
      </w:pPr>
      <w:r w:rsidRPr="00F61FC9">
        <w:rPr>
          <w:rFonts w:ascii="Calibri" w:hAnsi="Calibri"/>
          <w:noProof/>
        </w:rPr>
        <w:t>38.</w:t>
      </w:r>
      <w:r w:rsidRPr="00F61FC9">
        <w:rPr>
          <w:rFonts w:ascii="Calibri" w:hAnsi="Calibri"/>
          <w:noProof/>
        </w:rPr>
        <w:tab/>
        <w:t xml:space="preserve">McCarthy, J. &amp; Hayes, P.J. Some philosophical problems from the standpoint of artificial intelligence. in </w:t>
      </w:r>
      <w:r w:rsidRPr="00F61FC9">
        <w:rPr>
          <w:rFonts w:ascii="Calibri" w:hAnsi="Calibri"/>
          <w:i/>
          <w:noProof/>
        </w:rPr>
        <w:t>Machine intelligence</w:t>
      </w:r>
      <w:r w:rsidRPr="00F61FC9">
        <w:rPr>
          <w:rFonts w:ascii="Calibri" w:hAnsi="Calibri"/>
          <w:noProof/>
        </w:rPr>
        <w:t>, Vol. 4 (eds. Meltzer, B. &amp; Michie, D.) (Edinburgh University Press, 1968).</w:t>
      </w:r>
    </w:p>
    <w:p w:rsidR="001261CC" w:rsidRPr="001261CC" w:rsidRDefault="00F61FC9" w:rsidP="001261CC">
      <w:pPr>
        <w:ind w:left="720" w:hanging="720"/>
        <w:rPr>
          <w:rFonts w:ascii="Calibri" w:hAnsi="Calibri"/>
          <w:noProof/>
        </w:rPr>
      </w:pPr>
      <w:r w:rsidRPr="00F61FC9">
        <w:rPr>
          <w:rFonts w:ascii="Calibri" w:hAnsi="Calibri"/>
          <w:noProof/>
        </w:rPr>
        <w:t>39.</w:t>
      </w:r>
      <w:r w:rsidRPr="00F61FC9">
        <w:rPr>
          <w:rFonts w:ascii="Calibri" w:hAnsi="Calibri"/>
          <w:noProof/>
        </w:rPr>
        <w:tab/>
        <w:t xml:space="preserve">Oaksford, M. &amp; Chater, N. Precis of bayesian rationality: The probabilistic approach to human reasoning. </w:t>
      </w:r>
      <w:r w:rsidRPr="00F61FC9">
        <w:rPr>
          <w:rFonts w:ascii="Calibri" w:hAnsi="Calibri"/>
          <w:i/>
          <w:noProof/>
        </w:rPr>
        <w:t>Behav Brain Sci</w:t>
      </w:r>
      <w:r w:rsidRPr="00F61FC9">
        <w:rPr>
          <w:rFonts w:ascii="Calibri" w:hAnsi="Calibri"/>
          <w:noProof/>
        </w:rPr>
        <w:t xml:space="preserve"> </w:t>
      </w:r>
      <w:r w:rsidRPr="00F61FC9">
        <w:rPr>
          <w:rFonts w:ascii="Calibri" w:hAnsi="Calibri"/>
          <w:b/>
          <w:noProof/>
        </w:rPr>
        <w:t>32</w:t>
      </w:r>
      <w:r w:rsidRPr="00F61FC9">
        <w:rPr>
          <w:rFonts w:ascii="Calibri" w:hAnsi="Calibri"/>
          <w:noProof/>
        </w:rPr>
        <w:t>, 69-84; discussion 85-120 (2009).</w:t>
      </w:r>
    </w:p>
    <w:p w:rsidR="0024548F" w:rsidRDefault="0024548F">
      <w:pPr>
        <w:ind w:left="720" w:hanging="720"/>
        <w:rPr>
          <w:rFonts w:ascii="Calibri" w:hAnsi="Calibri"/>
          <w:noProof/>
        </w:rPr>
      </w:pPr>
    </w:p>
    <w:p w:rsidR="008F4FD2" w:rsidRDefault="009563F1">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rFonts w:ascii="Calibri" w:hAnsi="Calibri"/>
          <w:b/>
        </w:rPr>
      </w:pPr>
      <w:r>
        <w:rPr>
          <w:rFonts w:ascii="Calibri" w:hAnsi="Calibri"/>
          <w:b/>
        </w:rPr>
        <w:t>Supplementary Section 1 - Model policy</w:t>
      </w:r>
    </w:p>
    <w:p w:rsidR="0028187E" w:rsidRDefault="0028187E" w:rsidP="008F4FD2">
      <w:pPr>
        <w:jc w:val="both"/>
        <w:rPr>
          <w:rFonts w:ascii="Calibri" w:hAnsi="Calibri"/>
          <w:b/>
        </w:rPr>
      </w:pPr>
    </w:p>
    <w:p w:rsidR="006A1B95" w:rsidRPr="0057428D" w:rsidRDefault="0028187E" w:rsidP="0028187E">
      <w:pPr>
        <w:jc w:val="both"/>
        <w:rPr>
          <w:rFonts w:ascii="Calibri" w:hAnsi="Calibri"/>
        </w:rPr>
      </w:pPr>
      <w:r>
        <w:rPr>
          <w:rFonts w:ascii="Calibri" w:hAnsi="Calibri"/>
        </w:rPr>
        <w:t>Our task followed a disjunctive rule (e.g., if {red-left} or {blue-right} then target). An optimal policy would thus respond target if any of the features presented in the current trial satisfies the rule. This can be mathematically translated as an evaluation ov</w:t>
      </w:r>
      <w:r w:rsidRPr="0057428D">
        <w:rPr>
          <w:rFonts w:ascii="Calibri" w:hAnsi="Calibri"/>
        </w:rPr>
        <w:t>er H</w:t>
      </w:r>
      <w:r w:rsidRPr="0057428D">
        <w:rPr>
          <w:rFonts w:ascii="Calibri" w:hAnsi="Calibri"/>
          <w:vertAlign w:val="subscript"/>
        </w:rPr>
        <w:t>MAX</w:t>
      </w:r>
      <w:r w:rsidR="00F61FC9" w:rsidRPr="0057428D">
        <w:rPr>
          <w:rFonts w:ascii="Calibri" w:hAnsi="Calibri"/>
        </w:rPr>
        <w:t>,</w:t>
      </w:r>
      <w:r w:rsidRPr="0057428D">
        <w:rPr>
          <w:rFonts w:ascii="Calibri" w:hAnsi="Calibri"/>
        </w:rPr>
        <w:t xml:space="preserve"> the maximum associative value corresponding to any of these features.</w:t>
      </w:r>
      <w:r w:rsidR="006A1B95" w:rsidRPr="0057428D">
        <w:rPr>
          <w:rFonts w:ascii="Calibri" w:hAnsi="Calibri"/>
        </w:rPr>
        <w:t xml:space="preserve"> Additionally, an optimal parameter </w:t>
      </w:r>
      <w:r w:rsidR="006A1B95" w:rsidRPr="0057428D">
        <w:rPr>
          <w:rFonts w:ascii="Calibri" w:hAnsi="Calibri"/>
        </w:rPr>
        <w:sym w:font="Symbol" w:char="F061"/>
      </w:r>
      <w:r w:rsidR="006A1B95" w:rsidRPr="0057428D">
        <w:rPr>
          <w:rFonts w:ascii="Calibri" w:hAnsi="Calibri"/>
          <w:vertAlign w:val="subscript"/>
        </w:rPr>
        <w:t>R</w:t>
      </w:r>
      <w:r w:rsidR="006A1B95" w:rsidRPr="0057428D">
        <w:rPr>
          <w:rFonts w:ascii="Calibri" w:hAnsi="Calibri"/>
        </w:rPr>
        <w:t xml:space="preserve"> = 0 would ensure that all H values</w:t>
      </w:r>
      <w:r w:rsidR="0057428D" w:rsidRPr="0057428D">
        <w:rPr>
          <w:rFonts w:ascii="Calibri" w:hAnsi="Calibri"/>
        </w:rPr>
        <w:t xml:space="preserve"> are either -1 or 0. Thus, an optimal policy would be target if H</w:t>
      </w:r>
      <w:r w:rsidR="0057428D" w:rsidRPr="0057428D">
        <w:rPr>
          <w:rFonts w:ascii="Calibri" w:hAnsi="Calibri"/>
          <w:vertAlign w:val="subscript"/>
        </w:rPr>
        <w:t>MAX</w:t>
      </w:r>
      <w:r w:rsidR="0057428D" w:rsidRPr="0057428D">
        <w:rPr>
          <w:rFonts w:ascii="Calibri" w:hAnsi="Calibri"/>
        </w:rPr>
        <w:t xml:space="preserve"> </w:t>
      </w:r>
      <w:r w:rsidR="006846C0">
        <w:rPr>
          <w:rFonts w:ascii="Calibri" w:hAnsi="Calibri"/>
        </w:rPr>
        <w:t>≥</w:t>
      </w:r>
      <w:r w:rsidR="0057428D" w:rsidRPr="0057428D">
        <w:rPr>
          <w:rFonts w:ascii="Calibri" w:hAnsi="Calibri"/>
        </w:rPr>
        <w:t xml:space="preserve"> 0 and </w:t>
      </w:r>
      <w:proofErr w:type="spellStart"/>
      <w:r w:rsidR="006846C0">
        <w:rPr>
          <w:rFonts w:ascii="Calibri" w:hAnsi="Calibri"/>
        </w:rPr>
        <w:t>nontarget</w:t>
      </w:r>
      <w:proofErr w:type="spellEnd"/>
      <w:r w:rsidR="006846C0">
        <w:rPr>
          <w:rFonts w:ascii="Calibri" w:hAnsi="Calibri"/>
        </w:rPr>
        <w:t xml:space="preserve"> otherwise</w:t>
      </w:r>
      <w:r w:rsidR="0057428D">
        <w:rPr>
          <w:rFonts w:ascii="Calibri" w:hAnsi="Calibri"/>
        </w:rPr>
        <w:t>.</w:t>
      </w:r>
    </w:p>
    <w:p w:rsidR="006A1B95" w:rsidRDefault="006A1B95" w:rsidP="0028187E">
      <w:pPr>
        <w:jc w:val="both"/>
        <w:rPr>
          <w:rFonts w:ascii="Calibri" w:hAnsi="Calibri"/>
        </w:rPr>
      </w:pPr>
    </w:p>
    <w:p w:rsidR="006846C0" w:rsidRDefault="0057428D" w:rsidP="006846C0">
      <w:pPr>
        <w:jc w:val="both"/>
        <w:rPr>
          <w:rFonts w:ascii="Calibri" w:hAnsi="Calibri"/>
        </w:rPr>
      </w:pPr>
      <w:r>
        <w:rPr>
          <w:rFonts w:ascii="Calibri" w:hAnsi="Calibri"/>
        </w:rPr>
        <w:t xml:space="preserve">For other </w:t>
      </w:r>
      <w:proofErr w:type="spellStart"/>
      <w:r>
        <w:rPr>
          <w:rFonts w:ascii="Calibri" w:hAnsi="Calibri"/>
        </w:rPr>
        <w:t>parametrisations</w:t>
      </w:r>
      <w:proofErr w:type="spellEnd"/>
      <w:r>
        <w:rPr>
          <w:rFonts w:ascii="Calibri" w:hAnsi="Calibri"/>
        </w:rPr>
        <w:t xml:space="preserve"> </w:t>
      </w:r>
      <w:r w:rsidRPr="0057428D">
        <w:rPr>
          <w:rFonts w:ascii="Calibri" w:hAnsi="Calibri"/>
        </w:rPr>
        <w:sym w:font="Symbol" w:char="F061"/>
      </w:r>
      <w:r w:rsidRPr="0057428D">
        <w:rPr>
          <w:rFonts w:ascii="Calibri" w:hAnsi="Calibri"/>
          <w:vertAlign w:val="subscript"/>
        </w:rPr>
        <w:t>R</w:t>
      </w:r>
      <w:r w:rsidRPr="0057428D">
        <w:rPr>
          <w:rFonts w:ascii="Calibri" w:hAnsi="Calibri"/>
        </w:rPr>
        <w:t xml:space="preserve"> </w:t>
      </w:r>
      <w:r>
        <w:rPr>
          <w:rFonts w:ascii="Calibri" w:hAnsi="Calibri"/>
        </w:rPr>
        <w:t>&gt;</w:t>
      </w:r>
      <w:r w:rsidRPr="0057428D">
        <w:rPr>
          <w:rFonts w:ascii="Calibri" w:hAnsi="Calibri"/>
        </w:rPr>
        <w:t xml:space="preserve"> 0</w:t>
      </w:r>
      <w:r>
        <w:rPr>
          <w:rFonts w:ascii="Calibri" w:hAnsi="Calibri"/>
        </w:rPr>
        <w:t xml:space="preserve">, the range of H values </w:t>
      </w:r>
      <w:proofErr w:type="gramStart"/>
      <w:r>
        <w:rPr>
          <w:rFonts w:ascii="Calibri" w:hAnsi="Calibri"/>
        </w:rPr>
        <w:t>is</w:t>
      </w:r>
      <w:proofErr w:type="gramEnd"/>
      <w:r>
        <w:rPr>
          <w:rFonts w:ascii="Calibri" w:hAnsi="Calibri"/>
        </w:rPr>
        <w:t xml:space="preserve"> between -1 and +1 and depends on the trial number. For instance</w:t>
      </w:r>
      <w:r w:rsidR="006846C0">
        <w:rPr>
          <w:rFonts w:ascii="Calibri" w:hAnsi="Calibri"/>
        </w:rPr>
        <w:t>,</w:t>
      </w:r>
      <w:r>
        <w:rPr>
          <w:rFonts w:ascii="Calibri" w:hAnsi="Calibri"/>
        </w:rPr>
        <w:t xml:space="preserve"> with </w:t>
      </w:r>
      <w:r w:rsidRPr="0057428D">
        <w:rPr>
          <w:rFonts w:ascii="Calibri" w:hAnsi="Calibri"/>
        </w:rPr>
        <w:sym w:font="Symbol" w:char="F061"/>
      </w:r>
      <w:r w:rsidRPr="0057428D">
        <w:rPr>
          <w:rFonts w:ascii="Calibri" w:hAnsi="Calibri"/>
          <w:vertAlign w:val="subscript"/>
        </w:rPr>
        <w:t>R</w:t>
      </w:r>
      <w:r w:rsidR="006846C0">
        <w:rPr>
          <w:rFonts w:ascii="Calibri" w:hAnsi="Calibri"/>
          <w:vertAlign w:val="subscript"/>
        </w:rPr>
        <w:t xml:space="preserve"> </w:t>
      </w:r>
      <w:r w:rsidR="006846C0">
        <w:rPr>
          <w:rFonts w:ascii="Calibri" w:hAnsi="Calibri"/>
        </w:rPr>
        <w:t>close to</w:t>
      </w:r>
      <w:r>
        <w:rPr>
          <w:rFonts w:ascii="Calibri" w:hAnsi="Calibri"/>
        </w:rPr>
        <w:t xml:space="preserve"> 1, the optimal policy described above would perform poorly because </w:t>
      </w:r>
      <w:r w:rsidR="006846C0">
        <w:rPr>
          <w:rFonts w:ascii="Calibri" w:hAnsi="Calibri"/>
        </w:rPr>
        <w:t>most</w:t>
      </w:r>
      <w:r>
        <w:rPr>
          <w:rFonts w:ascii="Calibri" w:hAnsi="Calibri"/>
        </w:rPr>
        <w:t xml:space="preserve"> H values would be </w:t>
      </w:r>
      <w:r w:rsidR="006846C0">
        <w:rPr>
          <w:rFonts w:ascii="Calibri" w:hAnsi="Calibri"/>
        </w:rPr>
        <w:t>positive (thus respond always target).</w:t>
      </w:r>
    </w:p>
    <w:p w:rsidR="006846C0" w:rsidRDefault="006846C0" w:rsidP="006846C0">
      <w:pPr>
        <w:jc w:val="both"/>
        <w:rPr>
          <w:rFonts w:ascii="Calibri" w:hAnsi="Calibri"/>
        </w:rPr>
      </w:pPr>
    </w:p>
    <w:p w:rsidR="0028187E" w:rsidRDefault="006846C0" w:rsidP="006846C0">
      <w:pPr>
        <w:jc w:val="both"/>
        <w:rPr>
          <w:rFonts w:ascii="Calibri" w:hAnsi="Calibri"/>
        </w:rPr>
      </w:pPr>
      <w:r>
        <w:rPr>
          <w:rFonts w:ascii="Calibri" w:hAnsi="Calibri"/>
        </w:rPr>
        <w:t xml:space="preserve">We defined a </w:t>
      </w:r>
      <w:proofErr w:type="spellStart"/>
      <w:r>
        <w:rPr>
          <w:rFonts w:ascii="Calibri" w:hAnsi="Calibri"/>
        </w:rPr>
        <w:t>parameterised</w:t>
      </w:r>
      <w:proofErr w:type="spellEnd"/>
      <w:r>
        <w:rPr>
          <w:rFonts w:ascii="Calibri" w:hAnsi="Calibri"/>
        </w:rPr>
        <w:t xml:space="preserve"> extension of the optimal policy in order to achieve better leverage, and</w:t>
      </w:r>
      <w:r w:rsidR="0028187E" w:rsidRPr="0057428D">
        <w:rPr>
          <w:rFonts w:ascii="Calibri" w:hAnsi="Calibri"/>
        </w:rPr>
        <w:t xml:space="preserve"> to assess t</w:t>
      </w:r>
      <w:r>
        <w:rPr>
          <w:rFonts w:ascii="Calibri" w:hAnsi="Calibri"/>
        </w:rPr>
        <w:t xml:space="preserve">he optimality of human's </w:t>
      </w:r>
      <w:proofErr w:type="gramStart"/>
      <w:r>
        <w:rPr>
          <w:rFonts w:ascii="Calibri" w:hAnsi="Calibri"/>
        </w:rPr>
        <w:t>policy :</w:t>
      </w:r>
      <w:proofErr w:type="gramEnd"/>
      <w:r w:rsidR="0028187E" w:rsidRPr="0057428D">
        <w:rPr>
          <w:rFonts w:ascii="Calibri" w:hAnsi="Calibri"/>
        </w:rPr>
        <w:t xml:space="preserve"> </w:t>
      </w:r>
      <w:r>
        <w:rPr>
          <w:rFonts w:ascii="Calibri" w:hAnsi="Calibri"/>
        </w:rPr>
        <w:t>w</w:t>
      </w:r>
      <w:r w:rsidR="0028187E" w:rsidRPr="0057428D">
        <w:rPr>
          <w:rFonts w:ascii="Calibri" w:hAnsi="Calibri"/>
        </w:rPr>
        <w:t xml:space="preserve">e </w:t>
      </w:r>
      <w:r w:rsidR="00F61FC9" w:rsidRPr="0057428D">
        <w:rPr>
          <w:rFonts w:ascii="Calibri" w:hAnsi="Calibri"/>
        </w:rPr>
        <w:t>evaluated to which extent humans made use of a suboptimal policy based on H</w:t>
      </w:r>
      <w:r w:rsidR="00F61FC9" w:rsidRPr="0057428D">
        <w:rPr>
          <w:rFonts w:ascii="Calibri" w:hAnsi="Calibri"/>
          <w:vertAlign w:val="subscript"/>
        </w:rPr>
        <w:t>MIN</w:t>
      </w:r>
      <w:r w:rsidR="00F61FC9" w:rsidRPr="0057428D">
        <w:rPr>
          <w:rFonts w:ascii="Calibri" w:hAnsi="Calibri"/>
        </w:rPr>
        <w:t xml:space="preserve"> (the minim</w:t>
      </w:r>
      <w:r w:rsidR="00F61FC9">
        <w:rPr>
          <w:rFonts w:ascii="Calibri" w:hAnsi="Calibri"/>
        </w:rPr>
        <w:t xml:space="preserve">um associative value in the current trial). The parameter </w:t>
      </w:r>
      <w:r w:rsidR="00F61FC9" w:rsidRPr="00F61FC9">
        <w:rPr>
          <w:rFonts w:ascii="Calibri" w:hAnsi="Calibri" w:hint="eastAsia"/>
        </w:rPr>
        <w:t>τ</w:t>
      </w:r>
      <w:r w:rsidR="00F61FC9" w:rsidRPr="00F61FC9">
        <w:rPr>
          <w:rFonts w:ascii="Calibri" w:hAnsi="Calibri"/>
        </w:rPr>
        <w:t xml:space="preserve"> allowed us to measure to which extent humans made use of each policy.</w:t>
      </w:r>
    </w:p>
    <w:p w:rsidR="006846C0" w:rsidRPr="009B2FCF" w:rsidRDefault="006846C0" w:rsidP="006846C0">
      <w:pPr>
        <w:jc w:val="both"/>
        <w:rPr>
          <w:rFonts w:ascii="Calibri" w:hAnsi="Calibri"/>
        </w:rPr>
      </w:pPr>
    </w:p>
    <w:p w:rsidR="00EA1FF5" w:rsidRPr="009B2FCF" w:rsidRDefault="00EA1FF5" w:rsidP="00EA1FF5">
      <w:pPr>
        <w:jc w:val="both"/>
        <w:rPr>
          <w:rFonts w:ascii="Calibri" w:hAnsi="Calibri"/>
        </w:rPr>
      </w:pPr>
      <w:r w:rsidRPr="0032797D">
        <w:rPr>
          <w:rFonts w:ascii="Calibri" w:hAnsi="Calibri"/>
          <w:highlight w:val="yellow"/>
        </w:rPr>
        <w:t>As expected, simulations on the reward-</w:t>
      </w:r>
      <w:proofErr w:type="spellStart"/>
      <w:r w:rsidRPr="0032797D">
        <w:rPr>
          <w:rFonts w:ascii="Calibri" w:hAnsi="Calibri"/>
          <w:highlight w:val="yellow"/>
        </w:rPr>
        <w:t>maximising</w:t>
      </w:r>
      <w:proofErr w:type="spellEnd"/>
      <w:r w:rsidRPr="0032797D">
        <w:rPr>
          <w:rFonts w:ascii="Calibri" w:hAnsi="Calibri"/>
          <w:highlight w:val="yellow"/>
        </w:rPr>
        <w:t xml:space="preserve"> VF model based its policy on H</w:t>
      </w:r>
      <w:r w:rsidRPr="0032797D">
        <w:rPr>
          <w:rFonts w:ascii="Calibri" w:hAnsi="Calibri"/>
          <w:highlight w:val="yellow"/>
          <w:vertAlign w:val="subscript"/>
        </w:rPr>
        <w:t>MAX</w:t>
      </w:r>
      <w:r w:rsidRPr="0032797D">
        <w:rPr>
          <w:rFonts w:ascii="Calibri" w:hAnsi="Calibri"/>
          <w:highlight w:val="yellow"/>
        </w:rPr>
        <w:t xml:space="preserve"> (values of τ were </w:t>
      </w:r>
      <w:commentRangeStart w:id="42"/>
      <w:r w:rsidRPr="0032797D">
        <w:rPr>
          <w:rFonts w:ascii="Calibri" w:hAnsi="Calibri"/>
          <w:highlight w:val="yellow"/>
        </w:rPr>
        <w:t>0.06±</w:t>
      </w:r>
      <w:r w:rsidR="006A1B95" w:rsidRPr="0032797D">
        <w:rPr>
          <w:rFonts w:ascii="Calibri" w:hAnsi="Calibri"/>
          <w:highlight w:val="yellow"/>
        </w:rPr>
        <w:t>0.03</w:t>
      </w:r>
      <w:r w:rsidRPr="0032797D">
        <w:rPr>
          <w:rFonts w:ascii="Calibri" w:hAnsi="Calibri"/>
          <w:highlight w:val="yellow"/>
        </w:rPr>
        <w:t xml:space="preserve"> and 0.08±0.04</w:t>
      </w:r>
      <w:commentRangeEnd w:id="42"/>
      <w:r w:rsidR="00901169">
        <w:rPr>
          <w:rStyle w:val="CommentReference"/>
          <w:vanish/>
        </w:rPr>
        <w:commentReference w:id="42"/>
      </w:r>
      <w:r w:rsidRPr="0032797D">
        <w:rPr>
          <w:rFonts w:ascii="Calibri" w:hAnsi="Calibri"/>
          <w:highlight w:val="yellow"/>
        </w:rPr>
        <w:t xml:space="preserve"> for familiar and novel respectively). Similarly to the results we found for </w:t>
      </w:r>
      <w:r w:rsidRPr="0032797D">
        <w:rPr>
          <w:rFonts w:ascii="Calibri" w:hAnsi="Calibri"/>
          <w:highlight w:val="yellow"/>
        </w:rPr>
        <w:sym w:font="Symbol" w:char="F061"/>
      </w:r>
      <w:r w:rsidRPr="0032797D">
        <w:rPr>
          <w:rFonts w:ascii="Calibri" w:hAnsi="Calibri"/>
          <w:highlight w:val="yellow"/>
          <w:vertAlign w:val="subscript"/>
        </w:rPr>
        <w:t>R</w:t>
      </w:r>
      <w:r w:rsidRPr="0032797D">
        <w:rPr>
          <w:rFonts w:ascii="Calibri" w:hAnsi="Calibri"/>
          <w:highlight w:val="yellow"/>
        </w:rPr>
        <w:t xml:space="preserve">, fittings to τ showed a significant deviance from optimality (both </w:t>
      </w:r>
      <w:proofErr w:type="gramStart"/>
      <w:r w:rsidRPr="0032797D">
        <w:rPr>
          <w:rFonts w:ascii="Calibri" w:hAnsi="Calibri"/>
          <w:highlight w:val="yellow"/>
        </w:rPr>
        <w:t>t</w:t>
      </w:r>
      <w:r w:rsidRPr="0032797D">
        <w:rPr>
          <w:rFonts w:ascii="Calibri" w:hAnsi="Calibri"/>
          <w:highlight w:val="yellow"/>
          <w:vertAlign w:val="subscript"/>
        </w:rPr>
        <w:t>(</w:t>
      </w:r>
      <w:proofErr w:type="gramEnd"/>
      <w:r w:rsidRPr="0032797D">
        <w:rPr>
          <w:rFonts w:ascii="Calibri" w:hAnsi="Calibri"/>
          <w:highlight w:val="yellow"/>
          <w:vertAlign w:val="subscript"/>
        </w:rPr>
        <w:t>17)</w:t>
      </w:r>
      <w:r w:rsidRPr="0032797D">
        <w:rPr>
          <w:rFonts w:ascii="Calibri" w:hAnsi="Calibri"/>
          <w:highlight w:val="yellow"/>
        </w:rPr>
        <w:t xml:space="preserve"> &gt; </w:t>
      </w:r>
      <w:del w:id="43" w:author="Jan Balaguer" w:date="2014-06-05T11:04:00Z">
        <w:r w:rsidR="001975B4" w:rsidRPr="0032797D" w:rsidDel="00901169">
          <w:rPr>
            <w:rFonts w:ascii="Calibri" w:hAnsi="Calibri"/>
            <w:highlight w:val="yellow"/>
          </w:rPr>
          <w:delText>4.06</w:delText>
        </w:r>
      </w:del>
      <w:ins w:id="44" w:author="Jan Balaguer" w:date="2014-06-05T11:04:00Z">
        <w:r w:rsidR="00901169">
          <w:rPr>
            <w:rFonts w:ascii="Calibri" w:hAnsi="Calibri"/>
            <w:highlight w:val="yellow"/>
          </w:rPr>
          <w:t>5.03</w:t>
        </w:r>
      </w:ins>
      <w:r w:rsidRPr="0032797D">
        <w:rPr>
          <w:rFonts w:ascii="Calibri" w:hAnsi="Calibri"/>
          <w:highlight w:val="yellow"/>
        </w:rPr>
        <w:t xml:space="preserve"> and p &lt; 0.001 for familiar and novel conditions), and an interaction (F</w:t>
      </w:r>
      <w:r w:rsidRPr="0032797D">
        <w:rPr>
          <w:rFonts w:ascii="Calibri" w:hAnsi="Calibri"/>
          <w:highlight w:val="yellow"/>
          <w:vertAlign w:val="subscript"/>
        </w:rPr>
        <w:t>(1,17)</w:t>
      </w:r>
      <w:r w:rsidRPr="0032797D">
        <w:rPr>
          <w:rFonts w:ascii="Calibri" w:hAnsi="Calibri"/>
          <w:highlight w:val="yellow"/>
        </w:rPr>
        <w:t xml:space="preserve"> = </w:t>
      </w:r>
      <w:del w:id="45" w:author="Jan Balaguer" w:date="2014-06-05T11:05:00Z">
        <w:r w:rsidR="001975B4" w:rsidRPr="0032797D" w:rsidDel="00901169">
          <w:rPr>
            <w:rFonts w:ascii="Calibri" w:hAnsi="Calibri"/>
            <w:highlight w:val="yellow"/>
          </w:rPr>
          <w:delText>3.048</w:delText>
        </w:r>
      </w:del>
      <w:ins w:id="46" w:author="Jan Balaguer" w:date="2014-06-05T11:05:00Z">
        <w:r w:rsidR="00901169">
          <w:rPr>
            <w:rFonts w:ascii="Calibri" w:hAnsi="Calibri"/>
            <w:highlight w:val="yellow"/>
          </w:rPr>
          <w:t>4.852</w:t>
        </w:r>
      </w:ins>
      <w:r w:rsidRPr="0032797D">
        <w:rPr>
          <w:rFonts w:ascii="Calibri" w:hAnsi="Calibri"/>
          <w:highlight w:val="yellow"/>
        </w:rPr>
        <w:t xml:space="preserve">, p &lt; </w:t>
      </w:r>
      <w:del w:id="47" w:author="Jan Balaguer" w:date="2014-06-05T11:05:00Z">
        <w:r w:rsidRPr="0032797D" w:rsidDel="00901169">
          <w:rPr>
            <w:rFonts w:ascii="Calibri" w:hAnsi="Calibri"/>
            <w:highlight w:val="yellow"/>
          </w:rPr>
          <w:delText>0.0</w:delText>
        </w:r>
        <w:r w:rsidR="001975B4" w:rsidRPr="0032797D" w:rsidDel="00901169">
          <w:rPr>
            <w:rFonts w:ascii="Calibri" w:hAnsi="Calibri"/>
            <w:highlight w:val="yellow"/>
          </w:rPr>
          <w:delText>99</w:delText>
        </w:r>
      </w:del>
      <w:ins w:id="48" w:author="Jan Balaguer" w:date="2014-06-05T11:05:00Z">
        <w:r w:rsidR="00901169">
          <w:rPr>
            <w:rFonts w:ascii="Calibri" w:hAnsi="Calibri"/>
            <w:highlight w:val="yellow"/>
          </w:rPr>
          <w:t>0.042</w:t>
        </w:r>
      </w:ins>
      <w:r w:rsidRPr="0032797D">
        <w:rPr>
          <w:rFonts w:ascii="Calibri" w:hAnsi="Calibri"/>
          <w:highlight w:val="yellow"/>
        </w:rPr>
        <w:t xml:space="preserve">) where this deviance was accentuated in the novel </w:t>
      </w:r>
      <w:commentRangeStart w:id="49"/>
      <w:r w:rsidRPr="0032797D">
        <w:rPr>
          <w:rFonts w:ascii="Calibri" w:hAnsi="Calibri"/>
          <w:highlight w:val="yellow"/>
        </w:rPr>
        <w:t>condition</w:t>
      </w:r>
      <w:commentRangeEnd w:id="49"/>
      <w:r w:rsidR="0032797D">
        <w:rPr>
          <w:rStyle w:val="CommentReference"/>
          <w:vanish/>
        </w:rPr>
        <w:commentReference w:id="49"/>
      </w:r>
      <w:r w:rsidRPr="0032797D">
        <w:rPr>
          <w:rFonts w:ascii="Calibri" w:hAnsi="Calibri"/>
          <w:highlight w:val="yellow"/>
        </w:rPr>
        <w:t>.</w:t>
      </w:r>
    </w:p>
    <w:p w:rsidR="00EA1FF5" w:rsidRPr="00EA1FF5" w:rsidRDefault="00EA1FF5" w:rsidP="0028187E">
      <w:pPr>
        <w:jc w:val="both"/>
        <w:rPr>
          <w:rFonts w:ascii="Calibri" w:hAnsi="Calibri"/>
        </w:rPr>
      </w:pPr>
    </w:p>
    <w:p w:rsidR="00F92D16" w:rsidRDefault="00EA1FF5" w:rsidP="0028187E">
      <w:pPr>
        <w:jc w:val="both"/>
        <w:rPr>
          <w:rFonts w:ascii="Calibri" w:hAnsi="Calibri"/>
        </w:rPr>
      </w:pPr>
      <w:r>
        <w:rPr>
          <w:rFonts w:ascii="Calibri" w:hAnsi="Calibri"/>
        </w:rPr>
        <w:t xml:space="preserve">Additionally, we </w:t>
      </w:r>
      <w:r w:rsidR="00F92D16">
        <w:rPr>
          <w:rFonts w:ascii="Calibri" w:hAnsi="Calibri"/>
        </w:rPr>
        <w:t xml:space="preserve">found a strong correlation between parameters that was mainly driven by a linear relation between </w:t>
      </w:r>
      <w:r w:rsidR="00F92D16">
        <w:rPr>
          <w:rFonts w:asciiTheme="majorHAnsi" w:hAnsiTheme="majorHAnsi"/>
        </w:rPr>
        <w:sym w:font="Symbol" w:char="F061"/>
      </w:r>
      <w:r w:rsidR="00F92D16">
        <w:rPr>
          <w:rFonts w:asciiTheme="majorHAnsi" w:hAnsiTheme="majorHAnsi"/>
          <w:vertAlign w:val="subscript"/>
        </w:rPr>
        <w:t>R</w:t>
      </w:r>
      <w:r w:rsidR="00F92D16">
        <w:rPr>
          <w:rFonts w:ascii="Calibri" w:hAnsi="Calibri"/>
        </w:rPr>
        <w:t xml:space="preserve"> and </w:t>
      </w:r>
      <w:r w:rsidR="00F92D16" w:rsidRPr="009B2FCF">
        <w:rPr>
          <w:rFonts w:ascii="Calibri" w:hAnsi="Calibri"/>
        </w:rPr>
        <w:t>τ</w:t>
      </w:r>
      <w:r w:rsidR="00F92D16">
        <w:rPr>
          <w:rFonts w:ascii="Calibri" w:hAnsi="Calibri"/>
        </w:rPr>
        <w:t xml:space="preserve"> (r = </w:t>
      </w:r>
      <w:del w:id="50" w:author="Jan Balaguer" w:date="2014-06-05T11:08:00Z">
        <w:r w:rsidR="001975B4" w:rsidDel="00901169">
          <w:rPr>
            <w:rFonts w:ascii="Calibri" w:hAnsi="Calibri"/>
          </w:rPr>
          <w:delText>0.91</w:delText>
        </w:r>
      </w:del>
      <w:ins w:id="51" w:author="Jan Balaguer" w:date="2014-06-05T11:08:00Z">
        <w:r w:rsidR="00901169">
          <w:rPr>
            <w:rFonts w:ascii="Calibri" w:hAnsi="Calibri"/>
          </w:rPr>
          <w:t>0.95</w:t>
        </w:r>
      </w:ins>
      <w:r w:rsidR="00F92D16">
        <w:rPr>
          <w:rFonts w:ascii="Calibri" w:hAnsi="Calibri"/>
        </w:rPr>
        <w:t>, p &lt; 10</w:t>
      </w:r>
      <w:r w:rsidR="001975B4">
        <w:rPr>
          <w:rFonts w:ascii="Calibri" w:hAnsi="Calibri"/>
          <w:vertAlign w:val="superscript"/>
        </w:rPr>
        <w:t>-</w:t>
      </w:r>
      <w:del w:id="52" w:author="Jan Balaguer" w:date="2014-06-05T11:08:00Z">
        <w:r w:rsidR="001975B4" w:rsidDel="00901169">
          <w:rPr>
            <w:rFonts w:ascii="Calibri" w:hAnsi="Calibri"/>
            <w:vertAlign w:val="superscript"/>
          </w:rPr>
          <w:delText>6</w:delText>
        </w:r>
        <w:r w:rsidR="00F92D16" w:rsidDel="00901169">
          <w:rPr>
            <w:rFonts w:ascii="Calibri" w:hAnsi="Calibri"/>
          </w:rPr>
          <w:delText xml:space="preserve"> </w:delText>
        </w:r>
      </w:del>
      <w:ins w:id="53" w:author="Jan Balaguer" w:date="2014-06-05T11:08:00Z">
        <w:r w:rsidR="00901169">
          <w:rPr>
            <w:rFonts w:ascii="Calibri" w:hAnsi="Calibri"/>
            <w:vertAlign w:val="superscript"/>
          </w:rPr>
          <w:t>8</w:t>
        </w:r>
        <w:r w:rsidR="00901169">
          <w:rPr>
            <w:rFonts w:ascii="Calibri" w:hAnsi="Calibri"/>
          </w:rPr>
          <w:t xml:space="preserve"> </w:t>
        </w:r>
      </w:ins>
      <w:r w:rsidR="00F92D16">
        <w:rPr>
          <w:rFonts w:ascii="Calibri" w:hAnsi="Calibri"/>
        </w:rPr>
        <w:t xml:space="preserve">in </w:t>
      </w:r>
      <w:r w:rsidR="00A75EF6">
        <w:rPr>
          <w:rFonts w:ascii="Calibri" w:hAnsi="Calibri"/>
        </w:rPr>
        <w:t>the familiar condition; r = 0.97</w:t>
      </w:r>
      <w:r w:rsidR="00F92D16">
        <w:rPr>
          <w:rFonts w:ascii="Calibri" w:hAnsi="Calibri"/>
        </w:rPr>
        <w:t>, p &lt; 10</w:t>
      </w:r>
      <w:r w:rsidR="00F92D16">
        <w:rPr>
          <w:rFonts w:ascii="Calibri" w:hAnsi="Calibri"/>
          <w:vertAlign w:val="superscript"/>
        </w:rPr>
        <w:t>-</w:t>
      </w:r>
      <w:del w:id="54" w:author="Jan Balaguer" w:date="2014-06-05T11:09:00Z">
        <w:r w:rsidR="00F92D16" w:rsidDel="00901169">
          <w:rPr>
            <w:rFonts w:ascii="Calibri" w:hAnsi="Calibri"/>
            <w:vertAlign w:val="superscript"/>
          </w:rPr>
          <w:delText>1</w:delText>
        </w:r>
        <w:r w:rsidR="00A75EF6" w:rsidDel="00901169">
          <w:rPr>
            <w:rFonts w:ascii="Calibri" w:hAnsi="Calibri"/>
            <w:vertAlign w:val="superscript"/>
          </w:rPr>
          <w:delText>2</w:delText>
        </w:r>
        <w:r w:rsidR="00F92D16" w:rsidDel="00901169">
          <w:rPr>
            <w:rFonts w:ascii="Calibri" w:hAnsi="Calibri"/>
          </w:rPr>
          <w:delText xml:space="preserve"> </w:delText>
        </w:r>
      </w:del>
      <w:ins w:id="55" w:author="Jan Balaguer" w:date="2014-06-05T11:09:00Z">
        <w:r w:rsidR="00901169">
          <w:rPr>
            <w:rFonts w:ascii="Calibri" w:hAnsi="Calibri"/>
            <w:vertAlign w:val="superscript"/>
          </w:rPr>
          <w:t>10</w:t>
        </w:r>
        <w:r w:rsidR="00901169">
          <w:rPr>
            <w:rFonts w:ascii="Calibri" w:hAnsi="Calibri"/>
          </w:rPr>
          <w:t xml:space="preserve"> </w:t>
        </w:r>
      </w:ins>
      <w:r w:rsidR="00F92D16">
        <w:rPr>
          <w:rFonts w:ascii="Calibri" w:hAnsi="Calibri"/>
        </w:rPr>
        <w:t>in the novel condition).</w:t>
      </w:r>
      <w:r w:rsidR="001A010C">
        <w:rPr>
          <w:rFonts w:ascii="Calibri" w:hAnsi="Calibri"/>
        </w:rPr>
        <w:t xml:space="preserve"> </w:t>
      </w:r>
    </w:p>
    <w:p w:rsidR="00F92D16" w:rsidRDefault="00F92D16" w:rsidP="0028187E">
      <w:pPr>
        <w:jc w:val="both"/>
        <w:rPr>
          <w:rFonts w:ascii="Calibri" w:hAnsi="Calibri"/>
        </w:rPr>
      </w:pPr>
    </w:p>
    <w:p w:rsidR="008F4FD2" w:rsidRPr="0053765A" w:rsidRDefault="0028187E" w:rsidP="0028187E">
      <w:pPr>
        <w:jc w:val="both"/>
        <w:rPr>
          <w:rFonts w:ascii="Calibri" w:hAnsi="Calibri"/>
        </w:rPr>
      </w:pPr>
      <w:r>
        <w:rPr>
          <w:rFonts w:ascii="Calibri" w:hAnsi="Calibri"/>
          <w:b/>
        </w:rPr>
        <w:br w:type="column"/>
      </w:r>
      <w:proofErr w:type="gramStart"/>
      <w:r w:rsidR="008F4FD2">
        <w:rPr>
          <w:rFonts w:ascii="Calibri" w:hAnsi="Calibri"/>
          <w:b/>
        </w:rPr>
        <w:t xml:space="preserve">Supplementary section </w:t>
      </w:r>
      <w:r>
        <w:rPr>
          <w:rFonts w:ascii="Calibri" w:hAnsi="Calibri"/>
          <w:b/>
        </w:rPr>
        <w:t>2</w:t>
      </w:r>
      <w:r w:rsidR="008F4FD2">
        <w:rPr>
          <w:rFonts w:ascii="Calibri" w:hAnsi="Calibri"/>
          <w:b/>
        </w:rPr>
        <w:t xml:space="preserve"> - </w:t>
      </w:r>
      <w:r w:rsidR="008F4FD2" w:rsidRPr="0053765A">
        <w:rPr>
          <w:rFonts w:ascii="Calibri" w:hAnsi="Calibri"/>
          <w:b/>
        </w:rPr>
        <w:t>Hierarchical Bayesian model.</w:t>
      </w:r>
      <w:proofErr w:type="gramEnd"/>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w:t>
      </w:r>
      <w:proofErr w:type="gramStart"/>
      <w:r w:rsidRPr="001A3E5F">
        <w:rPr>
          <w:rFonts w:ascii="Calibri" w:hAnsi="Calibri"/>
        </w:rPr>
        <w:t>P(</w:t>
      </w:r>
      <w:proofErr w:type="gramEnd"/>
      <w:r w:rsidRPr="001A3E5F">
        <w:rPr>
          <w:rFonts w:ascii="Calibri" w:hAnsi="Calibri"/>
        </w:rPr>
        <w:t xml:space="preserve">t), P(x) and P(r) the probabilities P(T=1), P(X=x) and P(R=r) respectively, where T is the random binary variable describing if any given trial is target (T=1) or </w:t>
      </w:r>
      <w:proofErr w:type="spellStart"/>
      <w:r w:rsidRPr="001A3E5F">
        <w:rPr>
          <w:rFonts w:ascii="Calibri" w:hAnsi="Calibri"/>
        </w:rPr>
        <w:t>nontarget</w:t>
      </w:r>
      <w:proofErr w:type="spellEnd"/>
      <w:r w:rsidRPr="001A3E5F">
        <w:rPr>
          <w:rFonts w:ascii="Calibri" w:hAnsi="Calibri"/>
        </w:rPr>
        <w:t xml:space="preserve"> (T=0); R is a random variable associated to the block rule; and X is a variable associated with the stimulus set presented in a trial.</w:t>
      </w:r>
      <w:r>
        <w:rPr>
          <w:rFonts w:ascii="Calibri" w:hAnsi="Calibri"/>
        </w:rPr>
        <w:t xml:space="preserve"> </w:t>
      </w:r>
      <w:r w:rsidRPr="001A3E5F">
        <w:rPr>
          <w:rFonts w:ascii="Calibri" w:hAnsi="Calibri"/>
        </w:rPr>
        <w:t xml:space="preserve">A subscript </w:t>
      </w:r>
      <w:proofErr w:type="gramStart"/>
      <w:r w:rsidRPr="001A3E5F">
        <w:rPr>
          <w:rFonts w:ascii="Calibri" w:hAnsi="Calibri"/>
        </w:rPr>
        <w:t>P(</w:t>
      </w:r>
      <w:proofErr w:type="spellStart"/>
      <w:proofErr w:type="gramEnd"/>
      <w:r w:rsidRPr="001A3E5F">
        <w:rPr>
          <w:rFonts w:ascii="Calibri" w:hAnsi="Calibri"/>
        </w:rPr>
        <w:t>t</w:t>
      </w:r>
      <w:r w:rsidRPr="001A3E5F">
        <w:rPr>
          <w:rFonts w:ascii="Calibri" w:hAnsi="Calibri"/>
          <w:vertAlign w:val="subscript"/>
        </w:rPr>
        <w:t>n</w:t>
      </w:r>
      <w:proofErr w:type="spellEnd"/>
      <w:r w:rsidRPr="001A3E5F">
        <w:rPr>
          <w:rFonts w:ascii="Calibri" w:hAnsi="Calibri"/>
        </w:rPr>
        <w:t>), P(</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proofErr w:type="spellStart"/>
      <w:r w:rsidRPr="001A3E5F">
        <w:rPr>
          <w:rFonts w:ascii="Calibri" w:hAnsi="Calibri"/>
          <w:b/>
        </w:rPr>
        <w:t>x</w:t>
      </w:r>
      <w:r w:rsidRPr="001A3E5F">
        <w:rPr>
          <w:rFonts w:ascii="Calibri" w:hAnsi="Calibri"/>
          <w:b/>
          <w:vertAlign w:val="subscript"/>
        </w:rPr>
        <w:t>n</w:t>
      </w:r>
      <w:proofErr w:type="spellEnd"/>
      <w:r w:rsidRPr="001A3E5F">
        <w:rPr>
          <w:rFonts w:ascii="Calibri" w:hAnsi="Calibri"/>
        </w:rPr>
        <w:t>=(x</w:t>
      </w:r>
      <w:r w:rsidRPr="001A3E5F">
        <w:rPr>
          <w:rFonts w:ascii="Calibri" w:hAnsi="Calibri"/>
          <w:vertAlign w:val="subscript"/>
        </w:rPr>
        <w:t>1</w:t>
      </w:r>
      <w:r w:rsidRPr="001A3E5F">
        <w:rPr>
          <w:rFonts w:ascii="Calibri" w:hAnsi="Calibri"/>
        </w:rPr>
        <w:t>...</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xml:space="preserve">) and </w:t>
      </w:r>
      <w:proofErr w:type="spellStart"/>
      <w:proofErr w:type="gramStart"/>
      <w:r w:rsidRPr="001A3E5F">
        <w:rPr>
          <w:rFonts w:ascii="Calibri" w:hAnsi="Calibri"/>
          <w:b/>
        </w:rPr>
        <w:t>t</w:t>
      </w:r>
      <w:r w:rsidRPr="001A3E5F">
        <w:rPr>
          <w:rFonts w:ascii="Calibri" w:hAnsi="Calibri"/>
          <w:b/>
          <w:vertAlign w:val="subscript"/>
        </w:rPr>
        <w:t>n</w:t>
      </w:r>
      <w:proofErr w:type="spellEnd"/>
      <w:proofErr w:type="gramEnd"/>
      <w:r w:rsidRPr="001A3E5F">
        <w:rPr>
          <w:rFonts w:ascii="Calibri" w:hAnsi="Calibri"/>
        </w:rPr>
        <w:t>=(t</w:t>
      </w:r>
      <w:r w:rsidRPr="001A3E5F">
        <w:rPr>
          <w:rFonts w:ascii="Calibri" w:hAnsi="Calibri"/>
          <w:vertAlign w:val="subscript"/>
        </w:rPr>
        <w:t>1</w:t>
      </w:r>
      <w:r w:rsidRPr="001A3E5F">
        <w:rPr>
          <w:rFonts w:ascii="Calibri" w:hAnsi="Calibri"/>
        </w:rPr>
        <w:t>...</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w:t>
      </w:r>
      <w:r w:rsidR="005F194C">
        <w:rPr>
          <w:rFonts w:ascii="Calibri" w:hAnsi="Calibri"/>
        </w:rPr>
        <w:t xml:space="preserve">(HB) </w:t>
      </w:r>
      <w:r w:rsidRPr="001A3E5F">
        <w:rPr>
          <w:rFonts w:ascii="Calibri" w:hAnsi="Calibri"/>
        </w:rPr>
        <w:t xml:space="preserve">model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w:t>
      </w:r>
      <w:proofErr w:type="spellStart"/>
      <w:r w:rsidRPr="001A3E5F">
        <w:rPr>
          <w:rFonts w:ascii="Calibri" w:hAnsi="Calibri"/>
        </w:rPr>
        <w:t>nontarget</w:t>
      </w:r>
      <w:proofErr w:type="spellEnd"/>
      <w:r w:rsidRPr="001A3E5F">
        <w:rPr>
          <w:rFonts w:ascii="Calibri" w:hAnsi="Calibri"/>
        </w:rPr>
        <w: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w:t>
      </w:r>
      <w:r w:rsidR="005F194C">
        <w:rPr>
          <w:rFonts w:ascii="Calibri" w:hAnsi="Calibri"/>
        </w:rPr>
        <w:t xml:space="preserve"> model</w:t>
      </w:r>
      <w:r>
        <w:rPr>
          <w:rFonts w:ascii="Calibri" w:hAnsi="Calibri"/>
        </w:rPr>
        <w:t xml:space="preserve"> doesn't take into account the fact that </w:t>
      </w:r>
      <w:r w:rsidRPr="001A3E5F">
        <w:rPr>
          <w:rFonts w:ascii="Calibri" w:hAnsi="Calibri"/>
        </w:rPr>
        <w:t xml:space="preserve">each block had 50% target trials and 50% </w:t>
      </w:r>
      <w:proofErr w:type="spellStart"/>
      <w:r w:rsidRPr="001A3E5F">
        <w:rPr>
          <w:rFonts w:ascii="Calibri" w:hAnsi="Calibri"/>
        </w:rPr>
        <w:t>nontarge</w:t>
      </w:r>
      <w:r>
        <w:rPr>
          <w:rFonts w:ascii="Calibri" w:hAnsi="Calibri"/>
        </w:rPr>
        <w:t>t</w:t>
      </w:r>
      <w:proofErr w:type="spellEnd"/>
      <w:r>
        <w:rPr>
          <w:rFonts w:ascii="Calibri" w:hAnsi="Calibri"/>
        </w:rPr>
        <w:t xml:space="preserve"> trials (neither were humans informed of this). The HB</w:t>
      </w:r>
      <w:r w:rsidR="005F194C">
        <w:rPr>
          <w:rFonts w:ascii="Calibri" w:hAnsi="Calibri"/>
        </w:rPr>
        <w:t xml:space="preserve"> model</w:t>
      </w:r>
      <w:r>
        <w:rPr>
          <w:rFonts w:ascii="Calibri" w:hAnsi="Calibri"/>
        </w:rPr>
        <w:t xml:space="preserve">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block rules across blocks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underlying rule</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space of possible rules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constraint due to the block cues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rules</w:t>
      </w:r>
    </w:p>
    <w:p w:rsidR="008F4FD2" w:rsidRPr="00753208"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w:t>
      </w:r>
      <w:r w:rsidR="005F194C">
        <w:rPr>
          <w:rFonts w:ascii="Calibri" w:hAnsi="Calibri"/>
        </w:rPr>
        <w:t xml:space="preserve"> model</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xml:space="preserve">) =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roofErr w:type="gramStart"/>
      <w:r w:rsidRPr="001A3E5F">
        <w:rPr>
          <w:rFonts w:ascii="Calibri" w:hAnsi="Calibri"/>
          <w:lang w:val="en-GB"/>
        </w:rPr>
        <w:t>where</w:t>
      </w:r>
      <w:proofErr w:type="gramEnd"/>
      <w:r w:rsidRPr="00742D9E">
        <w:rPr>
          <w:rFonts w:ascii="Calibri" w:hAnsi="Calibri"/>
          <w:lang w:val="en-GB"/>
        </w:rPr>
        <w:t xml:space="preserve">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 xml:space="preserve">the sum across all possible rules (i.e., the 6x6 combinations of features between left and right sides). Note that the target probability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 xml:space="preserve">r each rule of being the underlying one: </w:t>
      </w:r>
      <w:proofErr w:type="gramStart"/>
      <w:r w:rsidRPr="00742D9E">
        <w:rPr>
          <w:rFonts w:ascii="Calibri" w:hAnsi="Calibri"/>
        </w:rPr>
        <w:t>P(</w:t>
      </w:r>
      <w:proofErr w:type="gramEnd"/>
      <w:r w:rsidRPr="00742D9E">
        <w:rPr>
          <w:rFonts w:ascii="Calibri" w:hAnsi="Calibri"/>
        </w:rPr>
        <w:t>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proofErr w:type="gramStart"/>
      <w:r w:rsidRPr="00742D9E">
        <w:rPr>
          <w:rFonts w:ascii="Calibri" w:hAnsi="Calibri"/>
          <w:b/>
          <w:lang w:val="en-GB"/>
        </w:rPr>
        <w:t>,t</w:t>
      </w:r>
      <w:r w:rsidRPr="00742D9E">
        <w:rPr>
          <w:rFonts w:ascii="Calibri" w:hAnsi="Calibri"/>
          <w:b/>
          <w:vertAlign w:val="subscript"/>
          <w:lang w:val="en-GB"/>
        </w:rPr>
        <w:t>n</w:t>
      </w:r>
      <w:proofErr w:type="gramEnd"/>
      <w:r w:rsidRPr="00742D9E">
        <w:rPr>
          <w:rFonts w:ascii="Calibri" w:hAnsi="Calibri"/>
          <w:b/>
          <w:vertAlign w:val="subscript"/>
          <w:lang w:val="en-GB"/>
        </w:rPr>
        <w:t>-1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42D9E">
        <w:rPr>
          <w:rFonts w:ascii="Calibri" w:hAnsi="Calibri"/>
          <w:lang w:val="en-GB"/>
        </w:rPr>
        <w:t xml:space="preserve"> { P(</w:t>
      </w:r>
      <w:proofErr w:type="spellStart"/>
      <w:r w:rsidRPr="00742D9E">
        <w:rPr>
          <w:rFonts w:ascii="Calibri" w:hAnsi="Calibri"/>
          <w:lang w:val="en-GB"/>
        </w:rPr>
        <w:t>t</w:t>
      </w:r>
      <w:r w:rsidRPr="00742D9E">
        <w:rPr>
          <w:rFonts w:ascii="Calibri" w:hAnsi="Calibri"/>
          <w:vertAlign w:val="subscript"/>
          <w:lang w:val="en-GB"/>
        </w:rPr>
        <w:t>i</w:t>
      </w:r>
      <w:proofErr w:type="spellEnd"/>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xml:space="preserve">) }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proofErr w:type="gramStart"/>
      <w:r>
        <w:rPr>
          <w:rFonts w:ascii="Calibri" w:hAnsi="Calibri"/>
          <w:lang w:val="en-GB"/>
        </w:rPr>
        <w:t>where</w:t>
      </w:r>
      <w:proofErr w:type="gramEnd"/>
      <w:r>
        <w:rPr>
          <w:rFonts w:ascii="Calibri" w:hAnsi="Calibri"/>
          <w:lang w:val="en-GB"/>
        </w:rPr>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proofErr w:type="spellStart"/>
      <w:r w:rsidRPr="00742D9E">
        <w:rPr>
          <w:rFonts w:ascii="Calibri" w:hAnsi="Calibri"/>
          <w:b/>
          <w:lang w:val="en-GB"/>
        </w:rPr>
        <w:t>x</w:t>
      </w:r>
      <w:r w:rsidRPr="00742D9E">
        <w:rPr>
          <w:rFonts w:ascii="Calibri" w:hAnsi="Calibri"/>
          <w:b/>
          <w:vertAlign w:val="subscript"/>
          <w:lang w:val="en-GB"/>
        </w:rPr>
        <w:t>n</w:t>
      </w:r>
      <w:proofErr w:type="spellEnd"/>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w:t>
      </w:r>
      <w:proofErr w:type="spellStart"/>
      <w:r>
        <w:rPr>
          <w:rFonts w:ascii="Calibri" w:hAnsi="Calibri"/>
          <w:lang w:val="en-GB"/>
        </w:rPr>
        <w:t>i</w:t>
      </w:r>
      <w:proofErr w:type="spellEnd"/>
      <w:r>
        <w:rPr>
          <w:rFonts w:ascii="Calibri" w:hAnsi="Calibri"/>
          <w:lang w:val="en-GB"/>
        </w:rPr>
        <w:t>.</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This matrix allowed us to keep track of the rules that were consistent in previous trials. Each cell (</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in this matrix was associated with each possible rule on each side, where </w:t>
      </w:r>
      <w:proofErr w:type="spellStart"/>
      <w:r w:rsidRPr="001A3E5F">
        <w:rPr>
          <w:rFonts w:ascii="Calibri" w:hAnsi="Calibri"/>
          <w:lang w:val="en-GB"/>
        </w:rPr>
        <w:t>i,j</w:t>
      </w:r>
      <w:proofErr w:type="spellEnd"/>
      <w:r w:rsidRPr="001A3E5F">
        <w:rPr>
          <w:rFonts w:ascii="Calibri" w:hAnsi="Calibri"/>
          <w:lang w:val="en-GB"/>
        </w:rPr>
        <w:t xml:space="preserve">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proofErr w:type="gramStart"/>
      <w:r w:rsidRPr="001A3E5F">
        <w:rPr>
          <w:rFonts w:ascii="Calibri" w:hAnsi="Calibri" w:cs="Menlo Regular"/>
          <w:i/>
          <w:color w:val="000000"/>
          <w:szCs w:val="21"/>
          <w:shd w:val="clear" w:color="auto" w:fill="FFFFFF"/>
          <w:lang w:val="en-GB"/>
        </w:rPr>
        <w:t>candidates</w:t>
      </w:r>
      <w:proofErr w:type="gramEnd"/>
      <w:r w:rsidRPr="001A3E5F">
        <w:rPr>
          <w:rFonts w:ascii="Calibri" w:hAnsi="Calibri" w:cs="Menlo Regular"/>
          <w:i/>
          <w:color w:val="000000"/>
          <w:szCs w:val="21"/>
          <w:shd w:val="clear" w:color="auto" w:fill="FFFFFF"/>
          <w:lang w:val="en-GB"/>
        </w:rPr>
        <w:t xml:space="preserve">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=1,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xml:space="preserve">) was consistent with the history of previous trials – and was a candidate for the underlying rule.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=0,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At the beginning of the block, all cells in the </w:t>
      </w:r>
      <w:proofErr w:type="gramStart"/>
      <w:r w:rsidRPr="001A3E5F">
        <w:rPr>
          <w:rFonts w:ascii="Calibri" w:hAnsi="Calibri"/>
          <w:lang w:val="en-GB"/>
        </w:rPr>
        <w:t>candidates</w:t>
      </w:r>
      <w:proofErr w:type="gramEnd"/>
      <w:r w:rsidRPr="001A3E5F">
        <w:rPr>
          <w:rFonts w:ascii="Calibri" w:hAnsi="Calibri"/>
          <w:lang w:val="en-GB"/>
        </w:rPr>
        <w:t xml:space="preserve">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On each trial and for each candidate rule (i.e., for each rule r=(</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such that </w:t>
      </w:r>
      <w:proofErr w:type="spellStart"/>
      <w:r w:rsidRPr="001A3E5F">
        <w:rPr>
          <w:rFonts w:ascii="Calibri" w:hAnsi="Calibri"/>
          <w:b/>
          <w:lang w:val="en-GB"/>
        </w:rPr>
        <w:t>C</w:t>
      </w:r>
      <w:r w:rsidRPr="001A3E5F">
        <w:rPr>
          <w:rFonts w:ascii="Calibri" w:hAnsi="Calibri"/>
          <w:b/>
          <w:vertAlign w:val="subscript"/>
          <w:lang w:val="en-GB"/>
        </w:rPr>
        <w:t>ij</w:t>
      </w:r>
      <w:proofErr w:type="spellEnd"/>
      <w:r w:rsidRPr="001A3E5F">
        <w:rPr>
          <w:rFonts w:ascii="Calibri" w:hAnsi="Calibri"/>
          <w:lang w:val="en-GB"/>
        </w:rPr>
        <w:t>=1), we calculated the conditional probability of being target: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xml:space="preserve">). This probability could be 1 (i.e., the current trial is target) or 0 (trial is </w:t>
      </w:r>
      <w:proofErr w:type="spellStart"/>
      <w:r w:rsidRPr="001A3E5F">
        <w:rPr>
          <w:rFonts w:ascii="Calibri" w:hAnsi="Calibri"/>
          <w:lang w:val="en-GB"/>
        </w:rPr>
        <w:t>nontarget</w:t>
      </w:r>
      <w:proofErr w:type="spellEnd"/>
      <w:r w:rsidRPr="001A3E5F">
        <w:rPr>
          <w:rFonts w:ascii="Calibri" w:hAnsi="Calibri"/>
          <w:lang w:val="en-GB"/>
        </w:rPr>
        <w:t xml:space="preserve">) following the prediction given by each rule. From equation (SE1), the probability of a target trial,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Default="008F4FD2" w:rsidP="008F4FD2">
      <w:pPr>
        <w:jc w:val="both"/>
        <w:rPr>
          <w:rFonts w:ascii="Calibri" w:hAnsi="Calibri"/>
          <w:lang w:val="en-GB"/>
        </w:rPr>
      </w:pPr>
      <w:r w:rsidRPr="001A3E5F">
        <w:rPr>
          <w:rFonts w:ascii="Calibri" w:hAnsi="Calibri"/>
          <w:lang w:val="en-GB"/>
        </w:rPr>
        <w:t xml:space="preserve">We used a greedy policy for the model, where the response was target if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proofErr w:type="spellEnd"/>
      <w:r w:rsidRPr="001A3E5F">
        <w:rPr>
          <w:rFonts w:ascii="Calibri" w:hAnsi="Calibri"/>
          <w:lang w:val="en-GB"/>
        </w:rPr>
        <w:t xml:space="preserve">)≥0.5 and </w:t>
      </w:r>
      <w:proofErr w:type="spellStart"/>
      <w:r w:rsidRPr="001A3E5F">
        <w:rPr>
          <w:rFonts w:ascii="Calibri" w:hAnsi="Calibri"/>
          <w:lang w:val="en-GB"/>
        </w:rPr>
        <w:t>nontarget</w:t>
      </w:r>
      <w:proofErr w:type="spellEnd"/>
      <w:r w:rsidRPr="001A3E5F">
        <w:rPr>
          <w:rFonts w:ascii="Calibri" w:hAnsi="Calibri"/>
          <w:lang w:val="en-GB"/>
        </w:rPr>
        <w:t xml:space="preserve"> in any other case.</w:t>
      </w:r>
    </w:p>
    <w:p w:rsidR="00310219" w:rsidRDefault="00310219" w:rsidP="008F4FD2">
      <w:pPr>
        <w:jc w:val="both"/>
        <w:rPr>
          <w:rFonts w:ascii="Calibri" w:hAnsi="Calibri"/>
          <w:lang w:val="en-GB"/>
        </w:rPr>
      </w:pPr>
    </w:p>
    <w:p w:rsidR="00310219" w:rsidRDefault="00310219" w:rsidP="00310219">
      <w:pPr>
        <w:jc w:val="both"/>
        <w:rPr>
          <w:rFonts w:ascii="Calibri" w:hAnsi="Calibri"/>
        </w:rPr>
      </w:pPr>
      <w:r>
        <w:rPr>
          <w:rFonts w:ascii="Calibri" w:hAnsi="Calibri"/>
        </w:rPr>
        <w:t xml:space="preserve">As can be seen in Fig S1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w:t>
      </w:r>
      <w:proofErr w:type="spellStart"/>
      <w:r>
        <w:rPr>
          <w:rFonts w:ascii="Calibri" w:hAnsi="Calibri"/>
        </w:rPr>
        <w:t>behaviour</w:t>
      </w:r>
      <w:proofErr w:type="spellEnd"/>
      <w:r>
        <w:rPr>
          <w:rFonts w:ascii="Calibri" w:hAnsi="Calibri"/>
        </w:rPr>
        <w:t xml:space="preserve"> or any other model predictions.</w:t>
      </w:r>
    </w:p>
    <w:p w:rsidR="00310219" w:rsidRPr="0053765A" w:rsidRDefault="00310219" w:rsidP="00310219">
      <w:pPr>
        <w:jc w:val="both"/>
        <w:rPr>
          <w:rFonts w:ascii="Calibri" w:hAnsi="Calibri"/>
        </w:rPr>
      </w:pPr>
      <w:r>
        <w:rPr>
          <w:rFonts w:ascii="Calibri" w:hAnsi="Calibri"/>
          <w:b/>
          <w:lang w:val="en-GB"/>
        </w:rPr>
        <w:br w:type="column"/>
      </w:r>
      <w:commentRangeStart w:id="56"/>
      <w:r>
        <w:rPr>
          <w:rFonts w:ascii="Calibri" w:hAnsi="Calibri"/>
          <w:b/>
        </w:rPr>
        <w:t>Supplementary section 3 - Models based on performance</w:t>
      </w:r>
      <w:commentRangeEnd w:id="56"/>
      <w:r>
        <w:rPr>
          <w:rStyle w:val="CommentReference"/>
          <w:vanish/>
        </w:rPr>
        <w:commentReference w:id="56"/>
      </w:r>
      <w:r w:rsidRPr="0053765A">
        <w:rPr>
          <w:rFonts w:ascii="Calibri" w:hAnsi="Calibri"/>
          <w:b/>
        </w:rPr>
        <w:t>.</w:t>
      </w:r>
    </w:p>
    <w:p w:rsidR="00F02D99" w:rsidRDefault="00F02D99" w:rsidP="00E35DF5">
      <w:pPr>
        <w:jc w:val="both"/>
        <w:rPr>
          <w:rFonts w:ascii="Calibri" w:hAnsi="Calibri"/>
          <w:lang w:val="en-GB"/>
        </w:rPr>
      </w:pPr>
    </w:p>
    <w:p w:rsidR="00183705" w:rsidRDefault="00183705" w:rsidP="00E35DF5">
      <w:pPr>
        <w:jc w:val="both"/>
        <w:rPr>
          <w:rFonts w:ascii="Calibri" w:hAnsi="Calibri"/>
          <w:lang w:val="en-GB"/>
        </w:rPr>
      </w:pPr>
    </w:p>
    <w:p w:rsidR="00183705" w:rsidRDefault="00183705" w:rsidP="00E35DF5">
      <w:pPr>
        <w:jc w:val="both"/>
        <w:rPr>
          <w:rFonts w:ascii="Calibri" w:hAnsi="Calibri"/>
          <w:b/>
          <w:lang w:val="en-GB"/>
        </w:rPr>
      </w:pPr>
      <w:r>
        <w:rPr>
          <w:rFonts w:ascii="Calibri" w:hAnsi="Calibri"/>
          <w:b/>
          <w:lang w:val="en-GB"/>
        </w:rPr>
        <w:t>Model CI</w:t>
      </w:r>
    </w:p>
    <w:p w:rsidR="00183705" w:rsidRPr="00183705" w:rsidRDefault="00183705" w:rsidP="00E35DF5">
      <w:pPr>
        <w:jc w:val="both"/>
        <w:rPr>
          <w:rFonts w:ascii="Calibri" w:hAnsi="Calibri"/>
          <w:b/>
          <w:lang w:val="en-GB"/>
        </w:rPr>
      </w:pPr>
    </w:p>
    <w:p w:rsidR="00F02D99" w:rsidRDefault="00F02D99" w:rsidP="00E35DF5">
      <w:pPr>
        <w:jc w:val="both"/>
        <w:rPr>
          <w:rFonts w:ascii="Calibri" w:hAnsi="Calibri"/>
          <w:lang w:val="en-GB"/>
        </w:rPr>
      </w:pPr>
      <w:r>
        <w:rPr>
          <w:rFonts w:ascii="Calibri" w:hAnsi="Calibri"/>
          <w:lang w:val="en-GB"/>
        </w:rPr>
        <w:t xml:space="preserve">Analysis of human behaviour revealed a strong correlation between </w:t>
      </w:r>
      <w:r w:rsidR="00913C75">
        <w:rPr>
          <w:rFonts w:ascii="Calibri" w:hAnsi="Calibri"/>
          <w:lang w:val="en-GB"/>
        </w:rPr>
        <w:t>target</w:t>
      </w:r>
      <w:r>
        <w:rPr>
          <w:rFonts w:ascii="Calibri" w:hAnsi="Calibri"/>
          <w:lang w:val="en-GB"/>
        </w:rPr>
        <w:t xml:space="preserve"> </w:t>
      </w:r>
      <w:r w:rsidR="00913C75">
        <w:rPr>
          <w:rFonts w:ascii="Calibri" w:hAnsi="Calibri"/>
          <w:lang w:val="en-GB"/>
        </w:rPr>
        <w:t xml:space="preserve">and performance on a </w:t>
      </w:r>
      <w:del w:id="57" w:author="Jan Balaguer" w:date="2014-06-05T11:09:00Z">
        <w:r w:rsidR="00913C75" w:rsidDel="00901169">
          <w:rPr>
            <w:rFonts w:ascii="Calibri" w:hAnsi="Calibri"/>
            <w:lang w:val="en-GB"/>
          </w:rPr>
          <w:delText>trial0by</w:delText>
        </w:r>
      </w:del>
      <w:ins w:id="58" w:author="Jan Balaguer" w:date="2014-06-05T11:09:00Z">
        <w:r w:rsidR="00901169">
          <w:rPr>
            <w:rFonts w:ascii="Calibri" w:hAnsi="Calibri"/>
            <w:lang w:val="en-GB"/>
          </w:rPr>
          <w:t>trial-by</w:t>
        </w:r>
      </w:ins>
      <w:r w:rsidR="00913C75">
        <w:rPr>
          <w:rFonts w:ascii="Calibri" w:hAnsi="Calibri"/>
          <w:lang w:val="en-GB"/>
        </w:rPr>
        <w:t xml:space="preserve">-trial level </w:t>
      </w:r>
      <w:r>
        <w:rPr>
          <w:rFonts w:ascii="Calibri" w:hAnsi="Calibri"/>
          <w:lang w:val="en-GB"/>
        </w:rPr>
        <w:t>(r = -0.0652, p &lt; 10</w:t>
      </w:r>
      <w:r w:rsidRPr="00F02D99">
        <w:rPr>
          <w:rFonts w:ascii="Calibri" w:hAnsi="Calibri"/>
          <w:vertAlign w:val="superscript"/>
          <w:lang w:val="en-GB"/>
        </w:rPr>
        <w:t>-13</w:t>
      </w:r>
      <w:r>
        <w:rPr>
          <w:rFonts w:ascii="Calibri" w:hAnsi="Calibri"/>
          <w:lang w:val="en-GB"/>
        </w:rPr>
        <w:t>)</w:t>
      </w:r>
      <w:r w:rsidR="00913C75">
        <w:rPr>
          <w:rFonts w:ascii="Calibri" w:hAnsi="Calibri"/>
          <w:lang w:val="en-GB"/>
        </w:rPr>
        <w:t>, due to the bias on choice at the beginning of the block</w:t>
      </w:r>
      <w:r>
        <w:rPr>
          <w:rFonts w:ascii="Calibri" w:hAnsi="Calibri"/>
          <w:lang w:val="en-GB"/>
        </w:rPr>
        <w:t xml:space="preserve">. Thus, one possible confound in our experiment was between </w:t>
      </w:r>
      <w:r w:rsidR="00913C75">
        <w:rPr>
          <w:rFonts w:ascii="Calibri" w:hAnsi="Calibri"/>
          <w:lang w:val="en-GB"/>
        </w:rPr>
        <w:t>target</w:t>
      </w:r>
      <w:r>
        <w:rPr>
          <w:rFonts w:ascii="Calibri" w:hAnsi="Calibri"/>
          <w:lang w:val="en-GB"/>
        </w:rPr>
        <w:t xml:space="preserve"> and accuracy, i.e. effects on the VF model could result from learning from </w:t>
      </w:r>
      <w:r w:rsidR="00913C75">
        <w:rPr>
          <w:rFonts w:ascii="Calibri" w:hAnsi="Calibri"/>
          <w:lang w:val="en-GB"/>
        </w:rPr>
        <w:t>correct/</w:t>
      </w:r>
      <w:r>
        <w:rPr>
          <w:rFonts w:ascii="Calibri" w:hAnsi="Calibri"/>
          <w:lang w:val="en-GB"/>
        </w:rPr>
        <w:t xml:space="preserve">incorrect trials rather than from </w:t>
      </w:r>
      <w:r w:rsidR="00913C75">
        <w:rPr>
          <w:rFonts w:ascii="Calibri" w:hAnsi="Calibri"/>
          <w:lang w:val="en-GB"/>
        </w:rPr>
        <w:t>target/</w:t>
      </w:r>
      <w:proofErr w:type="spellStart"/>
      <w:r>
        <w:rPr>
          <w:rFonts w:ascii="Calibri" w:hAnsi="Calibri"/>
          <w:lang w:val="en-GB"/>
        </w:rPr>
        <w:t>nontarget</w:t>
      </w:r>
      <w:proofErr w:type="spellEnd"/>
      <w:r>
        <w:rPr>
          <w:rFonts w:ascii="Calibri" w:hAnsi="Calibri"/>
          <w:lang w:val="en-GB"/>
        </w:rPr>
        <w:t>.</w:t>
      </w:r>
    </w:p>
    <w:p w:rsidR="00F02D99" w:rsidRDefault="00F02D99" w:rsidP="00E35DF5">
      <w:pPr>
        <w:jc w:val="both"/>
        <w:rPr>
          <w:rFonts w:ascii="Calibri" w:hAnsi="Calibri"/>
          <w:lang w:val="en-GB"/>
        </w:rPr>
      </w:pPr>
    </w:p>
    <w:p w:rsidR="00913C75" w:rsidRDefault="00913C75" w:rsidP="00E35DF5">
      <w:pPr>
        <w:jc w:val="both"/>
        <w:rPr>
          <w:rFonts w:ascii="Calibri" w:hAnsi="Calibri"/>
          <w:lang w:val="en-GB"/>
        </w:rPr>
      </w:pPr>
      <w:r>
        <w:rPr>
          <w:rFonts w:ascii="Calibri" w:hAnsi="Calibri"/>
          <w:lang w:val="en-GB"/>
        </w:rPr>
        <w:t>To assess this problem, we defined an alternative model CI that used two different learning rates to update its belief on correct and incorrect trials respectively:</w:t>
      </w:r>
    </w:p>
    <w:p w:rsidR="0000655E" w:rsidRDefault="0000655E" w:rsidP="0000655E">
      <w:pPr>
        <w:jc w:val="both"/>
        <w:rPr>
          <w:rFonts w:asciiTheme="majorHAnsi" w:hAnsiTheme="majorHAnsi"/>
        </w:rPr>
      </w:pP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target </w:t>
      </w:r>
      <w:r>
        <w:rPr>
          <w:rFonts w:asciiTheme="majorHAnsi" w:hAnsiTheme="majorHAnsi"/>
        </w:rPr>
        <w:tab/>
        <w:t>and correct</w:t>
      </w:r>
      <w:r>
        <w:rPr>
          <w:rFonts w:asciiTheme="majorHAnsi" w:hAnsiTheme="majorHAnsi"/>
        </w:rPr>
        <w:tab/>
        <w:t>(S 3.1.1)</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target </w:t>
      </w:r>
      <w:r>
        <w:rPr>
          <w:rFonts w:asciiTheme="majorHAnsi" w:hAnsiTheme="majorHAnsi"/>
        </w:rPr>
        <w:tab/>
        <w:t>and incorrect</w:t>
      </w:r>
      <w:r>
        <w:rPr>
          <w:rFonts w:asciiTheme="majorHAnsi" w:hAnsiTheme="majorHAnsi"/>
        </w:rPr>
        <w:tab/>
        <w:t>(S 3.1.2)</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w:t>
      </w:r>
      <w:proofErr w:type="spellStart"/>
      <w:r>
        <w:rPr>
          <w:rFonts w:asciiTheme="majorHAnsi" w:hAnsiTheme="majorHAnsi"/>
        </w:rPr>
        <w:t>nontarget</w:t>
      </w:r>
      <w:proofErr w:type="spellEnd"/>
      <w:r>
        <w:rPr>
          <w:rFonts w:asciiTheme="majorHAnsi" w:hAnsiTheme="majorHAnsi"/>
        </w:rPr>
        <w:tab/>
        <w:t>and correct</w:t>
      </w:r>
      <w:r>
        <w:rPr>
          <w:rFonts w:asciiTheme="majorHAnsi" w:hAnsiTheme="majorHAnsi"/>
        </w:rPr>
        <w:tab/>
        <w:t>(S 3.1.3)</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w:t>
      </w:r>
      <w:proofErr w:type="spellStart"/>
      <w:r>
        <w:rPr>
          <w:rFonts w:asciiTheme="majorHAnsi" w:hAnsiTheme="majorHAnsi"/>
        </w:rPr>
        <w:t>nontarget</w:t>
      </w:r>
      <w:proofErr w:type="spellEnd"/>
      <w:r>
        <w:rPr>
          <w:rFonts w:asciiTheme="majorHAnsi" w:hAnsiTheme="majorHAnsi"/>
        </w:rPr>
        <w:tab/>
        <w:t>and incorrect</w:t>
      </w:r>
      <w:r>
        <w:rPr>
          <w:rFonts w:asciiTheme="majorHAnsi" w:hAnsiTheme="majorHAnsi"/>
        </w:rPr>
        <w:tab/>
        <w:t>(S 3.1.4)</w:t>
      </w:r>
    </w:p>
    <w:p w:rsidR="00A76719" w:rsidRDefault="00A76719" w:rsidP="00A76719">
      <w:pPr>
        <w:jc w:val="both"/>
        <w:rPr>
          <w:rFonts w:asciiTheme="majorHAnsi" w:hAnsiTheme="majorHAnsi"/>
        </w:rPr>
      </w:pPr>
    </w:p>
    <w:p w:rsidR="00183705" w:rsidRPr="00EB26BF" w:rsidRDefault="004319C8" w:rsidP="00183705">
      <w:pPr>
        <w:jc w:val="both"/>
        <w:rPr>
          <w:rFonts w:asciiTheme="majorHAnsi" w:hAnsiTheme="majorHAnsi"/>
        </w:rPr>
      </w:pPr>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were </w:t>
      </w:r>
      <w:del w:id="59" w:author="Jan Balaguer" w:date="2014-06-05T11:21:00Z">
        <w:r w:rsidR="005F194C" w:rsidDel="00F44D43">
          <w:rPr>
            <w:rFonts w:asciiTheme="majorHAnsi" w:hAnsiTheme="majorHAnsi"/>
          </w:rPr>
          <w:delText>0.31</w:delText>
        </w:r>
      </w:del>
      <w:ins w:id="60" w:author="Jan Balaguer" w:date="2014-06-05T11:21:00Z">
        <w:r w:rsidR="00F44D43">
          <w:rPr>
            <w:rFonts w:asciiTheme="majorHAnsi" w:hAnsiTheme="majorHAnsi"/>
          </w:rPr>
          <w:t>0.39</w:t>
        </w:r>
      </w:ins>
      <w:r>
        <w:rPr>
          <w:rFonts w:asciiTheme="majorHAnsi" w:hAnsiTheme="majorHAnsi"/>
        </w:rPr>
        <w:t>±</w:t>
      </w:r>
      <w:del w:id="61" w:author="Jan Balaguer" w:date="2014-06-05T11:21:00Z">
        <w:r w:rsidR="005F194C" w:rsidDel="00F44D43">
          <w:rPr>
            <w:rFonts w:asciiTheme="majorHAnsi" w:hAnsiTheme="majorHAnsi"/>
          </w:rPr>
          <w:delText>0.21</w:delText>
        </w:r>
      </w:del>
      <w:ins w:id="62" w:author="Jan Balaguer" w:date="2014-06-05T11:21:00Z">
        <w:r w:rsidR="00F44D43">
          <w:rPr>
            <w:rFonts w:asciiTheme="majorHAnsi" w:hAnsiTheme="majorHAnsi"/>
          </w:rPr>
          <w:t>0.28</w:t>
        </w:r>
      </w:ins>
      <w:r>
        <w:rPr>
          <w:rFonts w:asciiTheme="majorHAnsi" w:hAnsiTheme="majorHAnsi"/>
        </w:rPr>
        <w:t xml:space="preserve"> in the familiar condition and </w:t>
      </w:r>
      <w:del w:id="63" w:author="Jan Balaguer" w:date="2014-06-05T11:21:00Z">
        <w:r w:rsidR="005F194C" w:rsidDel="00F44D43">
          <w:rPr>
            <w:rFonts w:asciiTheme="majorHAnsi" w:hAnsiTheme="majorHAnsi"/>
          </w:rPr>
          <w:delText>0.44</w:delText>
        </w:r>
      </w:del>
      <w:ins w:id="64" w:author="Jan Balaguer" w:date="2014-06-05T11:21:00Z">
        <w:r w:rsidR="00F44D43">
          <w:rPr>
            <w:rFonts w:asciiTheme="majorHAnsi" w:hAnsiTheme="majorHAnsi"/>
          </w:rPr>
          <w:t>0.43</w:t>
        </w:r>
      </w:ins>
      <w:r>
        <w:rPr>
          <w:rFonts w:asciiTheme="majorHAnsi" w:hAnsiTheme="majorHAnsi"/>
        </w:rPr>
        <w:t>±</w:t>
      </w:r>
      <w:del w:id="65" w:author="Jan Balaguer" w:date="2014-06-05T11:21:00Z">
        <w:r w:rsidR="005F194C" w:rsidDel="00F44D43">
          <w:rPr>
            <w:rFonts w:asciiTheme="majorHAnsi" w:hAnsiTheme="majorHAnsi"/>
          </w:rPr>
          <w:delText>0.27</w:delText>
        </w:r>
      </w:del>
      <w:ins w:id="66" w:author="Jan Balaguer" w:date="2014-06-05T11:21:00Z">
        <w:r w:rsidR="00F44D43">
          <w:rPr>
            <w:rFonts w:asciiTheme="majorHAnsi" w:hAnsiTheme="majorHAnsi"/>
          </w:rPr>
          <w:t>0.23</w:t>
        </w:r>
      </w:ins>
      <w:r>
        <w:rPr>
          <w:rFonts w:asciiTheme="majorHAnsi" w:hAnsiTheme="majorHAnsi"/>
        </w:rPr>
        <w:t xml:space="preserve"> in the novel condition, diverging significantly from optimal values (</w:t>
      </w:r>
      <w:r w:rsidR="005F194C">
        <w:rPr>
          <w:rFonts w:asciiTheme="majorHAnsi" w:hAnsiTheme="majorHAnsi"/>
        </w:rPr>
        <w:t>0.13</w:t>
      </w:r>
      <w:r>
        <w:rPr>
          <w:rFonts w:asciiTheme="majorHAnsi" w:hAnsiTheme="majorHAnsi"/>
        </w:rPr>
        <w:t xml:space="preserve"> and </w:t>
      </w:r>
      <w:r w:rsidR="005F194C">
        <w:rPr>
          <w:rFonts w:asciiTheme="majorHAnsi" w:hAnsiTheme="majorHAnsi"/>
        </w:rPr>
        <w:t>0.23</w:t>
      </w:r>
      <w:r>
        <w:rPr>
          <w:rFonts w:asciiTheme="majorHAnsi" w:hAnsiTheme="majorHAnsi"/>
        </w:rPr>
        <w:t xml:space="preserve"> respectively; both </w:t>
      </w:r>
      <w:proofErr w:type="gramStart"/>
      <w:r>
        <w:rPr>
          <w:rFonts w:asciiTheme="majorHAnsi" w:hAnsiTheme="majorHAnsi"/>
        </w:rPr>
        <w:t>t</w:t>
      </w:r>
      <w:r>
        <w:rPr>
          <w:rFonts w:asciiTheme="majorHAnsi" w:hAnsiTheme="majorHAnsi"/>
          <w:vertAlign w:val="subscript"/>
        </w:rPr>
        <w:t>(</w:t>
      </w:r>
      <w:proofErr w:type="gramEnd"/>
      <w:r>
        <w:rPr>
          <w:rFonts w:asciiTheme="majorHAnsi" w:hAnsiTheme="majorHAnsi"/>
          <w:vertAlign w:val="subscript"/>
        </w:rPr>
        <w:t>17)</w:t>
      </w:r>
      <w:r>
        <w:rPr>
          <w:rFonts w:asciiTheme="majorHAnsi" w:hAnsiTheme="majorHAnsi"/>
        </w:rPr>
        <w:t xml:space="preserve"> &gt; </w:t>
      </w:r>
      <w:del w:id="67" w:author="Jan Balaguer" w:date="2014-06-05T11:21:00Z">
        <w:r w:rsidR="005F194C" w:rsidDel="00F44D43">
          <w:rPr>
            <w:rFonts w:asciiTheme="majorHAnsi" w:hAnsiTheme="majorHAnsi"/>
          </w:rPr>
          <w:delText>3.23</w:delText>
        </w:r>
      </w:del>
      <w:ins w:id="68" w:author="Jan Balaguer" w:date="2014-06-05T11:21:00Z">
        <w:r w:rsidR="00F44D43">
          <w:rPr>
            <w:rFonts w:asciiTheme="majorHAnsi" w:hAnsiTheme="majorHAnsi"/>
          </w:rPr>
          <w:t>3.30</w:t>
        </w:r>
      </w:ins>
      <w:r>
        <w:rPr>
          <w:rFonts w:asciiTheme="majorHAnsi" w:hAnsiTheme="majorHAnsi"/>
        </w:rPr>
        <w:t xml:space="preserve"> and p &lt; </w:t>
      </w:r>
      <w:del w:id="69" w:author="Jan Balaguer" w:date="2014-06-05T11:21:00Z">
        <w:r w:rsidDel="00F44D43">
          <w:rPr>
            <w:rFonts w:asciiTheme="majorHAnsi" w:hAnsiTheme="majorHAnsi"/>
          </w:rPr>
          <w:delText>0.</w:delText>
        </w:r>
        <w:r w:rsidR="005F194C" w:rsidDel="00F44D43">
          <w:rPr>
            <w:rFonts w:asciiTheme="majorHAnsi" w:hAnsiTheme="majorHAnsi"/>
          </w:rPr>
          <w:delText>005</w:delText>
        </w:r>
      </w:del>
      <w:ins w:id="70" w:author="Jan Balaguer" w:date="2014-06-05T11:21:00Z">
        <w:r w:rsidR="00F44D43">
          <w:rPr>
            <w:rFonts w:asciiTheme="majorHAnsi" w:hAnsiTheme="majorHAnsi"/>
          </w:rPr>
          <w:t>0.004</w:t>
        </w:r>
      </w:ins>
      <w:r>
        <w:rPr>
          <w:rFonts w:asciiTheme="majorHAnsi" w:hAnsiTheme="majorHAnsi"/>
        </w:rPr>
        <w:t xml:space="preserve">). </w:t>
      </w:r>
      <w:r w:rsidR="00131549">
        <w:rPr>
          <w:rFonts w:asciiTheme="majorHAnsi" w:hAnsiTheme="majorHAnsi"/>
        </w:rPr>
        <w:t>Model CI was used to assess the validity of model VF in predicting BOLD signal (see Figure 3).</w:t>
      </w:r>
      <w:r w:rsidR="00EB26BF">
        <w:rPr>
          <w:rFonts w:asciiTheme="majorHAnsi" w:hAnsiTheme="majorHAnsi"/>
        </w:rPr>
        <w:t xml:space="preserve"> </w:t>
      </w:r>
      <w:r w:rsidR="00183705">
        <w:rPr>
          <w:rFonts w:ascii="Calibri" w:hAnsi="Calibri"/>
          <w:lang w:val="en-GB"/>
        </w:rPr>
        <w:t>A</w:t>
      </w:r>
      <w:r w:rsidR="00183705" w:rsidRPr="00183705">
        <w:rPr>
          <w:rFonts w:ascii="Calibri" w:hAnsi="Calibri"/>
          <w:lang w:val="en-GB"/>
        </w:rPr>
        <w:t xml:space="preserve"> </w:t>
      </w:r>
      <w:r w:rsidR="00183705">
        <w:rPr>
          <w:rFonts w:ascii="Calibri" w:hAnsi="Calibri"/>
          <w:lang w:val="en-GB"/>
        </w:rPr>
        <w:t xml:space="preserve">significant </w:t>
      </w:r>
      <w:r w:rsidR="00183705" w:rsidRPr="00183705">
        <w:rPr>
          <w:rFonts w:ascii="Calibri" w:hAnsi="Calibri"/>
          <w:lang w:val="en-GB"/>
        </w:rPr>
        <w:t xml:space="preserve">correlation was found between </w:t>
      </w:r>
      <w:r w:rsidR="00183705" w:rsidRPr="00183705">
        <w:rPr>
          <w:rFonts w:asciiTheme="majorHAnsi" w:hAnsiTheme="majorHAnsi"/>
        </w:rPr>
        <w:sym w:font="Symbol" w:char="F061"/>
      </w:r>
      <w:r w:rsidR="00183705" w:rsidRPr="00183705">
        <w:rPr>
          <w:rFonts w:asciiTheme="majorHAnsi" w:hAnsiTheme="majorHAnsi"/>
          <w:vertAlign w:val="subscript"/>
        </w:rPr>
        <w:t>R</w:t>
      </w:r>
      <w:r w:rsidR="00183705">
        <w:rPr>
          <w:rFonts w:asciiTheme="majorHAnsi" w:hAnsiTheme="majorHAnsi"/>
        </w:rPr>
        <w:t xml:space="preserve"> and performance </w:t>
      </w:r>
      <w:del w:id="71" w:author="Jan Balaguer" w:date="2014-06-05T11:23:00Z">
        <w:r w:rsidR="00183705" w:rsidDel="00F44D43">
          <w:rPr>
            <w:rFonts w:asciiTheme="majorHAnsi" w:hAnsiTheme="majorHAnsi"/>
          </w:rPr>
          <w:delText xml:space="preserve">for </w:delText>
        </w:r>
      </w:del>
      <w:ins w:id="72" w:author="Jan Balaguer" w:date="2014-06-05T11:23:00Z">
        <w:r w:rsidR="00F44D43">
          <w:rPr>
            <w:rFonts w:asciiTheme="majorHAnsi" w:hAnsiTheme="majorHAnsi"/>
          </w:rPr>
          <w:t xml:space="preserve">in the </w:t>
        </w:r>
      </w:ins>
      <w:r w:rsidR="00183705">
        <w:rPr>
          <w:rFonts w:asciiTheme="majorHAnsi" w:hAnsiTheme="majorHAnsi"/>
        </w:rPr>
        <w:t xml:space="preserve">familiar </w:t>
      </w:r>
      <w:del w:id="73" w:author="Jan Balaguer" w:date="2014-06-05T11:23:00Z">
        <w:r w:rsidR="00183705" w:rsidDel="00F44D43">
          <w:rPr>
            <w:rFonts w:asciiTheme="majorHAnsi" w:hAnsiTheme="majorHAnsi"/>
          </w:rPr>
          <w:delText xml:space="preserve">and novel </w:delText>
        </w:r>
      </w:del>
      <w:r w:rsidR="00183705">
        <w:rPr>
          <w:rFonts w:asciiTheme="majorHAnsi" w:hAnsiTheme="majorHAnsi"/>
        </w:rPr>
        <w:t>condition</w:t>
      </w:r>
      <w:del w:id="74" w:author="Jan Balaguer" w:date="2014-06-05T11:23:00Z">
        <w:r w:rsidR="00183705" w:rsidDel="00F44D43">
          <w:rPr>
            <w:rFonts w:asciiTheme="majorHAnsi" w:hAnsiTheme="majorHAnsi"/>
          </w:rPr>
          <w:delText>s</w:delText>
        </w:r>
      </w:del>
      <w:r w:rsidR="00183705">
        <w:rPr>
          <w:rFonts w:asciiTheme="majorHAnsi" w:hAnsiTheme="majorHAnsi"/>
        </w:rPr>
        <w:t xml:space="preserve"> (</w:t>
      </w:r>
      <w:del w:id="75" w:author="Jan Balaguer" w:date="2014-06-05T11:23:00Z">
        <w:r w:rsidR="00183705" w:rsidDel="00AD081A">
          <w:rPr>
            <w:rFonts w:asciiTheme="majorHAnsi" w:hAnsiTheme="majorHAnsi"/>
          </w:rPr>
          <w:delText xml:space="preserve">both </w:delText>
        </w:r>
      </w:del>
      <w:r w:rsidR="00183705">
        <w:rPr>
          <w:rFonts w:asciiTheme="majorHAnsi" w:hAnsiTheme="majorHAnsi"/>
        </w:rPr>
        <w:t xml:space="preserve">r </w:t>
      </w:r>
      <w:ins w:id="76" w:author="Jan Balaguer" w:date="2014-06-05T11:23:00Z">
        <w:r w:rsidR="00F44D43">
          <w:rPr>
            <w:rFonts w:asciiTheme="majorHAnsi" w:hAnsiTheme="majorHAnsi"/>
          </w:rPr>
          <w:t>=</w:t>
        </w:r>
      </w:ins>
      <w:del w:id="77" w:author="Jan Balaguer" w:date="2014-06-05T11:23:00Z">
        <w:r w:rsidR="00183705" w:rsidDel="00F44D43">
          <w:rPr>
            <w:rFonts w:asciiTheme="majorHAnsi" w:hAnsiTheme="majorHAnsi"/>
          </w:rPr>
          <w:delText>&lt;</w:delText>
        </w:r>
      </w:del>
      <w:r w:rsidR="00183705">
        <w:rPr>
          <w:rFonts w:asciiTheme="majorHAnsi" w:hAnsiTheme="majorHAnsi"/>
        </w:rPr>
        <w:t xml:space="preserve"> </w:t>
      </w:r>
      <w:del w:id="78" w:author="Jan Balaguer" w:date="2014-06-05T11:22:00Z">
        <w:r w:rsidR="00183705" w:rsidDel="00F44D43">
          <w:rPr>
            <w:rFonts w:asciiTheme="majorHAnsi" w:hAnsiTheme="majorHAnsi"/>
          </w:rPr>
          <w:delText>-0.59</w:delText>
        </w:r>
      </w:del>
      <w:ins w:id="79" w:author="Jan Balaguer" w:date="2014-06-05T11:22:00Z">
        <w:r w:rsidR="00F44D43">
          <w:rPr>
            <w:rFonts w:asciiTheme="majorHAnsi" w:hAnsiTheme="majorHAnsi"/>
          </w:rPr>
          <w:t>-0.</w:t>
        </w:r>
      </w:ins>
      <w:ins w:id="80" w:author="Jan Balaguer" w:date="2014-06-05T11:24:00Z">
        <w:r w:rsidR="00AD081A">
          <w:rPr>
            <w:rFonts w:asciiTheme="majorHAnsi" w:hAnsiTheme="majorHAnsi"/>
          </w:rPr>
          <w:t>59</w:t>
        </w:r>
      </w:ins>
      <w:r w:rsidR="00183705">
        <w:rPr>
          <w:rFonts w:asciiTheme="majorHAnsi" w:hAnsiTheme="majorHAnsi"/>
        </w:rPr>
        <w:t>, p &lt; 0.01)</w:t>
      </w:r>
      <w:ins w:id="81" w:author="Jan Balaguer" w:date="2014-06-05T11:23:00Z">
        <w:r w:rsidR="00AD081A">
          <w:rPr>
            <w:rFonts w:asciiTheme="majorHAnsi" w:hAnsiTheme="majorHAnsi"/>
          </w:rPr>
          <w:t xml:space="preserve"> and marginally significant in the novel condition (</w:t>
        </w:r>
      </w:ins>
      <w:ins w:id="82" w:author="Jan Balaguer" w:date="2014-06-05T11:24:00Z">
        <w:r w:rsidR="00AD081A">
          <w:rPr>
            <w:rFonts w:asciiTheme="majorHAnsi" w:hAnsiTheme="majorHAnsi"/>
          </w:rPr>
          <w:t>r = -0.45, p &lt; 0.055</w:t>
        </w:r>
      </w:ins>
      <w:ins w:id="83" w:author="Jan Balaguer" w:date="2014-06-05T11:23:00Z">
        <w:r w:rsidR="00AD081A">
          <w:rPr>
            <w:rFonts w:asciiTheme="majorHAnsi" w:hAnsiTheme="majorHAnsi"/>
          </w:rPr>
          <w:t>)</w:t>
        </w:r>
      </w:ins>
      <w:r w:rsidR="00183705">
        <w:rPr>
          <w:rFonts w:asciiTheme="majorHAnsi" w:hAnsiTheme="majorHAnsi"/>
        </w:rPr>
        <w:t>.</w:t>
      </w:r>
    </w:p>
    <w:p w:rsidR="00131549" w:rsidRDefault="00131549" w:rsidP="00913C75">
      <w:pPr>
        <w:jc w:val="both"/>
        <w:rPr>
          <w:rFonts w:asciiTheme="majorHAnsi" w:hAnsiTheme="majorHAnsi"/>
        </w:rPr>
      </w:pPr>
    </w:p>
    <w:p w:rsidR="00183705" w:rsidRDefault="00183705" w:rsidP="00913C75">
      <w:pPr>
        <w:jc w:val="both"/>
        <w:rPr>
          <w:rFonts w:asciiTheme="majorHAnsi" w:hAnsiTheme="majorHAnsi"/>
          <w:b/>
        </w:rPr>
      </w:pPr>
    </w:p>
    <w:p w:rsidR="00183705" w:rsidRDefault="00183705" w:rsidP="00913C75">
      <w:pPr>
        <w:jc w:val="both"/>
        <w:rPr>
          <w:rFonts w:asciiTheme="majorHAnsi" w:hAnsiTheme="majorHAnsi"/>
          <w:b/>
        </w:rPr>
      </w:pPr>
      <w:r>
        <w:rPr>
          <w:rFonts w:asciiTheme="majorHAnsi" w:hAnsiTheme="majorHAnsi"/>
          <w:b/>
        </w:rPr>
        <w:t>Model VFCI</w:t>
      </w:r>
    </w:p>
    <w:p w:rsidR="00183705" w:rsidRPr="00183705" w:rsidRDefault="00183705" w:rsidP="00913C75">
      <w:pPr>
        <w:jc w:val="both"/>
        <w:rPr>
          <w:rFonts w:asciiTheme="majorHAnsi" w:hAnsiTheme="majorHAnsi"/>
          <w:b/>
        </w:rPr>
      </w:pPr>
    </w:p>
    <w:p w:rsidR="0000655E" w:rsidRDefault="0000655E" w:rsidP="00E35DF5">
      <w:pPr>
        <w:jc w:val="both"/>
        <w:rPr>
          <w:rFonts w:ascii="Calibri" w:hAnsi="Calibri"/>
          <w:lang w:val="en-GB"/>
        </w:rPr>
      </w:pPr>
      <w:r>
        <w:rPr>
          <w:rFonts w:ascii="Calibri" w:hAnsi="Calibri"/>
          <w:lang w:val="en-GB"/>
        </w:rPr>
        <w:t xml:space="preserve">As a complementary analysis, we also defined </w:t>
      </w:r>
      <w:r w:rsidR="00131549">
        <w:rPr>
          <w:rFonts w:ascii="Calibri" w:hAnsi="Calibri"/>
          <w:lang w:val="en-GB"/>
        </w:rPr>
        <w:t xml:space="preserve">a more </w:t>
      </w:r>
      <w:proofErr w:type="spellStart"/>
      <w:r w:rsidR="00131549">
        <w:rPr>
          <w:rFonts w:ascii="Calibri" w:hAnsi="Calibri"/>
          <w:lang w:val="en-GB"/>
        </w:rPr>
        <w:t>sofisticated</w:t>
      </w:r>
      <w:proofErr w:type="spellEnd"/>
      <w:r>
        <w:rPr>
          <w:rFonts w:ascii="Calibri" w:hAnsi="Calibri"/>
          <w:lang w:val="en-GB"/>
        </w:rPr>
        <w:t xml:space="preserve"> model VFCI that allowed for simultaneous</w:t>
      </w:r>
      <w:r w:rsidR="00131549">
        <w:rPr>
          <w:rFonts w:ascii="Calibri" w:hAnsi="Calibri"/>
          <w:lang w:val="en-GB"/>
        </w:rPr>
        <w:t>ly</w:t>
      </w:r>
      <w:r>
        <w:rPr>
          <w:rFonts w:ascii="Calibri" w:hAnsi="Calibri"/>
          <w:lang w:val="en-GB"/>
        </w:rPr>
        <w:t xml:space="preserve"> </w:t>
      </w:r>
      <w:r w:rsidR="00131549">
        <w:rPr>
          <w:rFonts w:ascii="Calibri" w:hAnsi="Calibri"/>
          <w:lang w:val="en-GB"/>
        </w:rPr>
        <w:t>estimate the effect</w:t>
      </w:r>
      <w:r>
        <w:rPr>
          <w:rFonts w:ascii="Calibri" w:hAnsi="Calibri"/>
          <w:lang w:val="en-GB"/>
        </w:rPr>
        <w:t xml:space="preserve"> of correct/incorrect and target/</w:t>
      </w:r>
      <w:proofErr w:type="spellStart"/>
      <w:r>
        <w:rPr>
          <w:rFonts w:ascii="Calibri" w:hAnsi="Calibri"/>
          <w:lang w:val="en-GB"/>
        </w:rPr>
        <w:t>nontarget</w:t>
      </w:r>
      <w:proofErr w:type="spellEnd"/>
      <w:r>
        <w:rPr>
          <w:rFonts w:ascii="Calibri" w:hAnsi="Calibri"/>
          <w:lang w:val="en-GB"/>
        </w:rPr>
        <w:t xml:space="preserve"> trials</w:t>
      </w:r>
      <w:r w:rsidR="00131549">
        <w:rPr>
          <w:rFonts w:ascii="Calibri" w:hAnsi="Calibri"/>
          <w:lang w:val="en-GB"/>
        </w:rPr>
        <w:t xml:space="preserve"> in learning rates</w:t>
      </w:r>
      <w:r>
        <w:rPr>
          <w:rFonts w:ascii="Calibri" w:hAnsi="Calibri"/>
          <w:lang w:val="en-GB"/>
        </w:rPr>
        <w:t xml:space="preserve">. This model was a natural extension of models VF and </w:t>
      </w:r>
      <w:proofErr w:type="gramStart"/>
      <w:r>
        <w:rPr>
          <w:rFonts w:ascii="Calibri" w:hAnsi="Calibri"/>
          <w:lang w:val="en-GB"/>
        </w:rPr>
        <w:t>CI</w:t>
      </w:r>
      <w:r w:rsidR="00131549">
        <w:rPr>
          <w:rFonts w:ascii="Calibri" w:hAnsi="Calibri"/>
          <w:lang w:val="en-GB"/>
        </w:rPr>
        <w:t xml:space="preserve"> :</w:t>
      </w:r>
      <w:proofErr w:type="gramEnd"/>
    </w:p>
    <w:p w:rsidR="0000655E" w:rsidRDefault="0000655E" w:rsidP="00E35DF5">
      <w:pPr>
        <w:jc w:val="both"/>
        <w:rPr>
          <w:rFonts w:ascii="Calibri" w:hAnsi="Calibri"/>
          <w:lang w:val="en-GB"/>
        </w:rPr>
      </w:pP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w:t>
      </w:r>
      <w:r w:rsidR="005F194C">
        <w:rPr>
          <w:rFonts w:asciiTheme="majorHAnsi" w:hAnsiTheme="majorHAnsi"/>
        </w:rPr>
        <w:t>+</w:t>
      </w:r>
      <w:r w:rsidR="00131549">
        <w:rPr>
          <w:rFonts w:asciiTheme="majorHAnsi" w:hAnsiTheme="majorHAnsi"/>
        </w:rPr>
        <w:t>1 - H)</w:t>
      </w:r>
      <w:r w:rsidR="00131549">
        <w:rPr>
          <w:rFonts w:asciiTheme="majorHAnsi" w:hAnsiTheme="majorHAnsi"/>
        </w:rPr>
        <w:tab/>
        <w:t>if target</w:t>
      </w:r>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3.2.1</w:t>
      </w:r>
      <w:r>
        <w:rPr>
          <w:rFonts w:asciiTheme="majorHAnsi" w:hAnsiTheme="majorHAnsi"/>
        </w:rPr>
        <w:t>)</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w:t>
      </w:r>
      <w:r w:rsidR="005F194C">
        <w:rPr>
          <w:rFonts w:asciiTheme="majorHAnsi" w:hAnsiTheme="majorHAnsi"/>
        </w:rPr>
        <w:t>+</w:t>
      </w:r>
      <w:r w:rsidR="00131549">
        <w:rPr>
          <w:rFonts w:asciiTheme="majorHAnsi" w:hAnsiTheme="majorHAnsi"/>
        </w:rPr>
        <w:t>1 - H)</w:t>
      </w:r>
      <w:r w:rsidR="00131549">
        <w:rPr>
          <w:rFonts w:asciiTheme="majorHAnsi" w:hAnsiTheme="majorHAnsi"/>
        </w:rPr>
        <w:tab/>
        <w:t>if target</w:t>
      </w:r>
      <w:r w:rsidR="00131549">
        <w:rPr>
          <w:rFonts w:asciiTheme="majorHAnsi" w:hAnsiTheme="majorHAnsi"/>
        </w:rPr>
        <w:tab/>
      </w:r>
      <w:r>
        <w:rPr>
          <w:rFonts w:asciiTheme="majorHAnsi" w:hAnsiTheme="majorHAnsi"/>
        </w:rPr>
        <w:t>and incorrect</w:t>
      </w:r>
      <w:r>
        <w:rPr>
          <w:rFonts w:asciiTheme="majorHAnsi" w:hAnsiTheme="majorHAnsi"/>
        </w:rPr>
        <w:tab/>
        <w:t>(S</w:t>
      </w:r>
      <w:r w:rsidR="001A6620">
        <w:rPr>
          <w:rFonts w:asciiTheme="majorHAnsi" w:hAnsiTheme="majorHAnsi"/>
        </w:rPr>
        <w:t xml:space="preserve"> </w:t>
      </w:r>
      <w:r>
        <w:rPr>
          <w:rFonts w:asciiTheme="majorHAnsi" w:hAnsiTheme="majorHAnsi"/>
        </w:rPr>
        <w:t>3.2.2)</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 xml:space="preserve">if </w:t>
      </w:r>
      <w:proofErr w:type="spellStart"/>
      <w:r w:rsidR="00131549">
        <w:rPr>
          <w:rFonts w:asciiTheme="majorHAnsi" w:hAnsiTheme="majorHAnsi"/>
        </w:rPr>
        <w:t>nontarget</w:t>
      </w:r>
      <w:proofErr w:type="spellEnd"/>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3.2.3</w:t>
      </w:r>
      <w:r>
        <w:rPr>
          <w:rFonts w:asciiTheme="majorHAnsi" w:hAnsiTheme="majorHAnsi"/>
        </w:rPr>
        <w:t>)</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 xml:space="preserve">if </w:t>
      </w:r>
      <w:proofErr w:type="spellStart"/>
      <w:r w:rsidR="00131549">
        <w:rPr>
          <w:rFonts w:asciiTheme="majorHAnsi" w:hAnsiTheme="majorHAnsi"/>
        </w:rPr>
        <w:t>nontarget</w:t>
      </w:r>
      <w:proofErr w:type="spellEnd"/>
      <w:r w:rsidR="00131549">
        <w:rPr>
          <w:rFonts w:asciiTheme="majorHAnsi" w:hAnsiTheme="majorHAnsi"/>
        </w:rPr>
        <w:tab/>
        <w:t>and incorrect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3.2.4</w:t>
      </w:r>
      <w:r>
        <w:rPr>
          <w:rFonts w:asciiTheme="majorHAnsi" w:hAnsiTheme="majorHAnsi"/>
        </w:rPr>
        <w:t>)</w:t>
      </w:r>
    </w:p>
    <w:p w:rsidR="0000655E" w:rsidRDefault="0000655E" w:rsidP="00E35DF5">
      <w:pPr>
        <w:jc w:val="both"/>
        <w:rPr>
          <w:rFonts w:ascii="Calibri" w:hAnsi="Calibri"/>
          <w:lang w:val="en-GB"/>
        </w:rPr>
      </w:pPr>
    </w:p>
    <w:p w:rsidR="004319C8" w:rsidRDefault="004319C8" w:rsidP="00E35DF5">
      <w:pPr>
        <w:jc w:val="both"/>
        <w:rPr>
          <w:rFonts w:ascii="Calibri" w:hAnsi="Calibri"/>
          <w:lang w:val="en-GB"/>
        </w:rPr>
      </w:pPr>
      <w:r>
        <w:rPr>
          <w:rFonts w:ascii="Calibri" w:hAnsi="Calibri"/>
          <w:lang w:val="en-GB"/>
        </w:rPr>
        <w:t>We repeated the same analysis with model VFCI.</w:t>
      </w:r>
    </w:p>
    <w:p w:rsidR="004319C8" w:rsidRPr="00183705" w:rsidRDefault="004319C8" w:rsidP="004319C8">
      <w:pPr>
        <w:jc w:val="both"/>
        <w:rPr>
          <w:rFonts w:asciiTheme="majorHAnsi" w:hAnsiTheme="majorHAnsi"/>
        </w:rPr>
      </w:pPr>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sidRPr="004319C8">
        <w:rPr>
          <w:rFonts w:asciiTheme="majorHAnsi" w:hAnsiTheme="majorHAnsi"/>
          <w:vertAlign w:val="superscript"/>
        </w:rPr>
        <w:t>VF</w:t>
      </w:r>
      <w:r>
        <w:rPr>
          <w:rFonts w:asciiTheme="majorHAnsi" w:hAnsiTheme="majorHAnsi"/>
        </w:rPr>
        <w:t xml:space="preserve"> were </w:t>
      </w:r>
      <w:r w:rsidR="00941654">
        <w:rPr>
          <w:rFonts w:asciiTheme="majorHAnsi" w:hAnsiTheme="majorHAnsi"/>
        </w:rPr>
        <w:t>0.34</w:t>
      </w:r>
      <w:r>
        <w:rPr>
          <w:rFonts w:asciiTheme="majorHAnsi" w:hAnsiTheme="majorHAnsi"/>
        </w:rPr>
        <w:t>±</w:t>
      </w:r>
      <w:del w:id="84" w:author="Jan Balaguer" w:date="2014-06-05T11:37:00Z">
        <w:r w:rsidR="00941654" w:rsidDel="00C24895">
          <w:rPr>
            <w:rFonts w:asciiTheme="majorHAnsi" w:hAnsiTheme="majorHAnsi"/>
          </w:rPr>
          <w:delText>0.21</w:delText>
        </w:r>
      </w:del>
      <w:ins w:id="85" w:author="Jan Balaguer" w:date="2014-06-05T11:37:00Z">
        <w:r w:rsidR="00C24895">
          <w:rPr>
            <w:rFonts w:asciiTheme="majorHAnsi" w:hAnsiTheme="majorHAnsi"/>
          </w:rPr>
          <w:t>0.20</w:t>
        </w:r>
      </w:ins>
      <w:r>
        <w:rPr>
          <w:rFonts w:asciiTheme="majorHAnsi" w:hAnsiTheme="majorHAnsi"/>
        </w:rPr>
        <w:t xml:space="preserve"> in the familiar condition and </w:t>
      </w:r>
      <w:r w:rsidR="00941654">
        <w:rPr>
          <w:rFonts w:asciiTheme="majorHAnsi" w:hAnsiTheme="majorHAnsi"/>
        </w:rPr>
        <w:t>0.49</w:t>
      </w:r>
      <w:r>
        <w:rPr>
          <w:rFonts w:asciiTheme="majorHAnsi" w:hAnsiTheme="majorHAnsi"/>
        </w:rPr>
        <w:t>±</w:t>
      </w:r>
      <w:del w:id="86" w:author="Jan Balaguer" w:date="2014-06-05T11:37:00Z">
        <w:r w:rsidR="00941654" w:rsidDel="00C24895">
          <w:rPr>
            <w:rFonts w:asciiTheme="majorHAnsi" w:hAnsiTheme="majorHAnsi"/>
          </w:rPr>
          <w:delText>0.27</w:delText>
        </w:r>
      </w:del>
      <w:ins w:id="87" w:author="Jan Balaguer" w:date="2014-06-05T11:37:00Z">
        <w:r w:rsidR="00C24895">
          <w:rPr>
            <w:rFonts w:asciiTheme="majorHAnsi" w:hAnsiTheme="majorHAnsi"/>
          </w:rPr>
          <w:t>0.24</w:t>
        </w:r>
      </w:ins>
      <w:r>
        <w:rPr>
          <w:rFonts w:asciiTheme="majorHAnsi" w:hAnsiTheme="majorHAnsi"/>
        </w:rPr>
        <w:t xml:space="preserve"> in the novel condition, diverging significantly from optimal values (</w:t>
      </w:r>
      <w:r w:rsidR="00941654">
        <w:rPr>
          <w:rFonts w:asciiTheme="majorHAnsi" w:hAnsiTheme="majorHAnsi"/>
        </w:rPr>
        <w:t>0.21±0.08</w:t>
      </w:r>
      <w:r>
        <w:rPr>
          <w:rFonts w:asciiTheme="majorHAnsi" w:hAnsiTheme="majorHAnsi"/>
        </w:rPr>
        <w:t xml:space="preserve"> and </w:t>
      </w:r>
      <w:r w:rsidR="00941654">
        <w:rPr>
          <w:rFonts w:asciiTheme="majorHAnsi" w:hAnsiTheme="majorHAnsi"/>
        </w:rPr>
        <w:t>0.18±0.08</w:t>
      </w:r>
      <w:r>
        <w:rPr>
          <w:rFonts w:asciiTheme="majorHAnsi" w:hAnsiTheme="majorHAnsi"/>
        </w:rPr>
        <w:t xml:space="preserve"> respectively; both </w:t>
      </w:r>
      <w:proofErr w:type="gramStart"/>
      <w:r>
        <w:rPr>
          <w:rFonts w:asciiTheme="majorHAnsi" w:hAnsiTheme="majorHAnsi"/>
        </w:rPr>
        <w:t>t</w:t>
      </w:r>
      <w:r w:rsidRPr="004319C8">
        <w:rPr>
          <w:rFonts w:asciiTheme="majorHAnsi" w:hAnsiTheme="majorHAnsi"/>
          <w:vertAlign w:val="subscript"/>
        </w:rPr>
        <w:t>(</w:t>
      </w:r>
      <w:proofErr w:type="gramEnd"/>
      <w:r>
        <w:rPr>
          <w:rFonts w:asciiTheme="majorHAnsi" w:hAnsiTheme="majorHAnsi"/>
          <w:vertAlign w:val="subscript"/>
        </w:rPr>
        <w:t>17)</w:t>
      </w:r>
      <w:r>
        <w:rPr>
          <w:rFonts w:asciiTheme="majorHAnsi" w:hAnsiTheme="majorHAnsi"/>
        </w:rPr>
        <w:t xml:space="preserve"> &gt; </w:t>
      </w:r>
      <w:del w:id="88" w:author="Jan Balaguer" w:date="2014-06-05T11:38:00Z">
        <w:r w:rsidDel="00C24895">
          <w:rPr>
            <w:rFonts w:asciiTheme="majorHAnsi" w:hAnsiTheme="majorHAnsi"/>
          </w:rPr>
          <w:delText>3.01</w:delText>
        </w:r>
      </w:del>
      <w:ins w:id="89" w:author="Jan Balaguer" w:date="2014-06-05T11:38:00Z">
        <w:r w:rsidR="00C24895">
          <w:rPr>
            <w:rFonts w:asciiTheme="majorHAnsi" w:hAnsiTheme="majorHAnsi"/>
          </w:rPr>
          <w:t>3.65</w:t>
        </w:r>
      </w:ins>
      <w:r>
        <w:rPr>
          <w:rFonts w:asciiTheme="majorHAnsi" w:hAnsiTheme="majorHAnsi"/>
        </w:rPr>
        <w:t xml:space="preserve"> and p &lt; </w:t>
      </w:r>
      <w:del w:id="90" w:author="Jan Balaguer" w:date="2014-06-05T11:38:00Z">
        <w:r w:rsidDel="00C24895">
          <w:rPr>
            <w:rFonts w:asciiTheme="majorHAnsi" w:hAnsiTheme="majorHAnsi"/>
          </w:rPr>
          <w:delText>0.008</w:delText>
        </w:r>
      </w:del>
      <w:ins w:id="91" w:author="Jan Balaguer" w:date="2014-06-05T11:38:00Z">
        <w:r w:rsidR="00C24895">
          <w:rPr>
            <w:rFonts w:asciiTheme="majorHAnsi" w:hAnsiTheme="majorHAnsi"/>
          </w:rPr>
          <w:t>0.002</w:t>
        </w:r>
      </w:ins>
      <w:r>
        <w:rPr>
          <w:rFonts w:asciiTheme="majorHAnsi" w:hAnsiTheme="majorHAnsi"/>
        </w:rPr>
        <w:t xml:space="preserve">). Fitting values of </w:t>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 xml:space="preserve"> were </w:t>
      </w:r>
      <w:del w:id="92" w:author="Jan Balaguer" w:date="2014-06-05T11:38:00Z">
        <w:r w:rsidR="00941654" w:rsidDel="00C24895">
          <w:rPr>
            <w:rFonts w:asciiTheme="majorHAnsi" w:hAnsiTheme="majorHAnsi"/>
          </w:rPr>
          <w:delText>0.41</w:delText>
        </w:r>
      </w:del>
      <w:ins w:id="93" w:author="Jan Balaguer" w:date="2014-06-05T11:38:00Z">
        <w:r w:rsidR="00C24895">
          <w:rPr>
            <w:rFonts w:asciiTheme="majorHAnsi" w:hAnsiTheme="majorHAnsi"/>
          </w:rPr>
          <w:t>0.44</w:t>
        </w:r>
      </w:ins>
      <w:r>
        <w:rPr>
          <w:rFonts w:asciiTheme="majorHAnsi" w:hAnsiTheme="majorHAnsi"/>
        </w:rPr>
        <w:t>±</w:t>
      </w:r>
      <w:del w:id="94" w:author="Jan Balaguer" w:date="2014-06-05T11:38:00Z">
        <w:r w:rsidR="00941654" w:rsidDel="00C24895">
          <w:rPr>
            <w:rFonts w:asciiTheme="majorHAnsi" w:hAnsiTheme="majorHAnsi"/>
          </w:rPr>
          <w:delText>0.27</w:delText>
        </w:r>
      </w:del>
      <w:ins w:id="95" w:author="Jan Balaguer" w:date="2014-06-05T11:38:00Z">
        <w:r w:rsidR="00C24895">
          <w:rPr>
            <w:rFonts w:asciiTheme="majorHAnsi" w:hAnsiTheme="majorHAnsi"/>
          </w:rPr>
          <w:t>0.22</w:t>
        </w:r>
      </w:ins>
      <w:r>
        <w:rPr>
          <w:rFonts w:asciiTheme="majorHAnsi" w:hAnsiTheme="majorHAnsi"/>
        </w:rPr>
        <w:t xml:space="preserve"> in the familiar condition</w:t>
      </w:r>
      <w:r w:rsidR="00941654">
        <w:rPr>
          <w:rFonts w:asciiTheme="majorHAnsi" w:hAnsiTheme="majorHAnsi"/>
        </w:rPr>
        <w:t xml:space="preserve"> (</w:t>
      </w:r>
      <w:del w:id="96" w:author="Jan Balaguer" w:date="2014-06-05T11:39:00Z">
        <w:r w:rsidR="00941654" w:rsidDel="00C24895">
          <w:rPr>
            <w:rFonts w:asciiTheme="majorHAnsi" w:hAnsiTheme="majorHAnsi"/>
          </w:rPr>
          <w:delText xml:space="preserve">not </w:delText>
        </w:r>
      </w:del>
      <w:ins w:id="97" w:author="Jan Balaguer" w:date="2014-06-05T11:39:00Z">
        <w:r w:rsidR="00C24895">
          <w:rPr>
            <w:rFonts w:asciiTheme="majorHAnsi" w:hAnsiTheme="majorHAnsi"/>
          </w:rPr>
          <w:t xml:space="preserve">marginally </w:t>
        </w:r>
      </w:ins>
      <w:r w:rsidR="00941654">
        <w:rPr>
          <w:rFonts w:asciiTheme="majorHAnsi" w:hAnsiTheme="majorHAnsi"/>
        </w:rPr>
        <w:t xml:space="preserve">significantly diverging from optimal values 0.33±0.07; </w:t>
      </w:r>
      <w:proofErr w:type="gramStart"/>
      <w:r w:rsidR="00941654">
        <w:rPr>
          <w:rFonts w:asciiTheme="majorHAnsi" w:hAnsiTheme="majorHAnsi"/>
        </w:rPr>
        <w:t>t</w:t>
      </w:r>
      <w:r w:rsidR="00941654" w:rsidRPr="00941654">
        <w:rPr>
          <w:rFonts w:asciiTheme="majorHAnsi" w:hAnsiTheme="majorHAnsi"/>
          <w:vertAlign w:val="subscript"/>
        </w:rPr>
        <w:t>(</w:t>
      </w:r>
      <w:proofErr w:type="gramEnd"/>
      <w:r w:rsidR="00941654" w:rsidRPr="00941654">
        <w:rPr>
          <w:rFonts w:asciiTheme="majorHAnsi" w:hAnsiTheme="majorHAnsi"/>
          <w:vertAlign w:val="subscript"/>
        </w:rPr>
        <w:t>17)</w:t>
      </w:r>
      <w:r w:rsidR="00941654">
        <w:rPr>
          <w:rFonts w:asciiTheme="majorHAnsi" w:hAnsiTheme="majorHAnsi"/>
        </w:rPr>
        <w:t xml:space="preserve"> = </w:t>
      </w:r>
      <w:del w:id="98" w:author="Jan Balaguer" w:date="2014-06-05T11:39:00Z">
        <w:r w:rsidR="00941654" w:rsidDel="00C24895">
          <w:rPr>
            <w:rFonts w:asciiTheme="majorHAnsi" w:hAnsiTheme="majorHAnsi"/>
          </w:rPr>
          <w:delText>1.20</w:delText>
        </w:r>
      </w:del>
      <w:ins w:id="99" w:author="Jan Balaguer" w:date="2014-06-05T11:39:00Z">
        <w:r w:rsidR="00C24895">
          <w:rPr>
            <w:rFonts w:asciiTheme="majorHAnsi" w:hAnsiTheme="majorHAnsi"/>
          </w:rPr>
          <w:t>2.05</w:t>
        </w:r>
      </w:ins>
      <w:r w:rsidR="00941654">
        <w:rPr>
          <w:rFonts w:asciiTheme="majorHAnsi" w:hAnsiTheme="majorHAnsi"/>
        </w:rPr>
        <w:t xml:space="preserve">, p &lt; </w:t>
      </w:r>
      <w:del w:id="100" w:author="Jan Balaguer" w:date="2014-06-05T11:40:00Z">
        <w:r w:rsidR="00941654" w:rsidDel="00C24895">
          <w:rPr>
            <w:rFonts w:asciiTheme="majorHAnsi" w:hAnsiTheme="majorHAnsi"/>
          </w:rPr>
          <w:delText>0.25</w:delText>
        </w:r>
      </w:del>
      <w:ins w:id="101" w:author="Jan Balaguer" w:date="2014-06-05T11:40:00Z">
        <w:r w:rsidR="00C24895">
          <w:rPr>
            <w:rFonts w:asciiTheme="majorHAnsi" w:hAnsiTheme="majorHAnsi"/>
          </w:rPr>
          <w:t>0.056</w:t>
        </w:r>
      </w:ins>
      <w:r w:rsidR="00941654">
        <w:rPr>
          <w:rFonts w:asciiTheme="majorHAnsi" w:hAnsiTheme="majorHAnsi"/>
        </w:rPr>
        <w:t>)</w:t>
      </w:r>
      <w:r>
        <w:rPr>
          <w:rFonts w:asciiTheme="majorHAnsi" w:hAnsiTheme="majorHAnsi"/>
        </w:rPr>
        <w:t xml:space="preserve"> and </w:t>
      </w:r>
      <w:del w:id="102" w:author="Jan Balaguer" w:date="2014-06-05T11:40:00Z">
        <w:r w:rsidR="00941654" w:rsidDel="00C24895">
          <w:rPr>
            <w:rFonts w:asciiTheme="majorHAnsi" w:hAnsiTheme="majorHAnsi"/>
          </w:rPr>
          <w:delText>0.48</w:delText>
        </w:r>
      </w:del>
      <w:ins w:id="103" w:author="Jan Balaguer" w:date="2014-06-05T11:40:00Z">
        <w:r w:rsidR="00C24895">
          <w:rPr>
            <w:rFonts w:asciiTheme="majorHAnsi" w:hAnsiTheme="majorHAnsi"/>
          </w:rPr>
          <w:t>0.42</w:t>
        </w:r>
      </w:ins>
      <w:r>
        <w:rPr>
          <w:rFonts w:asciiTheme="majorHAnsi" w:hAnsiTheme="majorHAnsi"/>
        </w:rPr>
        <w:t>±</w:t>
      </w:r>
      <w:del w:id="104" w:author="Jan Balaguer" w:date="2014-06-05T11:40:00Z">
        <w:r w:rsidR="00941654" w:rsidDel="00C24895">
          <w:rPr>
            <w:rFonts w:asciiTheme="majorHAnsi" w:hAnsiTheme="majorHAnsi"/>
          </w:rPr>
          <w:delText>0.25</w:delText>
        </w:r>
      </w:del>
      <w:ins w:id="105" w:author="Jan Balaguer" w:date="2014-06-05T11:40:00Z">
        <w:r w:rsidR="00C24895">
          <w:rPr>
            <w:rFonts w:asciiTheme="majorHAnsi" w:hAnsiTheme="majorHAnsi"/>
          </w:rPr>
          <w:t>0.27</w:t>
        </w:r>
      </w:ins>
      <w:r>
        <w:rPr>
          <w:rFonts w:asciiTheme="majorHAnsi" w:hAnsiTheme="majorHAnsi"/>
        </w:rPr>
        <w:t xml:space="preserve"> in the novel </w:t>
      </w:r>
      <w:r w:rsidRPr="00183705">
        <w:rPr>
          <w:rFonts w:asciiTheme="majorHAnsi" w:hAnsiTheme="majorHAnsi"/>
        </w:rPr>
        <w:t>condition (</w:t>
      </w:r>
      <w:r w:rsidR="00941654" w:rsidRPr="00183705">
        <w:rPr>
          <w:rFonts w:asciiTheme="majorHAnsi" w:hAnsiTheme="majorHAnsi"/>
        </w:rPr>
        <w:t>significantly diverging from optimal values 0.26±0.08</w:t>
      </w:r>
      <w:r w:rsidRPr="00183705">
        <w:rPr>
          <w:rFonts w:asciiTheme="majorHAnsi" w:hAnsiTheme="majorHAnsi"/>
        </w:rPr>
        <w:t>; t</w:t>
      </w:r>
      <w:r w:rsidRPr="00183705">
        <w:rPr>
          <w:rFonts w:asciiTheme="majorHAnsi" w:hAnsiTheme="majorHAnsi"/>
          <w:vertAlign w:val="subscript"/>
        </w:rPr>
        <w:t>(17)</w:t>
      </w:r>
      <w:r w:rsidRPr="00183705">
        <w:rPr>
          <w:rFonts w:asciiTheme="majorHAnsi" w:hAnsiTheme="majorHAnsi"/>
        </w:rPr>
        <w:t xml:space="preserve"> &gt; </w:t>
      </w:r>
      <w:del w:id="106" w:author="Jan Balaguer" w:date="2014-06-05T11:40:00Z">
        <w:r w:rsidR="00941654" w:rsidRPr="00183705" w:rsidDel="00C24895">
          <w:rPr>
            <w:rFonts w:asciiTheme="majorHAnsi" w:hAnsiTheme="majorHAnsi"/>
          </w:rPr>
          <w:delText>4.16</w:delText>
        </w:r>
      </w:del>
      <w:ins w:id="107" w:author="Jan Balaguer" w:date="2014-06-05T11:40:00Z">
        <w:r w:rsidR="00C24895">
          <w:rPr>
            <w:rFonts w:asciiTheme="majorHAnsi" w:hAnsiTheme="majorHAnsi"/>
          </w:rPr>
          <w:t>2.64</w:t>
        </w:r>
      </w:ins>
      <w:r w:rsidRPr="00183705">
        <w:rPr>
          <w:rFonts w:asciiTheme="majorHAnsi" w:hAnsiTheme="majorHAnsi"/>
        </w:rPr>
        <w:t xml:space="preserve"> and p &lt; </w:t>
      </w:r>
      <w:del w:id="108" w:author="Jan Balaguer" w:date="2014-06-05T11:40:00Z">
        <w:r w:rsidRPr="00183705" w:rsidDel="00C24895">
          <w:rPr>
            <w:rFonts w:asciiTheme="majorHAnsi" w:hAnsiTheme="majorHAnsi"/>
          </w:rPr>
          <w:delText>0.</w:delText>
        </w:r>
        <w:r w:rsidR="00941654" w:rsidRPr="00183705" w:rsidDel="00C24895">
          <w:rPr>
            <w:rFonts w:asciiTheme="majorHAnsi" w:hAnsiTheme="majorHAnsi"/>
          </w:rPr>
          <w:delText>001</w:delText>
        </w:r>
      </w:del>
      <w:ins w:id="109" w:author="Jan Balaguer" w:date="2014-06-05T11:40:00Z">
        <w:r w:rsidR="00C24895">
          <w:rPr>
            <w:rFonts w:asciiTheme="majorHAnsi" w:hAnsiTheme="majorHAnsi"/>
          </w:rPr>
          <w:t>0.016</w:t>
        </w:r>
      </w:ins>
      <w:r w:rsidRPr="00183705">
        <w:rPr>
          <w:rFonts w:asciiTheme="majorHAnsi" w:hAnsiTheme="majorHAnsi"/>
        </w:rPr>
        <w:t>).</w:t>
      </w:r>
    </w:p>
    <w:p w:rsidR="00183705" w:rsidRPr="00183705" w:rsidRDefault="003F3520" w:rsidP="00E35DF5">
      <w:pPr>
        <w:jc w:val="both"/>
        <w:rPr>
          <w:rFonts w:ascii="Calibri" w:hAnsi="Calibri"/>
          <w:lang w:val="en-GB"/>
        </w:rPr>
      </w:pPr>
      <w:ins w:id="110" w:author="Jan Balaguer" w:date="2014-06-05T11:46:00Z">
        <w:r>
          <w:rPr>
            <w:rFonts w:ascii="Calibri" w:hAnsi="Calibri"/>
            <w:lang w:val="en-GB"/>
          </w:rPr>
          <w:t xml:space="preserve">A significant </w:t>
        </w:r>
        <w:r w:rsidRPr="00183705">
          <w:rPr>
            <w:rFonts w:ascii="Calibri" w:hAnsi="Calibri"/>
            <w:lang w:val="en-GB"/>
          </w:rPr>
          <w:t xml:space="preserve">correlation was found between </w:t>
        </w:r>
        <w:r w:rsidRPr="00183705">
          <w:rPr>
            <w:rFonts w:asciiTheme="majorHAnsi" w:hAnsiTheme="majorHAnsi"/>
          </w:rPr>
          <w:sym w:font="Symbol" w:char="F061"/>
        </w:r>
        <w:r w:rsidRPr="00183705">
          <w:rPr>
            <w:rFonts w:asciiTheme="majorHAnsi" w:hAnsiTheme="majorHAnsi"/>
            <w:vertAlign w:val="subscript"/>
          </w:rPr>
          <w:t>R</w:t>
        </w:r>
        <w:r>
          <w:rPr>
            <w:rFonts w:asciiTheme="majorHAnsi" w:hAnsiTheme="majorHAnsi"/>
            <w:vertAlign w:val="superscript"/>
          </w:rPr>
          <w:t>CI</w:t>
        </w:r>
        <w:r>
          <w:rPr>
            <w:rFonts w:asciiTheme="majorHAnsi" w:hAnsiTheme="majorHAnsi"/>
          </w:rPr>
          <w:t xml:space="preserve"> and performance only in the familiar condition (r = -0.53, p &lt; 0.022).</w:t>
        </w:r>
        <w:r>
          <w:rPr>
            <w:rStyle w:val="CommentReference"/>
            <w:vanish/>
          </w:rPr>
          <w:commentReference w:id="111"/>
        </w:r>
        <w:r>
          <w:rPr>
            <w:rFonts w:asciiTheme="majorHAnsi" w:hAnsiTheme="majorHAnsi"/>
          </w:rPr>
          <w:t xml:space="preserve"> </w:t>
        </w:r>
      </w:ins>
      <w:commentRangeStart w:id="112"/>
      <w:del w:id="113" w:author="Jan Balaguer" w:date="2014-06-05T11:44:00Z">
        <w:r w:rsidR="00183705" w:rsidRPr="00183705" w:rsidDel="00C24895">
          <w:rPr>
            <w:rFonts w:ascii="Calibri" w:hAnsi="Calibri"/>
            <w:lang w:val="en-GB"/>
          </w:rPr>
          <w:delText xml:space="preserve">No </w:delText>
        </w:r>
      </w:del>
      <w:ins w:id="114" w:author="Jan Balaguer" w:date="2014-06-05T11:44:00Z">
        <w:r w:rsidR="00C24895">
          <w:rPr>
            <w:rFonts w:ascii="Calibri" w:hAnsi="Calibri"/>
            <w:lang w:val="en-GB"/>
          </w:rPr>
          <w:t>A marginally</w:t>
        </w:r>
        <w:r w:rsidR="00C24895" w:rsidRPr="00183705">
          <w:rPr>
            <w:rFonts w:ascii="Calibri" w:hAnsi="Calibri"/>
            <w:lang w:val="en-GB"/>
          </w:rPr>
          <w:t xml:space="preserve"> </w:t>
        </w:r>
      </w:ins>
      <w:r w:rsidR="00183705">
        <w:rPr>
          <w:rFonts w:ascii="Calibri" w:hAnsi="Calibri"/>
          <w:lang w:val="en-GB"/>
        </w:rPr>
        <w:t xml:space="preserve">significant </w:t>
      </w:r>
      <w:r w:rsidR="00183705" w:rsidRPr="00183705">
        <w:rPr>
          <w:rFonts w:ascii="Calibri" w:hAnsi="Calibri"/>
          <w:lang w:val="en-GB"/>
        </w:rPr>
        <w:t xml:space="preserve">correlation was found between </w:t>
      </w:r>
      <w:r w:rsidR="00183705" w:rsidRPr="00183705">
        <w:rPr>
          <w:rFonts w:asciiTheme="majorHAnsi" w:hAnsiTheme="majorHAnsi"/>
        </w:rPr>
        <w:sym w:font="Symbol" w:char="F061"/>
      </w:r>
      <w:r w:rsidR="00183705" w:rsidRPr="00183705">
        <w:rPr>
          <w:rFonts w:asciiTheme="majorHAnsi" w:hAnsiTheme="majorHAnsi"/>
          <w:vertAlign w:val="subscript"/>
        </w:rPr>
        <w:t>R</w:t>
      </w:r>
      <w:r w:rsidR="00183705">
        <w:rPr>
          <w:rFonts w:asciiTheme="majorHAnsi" w:hAnsiTheme="majorHAnsi"/>
          <w:vertAlign w:val="superscript"/>
        </w:rPr>
        <w:t>VF</w:t>
      </w:r>
      <w:r w:rsidR="00183705">
        <w:rPr>
          <w:rFonts w:asciiTheme="majorHAnsi" w:hAnsiTheme="majorHAnsi"/>
        </w:rPr>
        <w:t xml:space="preserve"> </w:t>
      </w:r>
      <w:del w:id="115" w:author="Jan Balaguer" w:date="2014-06-05T11:44:00Z">
        <w:r w:rsidR="00183705" w:rsidDel="00C24895">
          <w:rPr>
            <w:rFonts w:asciiTheme="majorHAnsi" w:hAnsiTheme="majorHAnsi"/>
          </w:rPr>
          <w:delText xml:space="preserve">(or </w:delText>
        </w:r>
        <w:r w:rsidR="00183705" w:rsidRPr="00183705" w:rsidDel="00C24895">
          <w:rPr>
            <w:rFonts w:asciiTheme="majorHAnsi" w:hAnsiTheme="majorHAnsi"/>
          </w:rPr>
          <w:sym w:font="Symbol" w:char="F061"/>
        </w:r>
        <w:r w:rsidR="00183705" w:rsidRPr="00183705" w:rsidDel="00C24895">
          <w:rPr>
            <w:rFonts w:asciiTheme="majorHAnsi" w:hAnsiTheme="majorHAnsi"/>
            <w:vertAlign w:val="subscript"/>
          </w:rPr>
          <w:delText>R</w:delText>
        </w:r>
        <w:r w:rsidR="00183705" w:rsidDel="00C24895">
          <w:rPr>
            <w:rFonts w:asciiTheme="majorHAnsi" w:hAnsiTheme="majorHAnsi"/>
            <w:vertAlign w:val="superscript"/>
          </w:rPr>
          <w:delText>CI</w:delText>
        </w:r>
        <w:r w:rsidR="00183705" w:rsidDel="00C24895">
          <w:rPr>
            <w:rFonts w:asciiTheme="majorHAnsi" w:hAnsiTheme="majorHAnsi"/>
          </w:rPr>
          <w:delText xml:space="preserve">) </w:delText>
        </w:r>
      </w:del>
      <w:r w:rsidR="00183705">
        <w:rPr>
          <w:rFonts w:asciiTheme="majorHAnsi" w:hAnsiTheme="majorHAnsi"/>
        </w:rPr>
        <w:t xml:space="preserve">and performance </w:t>
      </w:r>
      <w:ins w:id="116" w:author="Jan Balaguer" w:date="2014-06-05T11:47:00Z">
        <w:r>
          <w:rPr>
            <w:rFonts w:asciiTheme="majorHAnsi" w:hAnsiTheme="majorHAnsi"/>
          </w:rPr>
          <w:t xml:space="preserve">only </w:t>
        </w:r>
      </w:ins>
      <w:del w:id="117" w:author="Jan Balaguer" w:date="2014-06-05T11:44:00Z">
        <w:r w:rsidR="00183705" w:rsidDel="00C24895">
          <w:rPr>
            <w:rFonts w:asciiTheme="majorHAnsi" w:hAnsiTheme="majorHAnsi"/>
          </w:rPr>
          <w:delText xml:space="preserve">for </w:delText>
        </w:r>
      </w:del>
      <w:ins w:id="118" w:author="Jan Balaguer" w:date="2014-06-05T11:44:00Z">
        <w:r w:rsidR="00C24895">
          <w:rPr>
            <w:rFonts w:asciiTheme="majorHAnsi" w:hAnsiTheme="majorHAnsi"/>
          </w:rPr>
          <w:t xml:space="preserve">in the </w:t>
        </w:r>
      </w:ins>
      <w:del w:id="119" w:author="Jan Balaguer" w:date="2014-06-05T11:44:00Z">
        <w:r w:rsidR="00183705" w:rsidDel="003F3520">
          <w:rPr>
            <w:rFonts w:asciiTheme="majorHAnsi" w:hAnsiTheme="majorHAnsi"/>
          </w:rPr>
          <w:delText xml:space="preserve">familiar </w:delText>
        </w:r>
      </w:del>
      <w:ins w:id="120" w:author="Jan Balaguer" w:date="2014-06-05T11:44:00Z">
        <w:r>
          <w:rPr>
            <w:rFonts w:asciiTheme="majorHAnsi" w:hAnsiTheme="majorHAnsi"/>
          </w:rPr>
          <w:t xml:space="preserve">novel condition (r = </w:t>
        </w:r>
      </w:ins>
      <w:ins w:id="121" w:author="Jan Balaguer" w:date="2014-06-05T11:45:00Z">
        <w:r>
          <w:rPr>
            <w:rFonts w:asciiTheme="majorHAnsi" w:hAnsiTheme="majorHAnsi"/>
          </w:rPr>
          <w:t>-</w:t>
        </w:r>
      </w:ins>
      <w:ins w:id="122" w:author="Jan Balaguer" w:date="2014-06-05T11:44:00Z">
        <w:r>
          <w:rPr>
            <w:rFonts w:asciiTheme="majorHAnsi" w:hAnsiTheme="majorHAnsi"/>
          </w:rPr>
          <w:t>0</w:t>
        </w:r>
      </w:ins>
      <w:ins w:id="123" w:author="Jan Balaguer" w:date="2014-06-05T11:45:00Z">
        <w:r>
          <w:rPr>
            <w:rFonts w:asciiTheme="majorHAnsi" w:hAnsiTheme="majorHAnsi"/>
          </w:rPr>
          <w:t>.45</w:t>
        </w:r>
      </w:ins>
      <w:ins w:id="124" w:author="Jan Balaguer" w:date="2014-06-05T11:44:00Z">
        <w:r>
          <w:rPr>
            <w:rFonts w:asciiTheme="majorHAnsi" w:hAnsiTheme="majorHAnsi"/>
          </w:rPr>
          <w:t>, p &lt; 0.058</w:t>
        </w:r>
        <w:r w:rsidR="00C24895">
          <w:rPr>
            <w:rFonts w:asciiTheme="majorHAnsi" w:hAnsiTheme="majorHAnsi"/>
          </w:rPr>
          <w:t>)</w:t>
        </w:r>
      </w:ins>
      <w:ins w:id="125" w:author="Jan Balaguer" w:date="2014-06-05T11:47:00Z">
        <w:r>
          <w:rPr>
            <w:rFonts w:asciiTheme="majorHAnsi" w:hAnsiTheme="majorHAnsi"/>
          </w:rPr>
          <w:t>, with no significant correlation in the familiar condition</w:t>
        </w:r>
      </w:ins>
      <w:del w:id="126" w:author="Jan Balaguer" w:date="2014-06-05T11:46:00Z">
        <w:r w:rsidR="00183705" w:rsidDel="003F3520">
          <w:rPr>
            <w:rFonts w:asciiTheme="majorHAnsi" w:hAnsiTheme="majorHAnsi"/>
          </w:rPr>
          <w:delText>and novel conditions</w:delText>
        </w:r>
      </w:del>
      <w:r w:rsidR="00183705">
        <w:rPr>
          <w:rFonts w:asciiTheme="majorHAnsi" w:hAnsiTheme="majorHAnsi"/>
        </w:rPr>
        <w:t>.</w:t>
      </w:r>
      <w:commentRangeEnd w:id="112"/>
      <w:r w:rsidR="00EB26BF">
        <w:rPr>
          <w:rStyle w:val="CommentReference"/>
          <w:vanish/>
        </w:rPr>
        <w:commentReference w:id="112"/>
      </w:r>
    </w:p>
    <w:p w:rsidR="008F4FD2" w:rsidRPr="00E35DF5" w:rsidRDefault="00310219" w:rsidP="00E35DF5">
      <w:pPr>
        <w:jc w:val="both"/>
        <w:rPr>
          <w:rFonts w:ascii="Calibri" w:hAnsi="Calibri"/>
          <w:lang w:val="en-GB"/>
        </w:rPr>
      </w:pPr>
      <w:r>
        <w:rPr>
          <w:rFonts w:ascii="Calibri" w:hAnsi="Calibri"/>
          <w:b/>
          <w:lang w:val="en-GB"/>
        </w:rPr>
        <w:br w:type="column"/>
      </w:r>
      <w:r w:rsidR="008F4FD2">
        <w:rPr>
          <w:rFonts w:ascii="Calibri" w:hAnsi="Calibri"/>
          <w:b/>
          <w:noProof/>
          <w:lang w:eastAsia="en-US"/>
        </w:rPr>
        <w:drawing>
          <wp:inline distT="0" distB="0" distL="0" distR="0">
            <wp:extent cx="4386668" cy="5028416"/>
            <wp:effectExtent l="25400" t="0" r="7532"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6"/>
                        <a:srcRect t="10100" r="9528" b="16833"/>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7"/>
                        <a:srcRect t="10100" r="9528" b="16833"/>
                        <a:stretch>
                          <a:fillRect/>
                        </a:stretch>
                      </pic:blipFill>
                    </ve:Fallback>
                  </ve:AlternateContent>
                  <pic:spPr>
                    <a:xfrm>
                      <a:off x="0" y="0"/>
                      <a:ext cx="4390853" cy="5033213"/>
                    </a:xfrm>
                    <a:prstGeom prst="rect">
                      <a:avLst/>
                    </a:prstGeom>
                  </pic:spPr>
                </pic:pic>
              </a:graphicData>
            </a:graphic>
          </wp:inline>
        </w:drawing>
      </w:r>
      <w:commentRangeStart w:id="127"/>
    </w:p>
    <w:p w:rsidR="008F4FD2" w:rsidRPr="001A3E5F" w:rsidRDefault="008F4FD2" w:rsidP="008F4FD2">
      <w:pPr>
        <w:jc w:val="both"/>
        <w:rPr>
          <w:rFonts w:ascii="Calibri" w:hAnsi="Calibri"/>
          <w:b/>
          <w:lang w:val="en-GB"/>
        </w:rPr>
      </w:pPr>
    </w:p>
    <w:commentRangeEnd w:id="127"/>
    <w:p w:rsidR="008F4FD2" w:rsidRDefault="00E35DF5" w:rsidP="008F4FD2">
      <w:pPr>
        <w:jc w:val="both"/>
        <w:rPr>
          <w:rFonts w:ascii="Calibri" w:hAnsi="Calibri"/>
          <w:lang w:val="en-GB"/>
        </w:rPr>
      </w:pPr>
      <w:r>
        <w:rPr>
          <w:rStyle w:val="CommentReference"/>
          <w:vanish/>
        </w:rPr>
        <w:commentReference w:id="127"/>
      </w:r>
      <w:r w:rsidR="009563F1">
        <w:rPr>
          <w:rFonts w:ascii="Calibri" w:hAnsi="Calibri"/>
          <w:noProof/>
        </w:rPr>
        <w:pict>
          <v:shape id="_x0000_s1035" type="#_x0000_t202" style="position:absolute;left:0;text-align:left;margin-left:0;margin-top:1.75pt;width:468pt;height:108pt;z-index:251666432;mso-wrap-edited:f;mso-position-horizontal:absolute;mso-position-horizontal-relative:text;mso-position-vertical:absolute;mso-position-vertical-relative:text" wrapcoords="0 0 21600 0 21600 21600 0 21600 0 0" filled="f" stroked="f">
            <v:fill o:detectmouseclick="t"/>
            <v:textbox style="mso-next-textbox:#_x0000_s1035" inset=",7.2pt,,7.2pt">
              <w:txbxContent>
                <w:p w:rsidR="00CF4734" w:rsidRPr="003E04B2" w:rsidRDefault="00CF4734"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r w:rsidRPr="003E04B2">
                    <w:rPr>
                      <w:rFonts w:asciiTheme="majorHAnsi" w:hAnsiTheme="majorHAnsi"/>
                      <w:b/>
                      <w:sz w:val="22"/>
                    </w:rPr>
                    <w:t>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 xml:space="preserve">lines).  % </w:t>
                  </w:r>
                  <w:proofErr w:type="gramStart"/>
                  <w:r w:rsidRPr="003E04B2">
                    <w:rPr>
                      <w:rFonts w:asciiTheme="majorHAnsi" w:hAnsiTheme="majorHAnsi"/>
                      <w:sz w:val="22"/>
                    </w:rPr>
                    <w:t>a</w:t>
                  </w:r>
                  <w:r>
                    <w:rPr>
                      <w:rFonts w:asciiTheme="majorHAnsi" w:hAnsiTheme="majorHAnsi"/>
                      <w:sz w:val="22"/>
                    </w:rPr>
                    <w:t>ccuracy</w:t>
                  </w:r>
                  <w:proofErr w:type="gramEnd"/>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proofErr w:type="spellStart"/>
                  <w:r>
                    <w:rPr>
                      <w:rFonts w:asciiTheme="majorHAnsi" w:hAnsiTheme="majorHAnsi"/>
                      <w:sz w:val="22"/>
                    </w:rPr>
                    <w:t>peformance</w:t>
                  </w:r>
                  <w:proofErr w:type="spellEnd"/>
                  <w:r>
                    <w:rPr>
                      <w:rFonts w:asciiTheme="majorHAnsi" w:hAnsiTheme="majorHAnsi"/>
                      <w:sz w:val="22"/>
                    </w:rPr>
                    <w:t xml:space="preserve"> </w:t>
                  </w:r>
                  <w:proofErr w:type="spellStart"/>
                  <w:r>
                    <w:rPr>
                      <w:rFonts w:asciiTheme="majorHAnsi" w:hAnsiTheme="majorHAnsi"/>
                      <w:sz w:val="22"/>
                    </w:rPr>
                    <w:t>paramet</w:t>
                  </w:r>
                  <w:r w:rsidRPr="003E04B2">
                    <w:rPr>
                      <w:rFonts w:asciiTheme="majorHAnsi" w:hAnsiTheme="majorHAnsi"/>
                      <w:sz w:val="22"/>
                    </w:rPr>
                    <w:t>risation</w:t>
                  </w:r>
                  <w:proofErr w:type="spellEnd"/>
                  <w:r w:rsidRPr="003E04B2">
                    <w:rPr>
                      <w:rFonts w:asciiTheme="majorHAnsi" w:hAnsiTheme="majorHAnsi"/>
                      <w:sz w:val="22"/>
                    </w:rPr>
                    <w:t xml:space="preserve">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w:t>
                  </w:r>
                  <w:proofErr w:type="spellStart"/>
                  <w:r>
                    <w:rPr>
                      <w:rFonts w:asciiTheme="majorHAnsi" w:hAnsiTheme="majorHAnsi"/>
                      <w:sz w:val="22"/>
                    </w:rPr>
                    <w:t>bayesian</w:t>
                  </w:r>
                  <w:proofErr w:type="spellEnd"/>
                  <w:r>
                    <w:rPr>
                      <w:rFonts w:asciiTheme="majorHAnsi" w:hAnsiTheme="majorHAnsi"/>
                      <w:sz w:val="22"/>
                    </w:rPr>
                    <w:t xml:space="preserve">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rPr>
          <w:rFonts w:ascii="Calibri" w:hAnsi="Calibri"/>
        </w:rPr>
      </w:pPr>
    </w:p>
    <w:p w:rsidR="008F4FD2" w:rsidRPr="00AB2B27" w:rsidRDefault="008F4FD2">
      <w:pPr>
        <w:rPr>
          <w:rFonts w:asciiTheme="majorHAnsi" w:hAnsiTheme="majorHAnsi"/>
          <w:b/>
        </w:rPr>
      </w:pPr>
    </w:p>
    <w:p w:rsidR="00AB2B27" w:rsidRDefault="00AB2B27">
      <w:pPr>
        <w:rPr>
          <w:rFonts w:asciiTheme="majorHAnsi" w:hAnsiTheme="majorHAnsi"/>
        </w:rPr>
      </w:pPr>
    </w:p>
    <w:p w:rsidR="00AB2B27" w:rsidRDefault="00AB2B27">
      <w:pPr>
        <w:rPr>
          <w:rFonts w:asciiTheme="majorHAnsi" w:hAnsiTheme="majorHAnsi"/>
        </w:rPr>
      </w:pPr>
    </w:p>
    <w:p w:rsidR="00AB2B27" w:rsidRDefault="00AB2B27">
      <w:pPr>
        <w:rPr>
          <w:rFonts w:asciiTheme="majorHAnsi" w:hAnsiTheme="majorHAnsi"/>
          <w:b/>
        </w:rPr>
      </w:pPr>
      <w:r>
        <w:rPr>
          <w:rFonts w:asciiTheme="majorHAnsi" w:hAnsiTheme="majorHAnsi"/>
          <w:b/>
        </w:rPr>
        <w:br w:type="page"/>
      </w:r>
    </w:p>
    <w:p w:rsidR="008F4FD2" w:rsidRDefault="008F4FD2" w:rsidP="008F4FD2">
      <w:pPr>
        <w:rPr>
          <w:rFonts w:asciiTheme="majorHAnsi" w:hAnsiTheme="majorHAnsi"/>
        </w:rPr>
      </w:pPr>
      <w:r>
        <w:rPr>
          <w:rFonts w:asciiTheme="majorHAnsi" w:hAnsiTheme="majorHAnsi"/>
          <w:b/>
        </w:rPr>
        <w:t>Figure S</w:t>
      </w:r>
      <w:r w:rsidR="00E56EC8">
        <w:rPr>
          <w:rFonts w:asciiTheme="majorHAnsi" w:hAnsiTheme="majorHAnsi"/>
          <w:b/>
        </w:rPr>
        <w:t>2</w:t>
      </w:r>
      <w:r>
        <w:rPr>
          <w:rFonts w:asciiTheme="majorHAnsi" w:hAnsiTheme="majorHAnsi"/>
          <w:b/>
        </w:rPr>
        <w:t xml:space="preserve">.  </w:t>
      </w:r>
      <w:proofErr w:type="gramStart"/>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roofErr w:type="gramEnd"/>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8"/>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9563F1"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CF4734" w:rsidRPr="003E04B2" w:rsidRDefault="00CF4734"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S2</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cue and feedback, rendered onto a template brain at a threshold of p &lt; 0.001 uncorrected. All </w:t>
                  </w:r>
                  <w:proofErr w:type="spellStart"/>
                  <w:r>
                    <w:rPr>
                      <w:rFonts w:asciiTheme="majorHAnsi" w:hAnsiTheme="majorHAnsi"/>
                      <w:sz w:val="22"/>
                    </w:rPr>
                    <w:t>voxels</w:t>
                  </w:r>
                  <w:proofErr w:type="spellEnd"/>
                  <w:r>
                    <w:rPr>
                      <w:rFonts w:asciiTheme="majorHAnsi" w:hAnsiTheme="majorHAnsi"/>
                      <w:sz w:val="22"/>
                    </w:rPr>
                    <w:t xml:space="preserve"> shown survive false discovery rate correction at p &lt; 0.05.  Red circles and numbering indicate the locations of the </w:t>
                  </w:r>
                  <w:proofErr w:type="spellStart"/>
                  <w:r>
                    <w:rPr>
                      <w:rFonts w:asciiTheme="majorHAnsi" w:hAnsiTheme="majorHAnsi"/>
                      <w:sz w:val="22"/>
                    </w:rPr>
                    <w:t>dACC</w:t>
                  </w:r>
                  <w:proofErr w:type="spellEnd"/>
                  <w:r>
                    <w:rPr>
                      <w:rFonts w:asciiTheme="majorHAnsi" w:hAnsiTheme="majorHAnsi"/>
                      <w:sz w:val="22"/>
                    </w:rPr>
                    <w:t xml:space="preserve"> and AINS. </w:t>
                  </w:r>
                  <w:r w:rsidRPr="0096575D">
                    <w:rPr>
                      <w:rFonts w:asciiTheme="majorHAnsi" w:hAnsiTheme="majorHAnsi"/>
                      <w:b/>
                      <w:sz w:val="22"/>
                    </w:rPr>
                    <w:t>B.</w:t>
                  </w:r>
                  <w:r>
                    <w:rPr>
                      <w:rFonts w:asciiTheme="majorHAnsi" w:hAnsiTheme="majorHAnsi"/>
                      <w:sz w:val="22"/>
                    </w:rPr>
                    <w:t xml:space="preserve"> Left panels: BOLD responses in the dorsal anterior </w:t>
                  </w:r>
                  <w:proofErr w:type="spellStart"/>
                  <w:r>
                    <w:rPr>
                      <w:rFonts w:asciiTheme="majorHAnsi" w:hAnsiTheme="majorHAnsi"/>
                      <w:sz w:val="22"/>
                    </w:rPr>
                    <w:t>cingulate</w:t>
                  </w:r>
                  <w:proofErr w:type="spellEnd"/>
                  <w:r>
                    <w:rPr>
                      <w:rFonts w:asciiTheme="majorHAnsi" w:hAnsiTheme="majorHAnsi"/>
                      <w:sz w:val="22"/>
                    </w:rPr>
                    <w:t xml:space="preserve"> cortex (ACC) to correct and error target and </w:t>
                  </w:r>
                  <w:proofErr w:type="spellStart"/>
                  <w:r>
                    <w:rPr>
                      <w:rFonts w:asciiTheme="majorHAnsi" w:hAnsiTheme="majorHAnsi"/>
                      <w:sz w:val="22"/>
                    </w:rPr>
                    <w:t>nontarget</w:t>
                  </w:r>
                  <w:proofErr w:type="spellEnd"/>
                  <w:r>
                    <w:rPr>
                      <w:rFonts w:asciiTheme="majorHAnsi" w:hAnsiTheme="majorHAnsi"/>
                      <w:sz w:val="22"/>
                    </w:rPr>
                    <w:t xml:space="preserve"> trials, for novel cues (bottom panel) and familiar cues (top panel) blocks.  Right panels: </w:t>
                  </w:r>
                  <w:proofErr w:type="spellStart"/>
                  <w:r>
                    <w:rPr>
                      <w:rFonts w:asciiTheme="majorHAnsi" w:hAnsiTheme="majorHAnsi"/>
                      <w:sz w:val="22"/>
                    </w:rPr>
                    <w:t>replotting</w:t>
                  </w:r>
                  <w:proofErr w:type="spellEnd"/>
                  <w:r>
                    <w:rPr>
                      <w:rFonts w:asciiTheme="majorHAnsi" w:hAnsiTheme="majorHAnsi"/>
                      <w:sz w:val="22"/>
                    </w:rPr>
                    <w:t xml:space="preserve"> the same data as error-correct BOLD for targets (top panel) and </w:t>
                  </w:r>
                  <w:proofErr w:type="spellStart"/>
                  <w:r>
                    <w:rPr>
                      <w:rFonts w:asciiTheme="majorHAnsi" w:hAnsiTheme="majorHAnsi"/>
                      <w:sz w:val="22"/>
                    </w:rPr>
                    <w:t>nontargets</w:t>
                  </w:r>
                  <w:proofErr w:type="spellEnd"/>
                  <w:r>
                    <w:rPr>
                      <w:rFonts w:asciiTheme="majorHAnsi" w:hAnsiTheme="majorHAnsi"/>
                      <w:sz w:val="22"/>
                    </w:rPr>
                    <w:t xml:space="preserve">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three-way interaction between stimulus, cue and feedback.</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8  58</w:t>
      </w:r>
      <w:proofErr w:type="gramEnd"/>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38  24</w:t>
      </w:r>
      <w:proofErr w:type="gramEnd"/>
      <w:r w:rsidRPr="00E43AA0">
        <w:rPr>
          <w:rFonts w:asciiTheme="majorHAnsi" w:hAnsiTheme="majorHAnsi"/>
        </w:rPr>
        <w:t xml:space="preserve">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46  28</w:t>
      </w:r>
      <w:proofErr w:type="gramEnd"/>
      <w:r w:rsidRPr="00E43AA0">
        <w:rPr>
          <w:rFonts w:asciiTheme="majorHAnsi" w:hAnsiTheme="majorHAnsi"/>
        </w:rPr>
        <w:t xml:space="preserve">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64  50</w:t>
      </w:r>
      <w:proofErr w:type="gramEnd"/>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w:t>
      </w:r>
      <w:proofErr w:type="gramStart"/>
      <w:r w:rsidRPr="00E43AA0">
        <w:rPr>
          <w:rFonts w:asciiTheme="majorHAnsi" w:hAnsiTheme="majorHAnsi"/>
        </w:rPr>
        <w:t>48  54</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44  42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60  42</w:t>
      </w:r>
      <w:proofErr w:type="gramEnd"/>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w:t>
      </w:r>
      <w:proofErr w:type="gramStart"/>
      <w:r w:rsidRPr="00E43AA0">
        <w:rPr>
          <w:rFonts w:asciiTheme="majorHAnsi" w:hAnsiTheme="majorHAnsi"/>
        </w:rPr>
        <w:t>52  50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w:t>
      </w:r>
      <w:proofErr w:type="gramStart"/>
      <w:r w:rsidRPr="00E43AA0">
        <w:rPr>
          <w:rFonts w:asciiTheme="majorHAnsi" w:hAnsiTheme="majorHAnsi"/>
        </w:rPr>
        <w:t>64  50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w:t>
      </w:r>
      <w:proofErr w:type="gramStart"/>
      <w:r w:rsidRPr="00E43AA0">
        <w:rPr>
          <w:rFonts w:asciiTheme="majorHAnsi" w:hAnsiTheme="majorHAnsi"/>
        </w:rPr>
        <w:t>8  10</w:t>
      </w:r>
      <w:proofErr w:type="gramEnd"/>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 xml:space="preserve">-42   </w:t>
      </w:r>
      <w:proofErr w:type="gramStart"/>
      <w:r w:rsidRPr="00E43AA0">
        <w:rPr>
          <w:rFonts w:asciiTheme="majorHAnsi" w:hAnsiTheme="majorHAnsi"/>
        </w:rPr>
        <w:t>8  30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50  20</w:t>
      </w:r>
      <w:proofErr w:type="gramEnd"/>
      <w:r w:rsidRPr="00E43AA0">
        <w:rPr>
          <w:rFonts w:asciiTheme="majorHAnsi" w:hAnsiTheme="majorHAnsi"/>
        </w:rPr>
        <w:t xml:space="preserve">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38  60</w:t>
      </w:r>
      <w:proofErr w:type="gramEnd"/>
      <w:r w:rsidRPr="00E43AA0">
        <w:rPr>
          <w:rFonts w:asciiTheme="majorHAnsi" w:hAnsiTheme="majorHAnsi"/>
        </w:rPr>
        <w:t xml:space="preserve">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34  60</w:t>
      </w:r>
      <w:proofErr w:type="gramEnd"/>
      <w:r w:rsidRPr="00E43AA0">
        <w:rPr>
          <w:rFonts w:asciiTheme="majorHAnsi" w:hAnsiTheme="majorHAnsi"/>
        </w:rPr>
        <w:t xml:space="preserve">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50  36</w:t>
      </w:r>
      <w:proofErr w:type="gramEnd"/>
      <w:r w:rsidRPr="00E43AA0">
        <w:rPr>
          <w:rFonts w:asciiTheme="majorHAnsi" w:hAnsiTheme="majorHAnsi"/>
        </w:rPr>
        <w:t xml:space="preserve">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42  44</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 xml:space="preserve">-14   </w:t>
      </w:r>
      <w:proofErr w:type="gramStart"/>
      <w:r w:rsidRPr="00E43AA0">
        <w:rPr>
          <w:rFonts w:asciiTheme="majorHAnsi" w:hAnsiTheme="majorHAnsi"/>
        </w:rPr>
        <w:t>8  10</w:t>
      </w:r>
      <w:proofErr w:type="gramEnd"/>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w:t>
      </w:r>
      <w:proofErr w:type="gramStart"/>
      <w:r w:rsidRPr="00E43AA0">
        <w:rPr>
          <w:rFonts w:asciiTheme="majorHAnsi" w:hAnsiTheme="majorHAnsi"/>
        </w:rPr>
        <w:t>4  22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10  20</w:t>
      </w:r>
      <w:proofErr w:type="gramEnd"/>
      <w:r w:rsidRPr="00E43AA0">
        <w:rPr>
          <w:rFonts w:asciiTheme="majorHAnsi" w:hAnsiTheme="majorHAnsi"/>
        </w:rPr>
        <w:t xml:space="preserve">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r w:rsidRPr="00E43AA0">
        <w:rPr>
          <w:rFonts w:asciiTheme="majorHAnsi" w:hAnsiTheme="majorHAnsi"/>
          <w:b/>
        </w:rPr>
        <w:t xml:space="preserve">Table </w:t>
      </w:r>
      <w:r w:rsidR="00391198" w:rsidRPr="00E43AA0">
        <w:rPr>
          <w:rFonts w:asciiTheme="majorHAnsi" w:hAnsiTheme="majorHAnsi"/>
          <w:b/>
        </w:rPr>
        <w:t>S</w:t>
      </w:r>
      <w:r w:rsidR="00391198">
        <w:rPr>
          <w:rFonts w:asciiTheme="majorHAnsi" w:hAnsiTheme="majorHAnsi"/>
          <w:b/>
        </w:rPr>
        <w:t>2</w:t>
      </w:r>
      <w:r w:rsidRPr="00E43AA0">
        <w:rPr>
          <w:rFonts w:asciiTheme="majorHAnsi" w:hAnsiTheme="majorHAnsi"/>
          <w:b/>
        </w:rPr>
        <w:t>.</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the main effect of correct &gt; error.</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w:t>
      </w:r>
      <w:proofErr w:type="gramStart"/>
      <w:r w:rsidRPr="00E43AA0">
        <w:rPr>
          <w:rFonts w:asciiTheme="majorHAnsi" w:hAnsiTheme="majorHAnsi"/>
        </w:rPr>
        <w:t>40  62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w:t>
      </w:r>
      <w:proofErr w:type="gramStart"/>
      <w:r w:rsidRPr="00E43AA0">
        <w:rPr>
          <w:rFonts w:asciiTheme="majorHAnsi" w:hAnsiTheme="majorHAnsi"/>
        </w:rPr>
        <w:t>44  70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w:t>
      </w:r>
      <w:proofErr w:type="gramStart"/>
      <w:r w:rsidRPr="00E43AA0">
        <w:rPr>
          <w:rFonts w:asciiTheme="majorHAnsi" w:hAnsiTheme="majorHAnsi"/>
        </w:rPr>
        <w:t>16  42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w:t>
      </w:r>
      <w:proofErr w:type="gramStart"/>
      <w:r w:rsidRPr="00E43AA0">
        <w:rPr>
          <w:rFonts w:asciiTheme="majorHAnsi" w:hAnsiTheme="majorHAnsi"/>
        </w:rPr>
        <w:t>88  26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92  30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96  22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 xml:space="preserve">right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16  18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w:t>
      </w:r>
      <w:proofErr w:type="gramStart"/>
      <w:r w:rsidRPr="00E43AA0">
        <w:rPr>
          <w:rFonts w:asciiTheme="majorHAnsi" w:hAnsiTheme="majorHAnsi"/>
        </w:rPr>
        <w:t>80  22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 xml:space="preserve">-34   </w:t>
      </w:r>
      <w:proofErr w:type="gramStart"/>
      <w:r w:rsidRPr="00E43AA0">
        <w:rPr>
          <w:rFonts w:asciiTheme="majorHAnsi" w:hAnsiTheme="majorHAnsi"/>
        </w:rPr>
        <w:t>0  10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16  10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 xml:space="preserve">left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w:t>
      </w:r>
      <w:proofErr w:type="gramStart"/>
      <w:r w:rsidRPr="00E43AA0">
        <w:rPr>
          <w:rFonts w:asciiTheme="majorHAnsi" w:hAnsiTheme="majorHAnsi"/>
        </w:rPr>
        <w:t>44  66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48  58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14  48</w:t>
      </w:r>
      <w:proofErr w:type="gramEnd"/>
      <w:r w:rsidRPr="00E43AA0">
        <w:rPr>
          <w:rFonts w:asciiTheme="majorHAnsi" w:hAnsiTheme="majorHAnsi"/>
        </w:rPr>
        <w:t xml:space="preserve">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rPr>
          <w:rFonts w:asciiTheme="majorHAnsi" w:hAnsiTheme="majorHAnsi"/>
        </w:rPr>
      </w:pPr>
      <w:r>
        <w:rPr>
          <w:rFonts w:asciiTheme="majorHAnsi" w:hAnsiTheme="majorHAnsi"/>
        </w:rPr>
        <w:br w:type="column"/>
      </w:r>
      <w:commentRangeStart w:id="128"/>
      <w:r>
        <w:rPr>
          <w:rFonts w:asciiTheme="majorHAnsi" w:hAnsiTheme="majorHAnsi"/>
          <w:b/>
        </w:rPr>
        <w:t>Table S</w:t>
      </w:r>
      <w:r w:rsidR="00391198">
        <w:rPr>
          <w:rFonts w:asciiTheme="majorHAnsi" w:hAnsiTheme="majorHAnsi"/>
          <w:b/>
        </w:rPr>
        <w:t>3</w:t>
      </w:r>
      <w:r w:rsidRPr="00E43AA0">
        <w:rPr>
          <w:rFonts w:asciiTheme="majorHAnsi" w:hAnsiTheme="majorHAnsi"/>
          <w:b/>
        </w:rPr>
        <w:t>.</w:t>
      </w:r>
      <w:r w:rsidRPr="00E43AA0">
        <w:rPr>
          <w:rFonts w:asciiTheme="majorHAnsi" w:hAnsiTheme="majorHAnsi"/>
        </w:rPr>
        <w:t xml:space="preserve"> </w:t>
      </w:r>
      <w:r w:rsidR="00EE579E">
        <w:rPr>
          <w:rFonts w:asciiTheme="majorHAnsi" w:hAnsiTheme="majorHAnsi"/>
        </w:rPr>
        <w:t>BIC</w:t>
      </w:r>
      <w:r>
        <w:rPr>
          <w:rFonts w:asciiTheme="majorHAnsi" w:hAnsiTheme="majorHAnsi"/>
        </w:rPr>
        <w:t xml:space="preserve"> scores for models</w:t>
      </w:r>
      <w:r w:rsidRPr="00E43AA0">
        <w:rPr>
          <w:rFonts w:asciiTheme="majorHAnsi" w:hAnsiTheme="majorHAnsi"/>
        </w:rPr>
        <w:t>.</w:t>
      </w:r>
    </w:p>
    <w:p w:rsidR="00B36B78" w:rsidRDefault="00B36B78" w:rsidP="00B36B78">
      <w:pPr>
        <w:rPr>
          <w:rFonts w:asciiTheme="majorHAnsi" w:hAnsiTheme="majorHAnsi"/>
        </w:rPr>
      </w:pPr>
    </w:p>
    <w:p w:rsidR="00BA0752" w:rsidRDefault="00BA0752" w:rsidP="00B36B78">
      <w:pPr>
        <w:rPr>
          <w:rFonts w:asciiTheme="majorHAnsi" w:hAnsiTheme="majorHAnsi"/>
        </w:rPr>
      </w:pPr>
    </w:p>
    <w:tbl>
      <w:tblPr>
        <w:tblStyle w:val="TableGrid"/>
        <w:tblW w:w="0" w:type="auto"/>
        <w:tblLook w:val="00BF"/>
      </w:tblPr>
      <w:tblGrid>
        <w:gridCol w:w="1969"/>
        <w:gridCol w:w="1969"/>
        <w:gridCol w:w="1970"/>
        <w:gridCol w:w="1970"/>
        <w:gridCol w:w="1970"/>
      </w:tblGrid>
      <w:tr w:rsidR="00BA0752">
        <w:tc>
          <w:tcPr>
            <w:tcW w:w="1969" w:type="dxa"/>
          </w:tcPr>
          <w:p w:rsidR="00BA0752" w:rsidRPr="00BA0752" w:rsidRDefault="00BA0752" w:rsidP="00BA0752">
            <w:pPr>
              <w:jc w:val="center"/>
              <w:rPr>
                <w:rFonts w:asciiTheme="majorHAnsi" w:hAnsiTheme="majorHAnsi"/>
                <w:b/>
              </w:rPr>
            </w:pPr>
          </w:p>
        </w:tc>
        <w:tc>
          <w:tcPr>
            <w:tcW w:w="3939" w:type="dxa"/>
            <w:gridSpan w:val="2"/>
          </w:tcPr>
          <w:p w:rsidR="00BA0752" w:rsidRPr="00BA0752" w:rsidRDefault="00BA0752" w:rsidP="00BA0752">
            <w:pPr>
              <w:jc w:val="center"/>
              <w:rPr>
                <w:rFonts w:asciiTheme="majorHAnsi" w:hAnsiTheme="majorHAnsi"/>
                <w:b/>
              </w:rPr>
            </w:pPr>
            <w:r>
              <w:rPr>
                <w:rFonts w:asciiTheme="majorHAnsi" w:hAnsiTheme="majorHAnsi"/>
                <w:b/>
              </w:rPr>
              <w:t>Fitting</w:t>
            </w:r>
            <w:r w:rsidR="00EE579E">
              <w:rPr>
                <w:rFonts w:asciiTheme="majorHAnsi" w:hAnsiTheme="majorHAnsi"/>
                <w:b/>
              </w:rPr>
              <w:t xml:space="preserve"> Set</w:t>
            </w:r>
          </w:p>
        </w:tc>
        <w:tc>
          <w:tcPr>
            <w:tcW w:w="3940" w:type="dxa"/>
            <w:gridSpan w:val="2"/>
          </w:tcPr>
          <w:p w:rsidR="00BA0752" w:rsidRPr="00BA0752" w:rsidRDefault="00BA0752" w:rsidP="00BA0752">
            <w:pPr>
              <w:jc w:val="center"/>
              <w:rPr>
                <w:rFonts w:asciiTheme="majorHAnsi" w:hAnsiTheme="majorHAnsi"/>
                <w:b/>
              </w:rPr>
            </w:pPr>
            <w:r>
              <w:rPr>
                <w:rFonts w:asciiTheme="majorHAnsi" w:hAnsiTheme="majorHAnsi"/>
                <w:b/>
              </w:rPr>
              <w:t>Prediction</w:t>
            </w:r>
            <w:r w:rsidR="00EE579E">
              <w:rPr>
                <w:rFonts w:asciiTheme="majorHAnsi" w:hAnsiTheme="majorHAnsi"/>
                <w:b/>
              </w:rPr>
              <w:t xml:space="preserve"> Set</w:t>
            </w:r>
          </w:p>
        </w:tc>
      </w:tr>
      <w:tr w:rsidR="00BA0752">
        <w:tc>
          <w:tcPr>
            <w:tcW w:w="1969" w:type="dxa"/>
          </w:tcPr>
          <w:p w:rsidR="00BA0752" w:rsidRPr="00BA0752" w:rsidRDefault="00BA0752" w:rsidP="00BA0752">
            <w:pPr>
              <w:jc w:val="center"/>
              <w:rPr>
                <w:rFonts w:asciiTheme="majorHAnsi" w:hAnsiTheme="majorHAnsi"/>
                <w:b/>
              </w:rPr>
            </w:pPr>
          </w:p>
        </w:tc>
        <w:tc>
          <w:tcPr>
            <w:tcW w:w="1969" w:type="dxa"/>
          </w:tcPr>
          <w:p w:rsidR="00BA0752" w:rsidRPr="00BA0752" w:rsidRDefault="00BA0752" w:rsidP="00BA0752">
            <w:pPr>
              <w:jc w:val="center"/>
              <w:rPr>
                <w:rFonts w:asciiTheme="majorHAnsi" w:hAnsiTheme="majorHAnsi"/>
                <w:b/>
              </w:rPr>
            </w:pPr>
            <w:r>
              <w:rPr>
                <w:rFonts w:asciiTheme="majorHAnsi" w:hAnsiTheme="majorHAnsi"/>
                <w:b/>
              </w:rPr>
              <w:t>Familiar</w:t>
            </w:r>
          </w:p>
        </w:tc>
        <w:tc>
          <w:tcPr>
            <w:tcW w:w="1970" w:type="dxa"/>
          </w:tcPr>
          <w:p w:rsidR="00BA0752" w:rsidRPr="00BA0752" w:rsidRDefault="00BA0752" w:rsidP="00BA0752">
            <w:pPr>
              <w:jc w:val="center"/>
              <w:rPr>
                <w:rFonts w:asciiTheme="majorHAnsi" w:hAnsiTheme="majorHAnsi"/>
                <w:b/>
              </w:rPr>
            </w:pPr>
            <w:r>
              <w:rPr>
                <w:rFonts w:asciiTheme="majorHAnsi" w:hAnsiTheme="majorHAnsi"/>
                <w:b/>
              </w:rPr>
              <w:t>Novel</w:t>
            </w:r>
          </w:p>
        </w:tc>
        <w:tc>
          <w:tcPr>
            <w:tcW w:w="1970" w:type="dxa"/>
          </w:tcPr>
          <w:p w:rsidR="00BA0752" w:rsidRPr="00BA0752" w:rsidRDefault="00BA0752" w:rsidP="00BA0752">
            <w:pPr>
              <w:jc w:val="center"/>
              <w:rPr>
                <w:rFonts w:asciiTheme="majorHAnsi" w:hAnsiTheme="majorHAnsi"/>
                <w:b/>
              </w:rPr>
            </w:pPr>
            <w:r>
              <w:rPr>
                <w:rFonts w:asciiTheme="majorHAnsi" w:hAnsiTheme="majorHAnsi"/>
                <w:b/>
              </w:rPr>
              <w:t>Familiar</w:t>
            </w:r>
          </w:p>
        </w:tc>
        <w:tc>
          <w:tcPr>
            <w:tcW w:w="1970" w:type="dxa"/>
          </w:tcPr>
          <w:p w:rsidR="00BA0752" w:rsidRPr="00BA0752" w:rsidRDefault="00BA0752" w:rsidP="00BA0752">
            <w:pPr>
              <w:jc w:val="center"/>
              <w:rPr>
                <w:rFonts w:asciiTheme="majorHAnsi" w:hAnsiTheme="majorHAnsi"/>
                <w:b/>
              </w:rPr>
            </w:pPr>
            <w:r>
              <w:rPr>
                <w:rFonts w:asciiTheme="majorHAnsi" w:hAnsiTheme="majorHAnsi"/>
                <w:b/>
              </w:rPr>
              <w:t>Novel</w:t>
            </w:r>
          </w:p>
        </w:tc>
      </w:tr>
      <w:tr w:rsidR="00BA0752">
        <w:tc>
          <w:tcPr>
            <w:tcW w:w="1969" w:type="dxa"/>
          </w:tcPr>
          <w:p w:rsidR="00BA0752" w:rsidRPr="00BA0752" w:rsidRDefault="00BA0752" w:rsidP="00BA0752">
            <w:pPr>
              <w:jc w:val="center"/>
              <w:rPr>
                <w:rFonts w:asciiTheme="majorHAnsi" w:hAnsiTheme="majorHAnsi"/>
                <w:b/>
              </w:rPr>
            </w:pPr>
            <w:proofErr w:type="gramStart"/>
            <w:r w:rsidRPr="00BA0752">
              <w:rPr>
                <w:rFonts w:asciiTheme="majorHAnsi" w:hAnsiTheme="majorHAnsi"/>
                <w:b/>
              </w:rPr>
              <w:t>human</w:t>
            </w:r>
            <w:proofErr w:type="gramEnd"/>
          </w:p>
        </w:tc>
        <w:tc>
          <w:tcPr>
            <w:tcW w:w="1969" w:type="dxa"/>
          </w:tcPr>
          <w:p w:rsidR="00BA0752" w:rsidRDefault="00BA0752" w:rsidP="00BA0752">
            <w:pPr>
              <w:jc w:val="center"/>
              <w:rPr>
                <w:rFonts w:asciiTheme="majorHAnsi" w:hAnsiTheme="majorHAnsi"/>
              </w:rPr>
            </w:pPr>
            <w:r w:rsidRPr="00143F0C">
              <w:rPr>
                <w:lang w:val="en-GB"/>
              </w:rPr>
              <w:t>32.04 ± 0.1</w:t>
            </w:r>
            <w:r>
              <w:rPr>
                <w:lang w:val="en-GB"/>
              </w:rPr>
              <w:t>8</w:t>
            </w:r>
          </w:p>
        </w:tc>
        <w:tc>
          <w:tcPr>
            <w:tcW w:w="1970" w:type="dxa"/>
          </w:tcPr>
          <w:p w:rsidR="00BA0752" w:rsidRDefault="00BA0752" w:rsidP="00BA0752">
            <w:pPr>
              <w:jc w:val="center"/>
              <w:rPr>
                <w:rFonts w:asciiTheme="majorHAnsi" w:hAnsiTheme="majorHAnsi"/>
              </w:rPr>
            </w:pPr>
            <w:r w:rsidRPr="00143F0C">
              <w:rPr>
                <w:lang w:val="en-GB"/>
              </w:rPr>
              <w:t>32.7</w:t>
            </w:r>
            <w:r>
              <w:rPr>
                <w:lang w:val="en-GB"/>
              </w:rPr>
              <w:t>1</w:t>
            </w:r>
            <w:r w:rsidRPr="00143F0C">
              <w:rPr>
                <w:lang w:val="en-GB"/>
              </w:rPr>
              <w:t xml:space="preserve"> ± 0.07</w:t>
            </w:r>
          </w:p>
        </w:tc>
        <w:tc>
          <w:tcPr>
            <w:tcW w:w="1970" w:type="dxa"/>
          </w:tcPr>
          <w:p w:rsidR="00BA0752" w:rsidRDefault="00EE579E" w:rsidP="00EE579E">
            <w:pPr>
              <w:jc w:val="center"/>
              <w:rPr>
                <w:rFonts w:asciiTheme="majorHAnsi" w:hAnsiTheme="majorHAnsi"/>
              </w:rPr>
            </w:pPr>
            <w:r w:rsidRPr="00143F0C">
              <w:rPr>
                <w:lang w:val="en-GB"/>
              </w:rPr>
              <w:t>31.98 ± 0.2</w:t>
            </w:r>
            <w:r>
              <w:rPr>
                <w:lang w:val="en-GB"/>
              </w:rPr>
              <w:t>1</w:t>
            </w:r>
          </w:p>
        </w:tc>
        <w:tc>
          <w:tcPr>
            <w:tcW w:w="1970" w:type="dxa"/>
          </w:tcPr>
          <w:p w:rsidR="00BA0752" w:rsidRDefault="00EE579E" w:rsidP="00BA0752">
            <w:pPr>
              <w:jc w:val="center"/>
              <w:rPr>
                <w:rFonts w:asciiTheme="majorHAnsi" w:hAnsiTheme="majorHAnsi"/>
              </w:rPr>
            </w:pPr>
            <w:r>
              <w:rPr>
                <w:lang w:val="en-GB"/>
              </w:rPr>
              <w:t>32.77 ± 0.05</w:t>
            </w:r>
          </w:p>
        </w:tc>
      </w:tr>
      <w:tr w:rsidR="00BA0752">
        <w:tc>
          <w:tcPr>
            <w:tcW w:w="1969" w:type="dxa"/>
          </w:tcPr>
          <w:p w:rsidR="00BA0752" w:rsidRPr="00BA0752" w:rsidRDefault="00BA0752" w:rsidP="00BA0752">
            <w:pPr>
              <w:jc w:val="center"/>
              <w:rPr>
                <w:rFonts w:asciiTheme="majorHAnsi" w:hAnsiTheme="majorHAnsi"/>
                <w:b/>
              </w:rPr>
            </w:pPr>
            <w:r w:rsidRPr="00BA0752">
              <w:rPr>
                <w:rFonts w:asciiTheme="majorHAnsi" w:hAnsiTheme="majorHAnsi"/>
                <w:b/>
              </w:rPr>
              <w:t>HB</w:t>
            </w:r>
          </w:p>
        </w:tc>
        <w:tc>
          <w:tcPr>
            <w:tcW w:w="1969" w:type="dxa"/>
          </w:tcPr>
          <w:p w:rsidR="00BA0752" w:rsidRDefault="00BA0752" w:rsidP="00BA0752">
            <w:pPr>
              <w:jc w:val="center"/>
              <w:rPr>
                <w:rFonts w:asciiTheme="majorHAnsi" w:hAnsiTheme="majorHAnsi"/>
              </w:rPr>
            </w:pPr>
            <w:r w:rsidRPr="00143F0C">
              <w:rPr>
                <w:lang w:val="en-GB"/>
              </w:rPr>
              <w:t>36.8</w:t>
            </w:r>
            <w:r>
              <w:rPr>
                <w:lang w:val="en-GB"/>
              </w:rPr>
              <w:t>2</w:t>
            </w:r>
            <w:r w:rsidRPr="00143F0C">
              <w:rPr>
                <w:lang w:val="en-GB"/>
              </w:rPr>
              <w:t xml:space="preserve"> ± 0.5</w:t>
            </w:r>
            <w:r>
              <w:rPr>
                <w:lang w:val="en-GB"/>
              </w:rPr>
              <w:t>1</w:t>
            </w:r>
          </w:p>
        </w:tc>
        <w:tc>
          <w:tcPr>
            <w:tcW w:w="1970" w:type="dxa"/>
          </w:tcPr>
          <w:p w:rsidR="00BA0752" w:rsidRDefault="00BA0752" w:rsidP="00BA0752">
            <w:pPr>
              <w:jc w:val="center"/>
              <w:rPr>
                <w:rFonts w:asciiTheme="majorHAnsi" w:hAnsiTheme="majorHAnsi"/>
              </w:rPr>
            </w:pPr>
            <w:r>
              <w:rPr>
                <w:lang w:val="en-GB"/>
              </w:rPr>
              <w:t>38.63 ± 0.23</w:t>
            </w:r>
          </w:p>
        </w:tc>
        <w:tc>
          <w:tcPr>
            <w:tcW w:w="1970" w:type="dxa"/>
          </w:tcPr>
          <w:p w:rsidR="00BA0752" w:rsidRDefault="00EE579E" w:rsidP="00BA0752">
            <w:pPr>
              <w:jc w:val="center"/>
              <w:rPr>
                <w:rFonts w:asciiTheme="majorHAnsi" w:hAnsiTheme="majorHAnsi"/>
              </w:rPr>
            </w:pPr>
            <w:r>
              <w:rPr>
                <w:lang w:val="en-GB"/>
              </w:rPr>
              <w:t>36.59 ± 0.54</w:t>
            </w:r>
          </w:p>
        </w:tc>
        <w:tc>
          <w:tcPr>
            <w:tcW w:w="1970" w:type="dxa"/>
          </w:tcPr>
          <w:p w:rsidR="00BA0752" w:rsidRDefault="00EE579E" w:rsidP="00BA0752">
            <w:pPr>
              <w:jc w:val="center"/>
              <w:rPr>
                <w:rFonts w:asciiTheme="majorHAnsi" w:hAnsiTheme="majorHAnsi"/>
              </w:rPr>
            </w:pPr>
            <w:r>
              <w:rPr>
                <w:lang w:val="en-GB"/>
              </w:rPr>
              <w:t>38.37 ± 0.25</w:t>
            </w:r>
          </w:p>
        </w:tc>
      </w:tr>
      <w:tr w:rsidR="00BA0752">
        <w:tc>
          <w:tcPr>
            <w:tcW w:w="1969" w:type="dxa"/>
          </w:tcPr>
          <w:p w:rsidR="00BA0752" w:rsidRPr="00BA0752" w:rsidRDefault="00BA0752" w:rsidP="00BA0752">
            <w:pPr>
              <w:jc w:val="center"/>
              <w:rPr>
                <w:rFonts w:asciiTheme="majorHAnsi" w:hAnsiTheme="majorHAnsi"/>
                <w:b/>
              </w:rPr>
            </w:pPr>
            <w:r w:rsidRPr="00BA0752">
              <w:rPr>
                <w:rFonts w:asciiTheme="majorHAnsi" w:hAnsiTheme="majorHAnsi"/>
                <w:b/>
              </w:rPr>
              <w:t>VF</w:t>
            </w:r>
          </w:p>
        </w:tc>
        <w:tc>
          <w:tcPr>
            <w:tcW w:w="1969" w:type="dxa"/>
          </w:tcPr>
          <w:p w:rsidR="00BA0752" w:rsidRDefault="00BA0752" w:rsidP="00BA0752">
            <w:pPr>
              <w:jc w:val="center"/>
              <w:rPr>
                <w:rFonts w:asciiTheme="majorHAnsi" w:hAnsiTheme="majorHAnsi"/>
              </w:rPr>
            </w:pPr>
            <w:r w:rsidRPr="00143F0C">
              <w:rPr>
                <w:lang w:val="en-GB"/>
              </w:rPr>
              <w:t>37.</w:t>
            </w:r>
            <w:r>
              <w:rPr>
                <w:lang w:val="en-GB"/>
              </w:rPr>
              <w:t>90</w:t>
            </w:r>
            <w:r w:rsidRPr="00143F0C">
              <w:rPr>
                <w:lang w:val="en-GB"/>
              </w:rPr>
              <w:t xml:space="preserve"> ± 0.21</w:t>
            </w:r>
          </w:p>
        </w:tc>
        <w:tc>
          <w:tcPr>
            <w:tcW w:w="1970" w:type="dxa"/>
          </w:tcPr>
          <w:p w:rsidR="00BA0752" w:rsidRDefault="00BA0752" w:rsidP="00BA0752">
            <w:pPr>
              <w:jc w:val="center"/>
              <w:rPr>
                <w:rFonts w:asciiTheme="majorHAnsi" w:hAnsiTheme="majorHAnsi"/>
              </w:rPr>
            </w:pPr>
            <w:r w:rsidRPr="00143F0C">
              <w:rPr>
                <w:lang w:val="en-GB"/>
              </w:rPr>
              <w:t>39.12 ± 0.1</w:t>
            </w:r>
            <w:r>
              <w:rPr>
                <w:lang w:val="en-GB"/>
              </w:rPr>
              <w:t>8</w:t>
            </w:r>
          </w:p>
        </w:tc>
        <w:tc>
          <w:tcPr>
            <w:tcW w:w="1970" w:type="dxa"/>
          </w:tcPr>
          <w:p w:rsidR="00BA0752" w:rsidRDefault="00EE579E" w:rsidP="00EE579E">
            <w:pPr>
              <w:jc w:val="center"/>
              <w:rPr>
                <w:rFonts w:asciiTheme="majorHAnsi" w:hAnsiTheme="majorHAnsi"/>
              </w:rPr>
            </w:pPr>
            <w:r w:rsidRPr="00143F0C">
              <w:rPr>
                <w:lang w:val="en-GB"/>
              </w:rPr>
              <w:t>39.5</w:t>
            </w:r>
            <w:r>
              <w:rPr>
                <w:lang w:val="en-GB"/>
              </w:rPr>
              <w:t>8</w:t>
            </w:r>
            <w:r w:rsidRPr="00143F0C">
              <w:rPr>
                <w:lang w:val="en-GB"/>
              </w:rPr>
              <w:t xml:space="preserve"> ± 0.36</w:t>
            </w:r>
          </w:p>
        </w:tc>
        <w:tc>
          <w:tcPr>
            <w:tcW w:w="1970" w:type="dxa"/>
          </w:tcPr>
          <w:p w:rsidR="00BA0752" w:rsidRDefault="00EE579E" w:rsidP="00EE579E">
            <w:pPr>
              <w:jc w:val="center"/>
              <w:rPr>
                <w:rFonts w:asciiTheme="majorHAnsi" w:hAnsiTheme="majorHAnsi"/>
              </w:rPr>
            </w:pPr>
            <w:r>
              <w:rPr>
                <w:lang w:val="en-GB"/>
              </w:rPr>
              <w:t>41.08</w:t>
            </w:r>
            <w:r w:rsidRPr="00143F0C">
              <w:rPr>
                <w:lang w:val="en-GB"/>
              </w:rPr>
              <w:t xml:space="preserve"> ± 0.40</w:t>
            </w:r>
          </w:p>
        </w:tc>
      </w:tr>
      <w:tr w:rsidR="00BA0752">
        <w:tc>
          <w:tcPr>
            <w:tcW w:w="1969" w:type="dxa"/>
          </w:tcPr>
          <w:p w:rsidR="00BA0752" w:rsidRPr="00BA0752" w:rsidRDefault="00BA0752" w:rsidP="00BA0752">
            <w:pPr>
              <w:jc w:val="center"/>
              <w:rPr>
                <w:rFonts w:asciiTheme="majorHAnsi" w:hAnsiTheme="majorHAnsi"/>
                <w:b/>
              </w:rPr>
            </w:pPr>
            <w:r w:rsidRPr="00BA0752">
              <w:rPr>
                <w:rFonts w:asciiTheme="majorHAnsi" w:hAnsiTheme="majorHAnsi"/>
                <w:b/>
              </w:rPr>
              <w:t>CI</w:t>
            </w:r>
          </w:p>
        </w:tc>
        <w:tc>
          <w:tcPr>
            <w:tcW w:w="1969" w:type="dxa"/>
          </w:tcPr>
          <w:p w:rsidR="00BA0752" w:rsidRDefault="00BA0752" w:rsidP="00BA0752">
            <w:pPr>
              <w:jc w:val="center"/>
              <w:rPr>
                <w:rFonts w:asciiTheme="majorHAnsi" w:hAnsiTheme="majorHAnsi"/>
              </w:rPr>
            </w:pPr>
            <w:r w:rsidRPr="00143F0C">
              <w:rPr>
                <w:lang w:val="en-GB"/>
              </w:rPr>
              <w:t>38.0</w:t>
            </w:r>
            <w:r>
              <w:rPr>
                <w:lang w:val="en-GB"/>
              </w:rPr>
              <w:t>4</w:t>
            </w:r>
            <w:r w:rsidRPr="00143F0C">
              <w:rPr>
                <w:lang w:val="en-GB"/>
              </w:rPr>
              <w:t xml:space="preserve"> ± 0.2</w:t>
            </w:r>
            <w:r>
              <w:rPr>
                <w:lang w:val="en-GB"/>
              </w:rPr>
              <w:t>2</w:t>
            </w:r>
          </w:p>
        </w:tc>
        <w:tc>
          <w:tcPr>
            <w:tcW w:w="1970" w:type="dxa"/>
          </w:tcPr>
          <w:p w:rsidR="00BA0752" w:rsidRDefault="00BA0752" w:rsidP="00BA0752">
            <w:pPr>
              <w:jc w:val="center"/>
              <w:rPr>
                <w:rFonts w:asciiTheme="majorHAnsi" w:hAnsiTheme="majorHAnsi"/>
              </w:rPr>
            </w:pPr>
            <w:r w:rsidRPr="00143F0C">
              <w:rPr>
                <w:lang w:val="en-GB"/>
              </w:rPr>
              <w:t>38.93 ± 0.19</w:t>
            </w:r>
          </w:p>
        </w:tc>
        <w:tc>
          <w:tcPr>
            <w:tcW w:w="1970" w:type="dxa"/>
          </w:tcPr>
          <w:p w:rsidR="00BA0752" w:rsidRDefault="00EE579E" w:rsidP="00EE579E">
            <w:pPr>
              <w:jc w:val="center"/>
              <w:rPr>
                <w:rFonts w:asciiTheme="majorHAnsi" w:hAnsiTheme="majorHAnsi"/>
              </w:rPr>
            </w:pPr>
            <w:r>
              <w:rPr>
                <w:lang w:val="en-GB"/>
              </w:rPr>
              <w:t>40.06 ± 0.37</w:t>
            </w:r>
          </w:p>
        </w:tc>
        <w:tc>
          <w:tcPr>
            <w:tcW w:w="1970" w:type="dxa"/>
          </w:tcPr>
          <w:p w:rsidR="00BA0752" w:rsidRDefault="00EE579E" w:rsidP="00EE579E">
            <w:pPr>
              <w:jc w:val="center"/>
              <w:rPr>
                <w:rFonts w:asciiTheme="majorHAnsi" w:hAnsiTheme="majorHAnsi"/>
              </w:rPr>
            </w:pPr>
            <w:r w:rsidRPr="00143F0C">
              <w:rPr>
                <w:lang w:val="en-GB"/>
              </w:rPr>
              <w:t>41.0</w:t>
            </w:r>
            <w:r>
              <w:rPr>
                <w:lang w:val="en-GB"/>
              </w:rPr>
              <w:t>5</w:t>
            </w:r>
            <w:r w:rsidRPr="00143F0C">
              <w:rPr>
                <w:lang w:val="en-GB"/>
              </w:rPr>
              <w:t xml:space="preserve"> ± 0.3</w:t>
            </w:r>
            <w:r>
              <w:rPr>
                <w:lang w:val="en-GB"/>
              </w:rPr>
              <w:t>7</w:t>
            </w:r>
          </w:p>
        </w:tc>
      </w:tr>
      <w:tr w:rsidR="00BA0752">
        <w:tc>
          <w:tcPr>
            <w:tcW w:w="1969" w:type="dxa"/>
          </w:tcPr>
          <w:p w:rsidR="00BA0752" w:rsidRPr="00BA0752" w:rsidRDefault="00BA0752" w:rsidP="00BA0752">
            <w:pPr>
              <w:jc w:val="center"/>
              <w:rPr>
                <w:rFonts w:asciiTheme="majorHAnsi" w:hAnsiTheme="majorHAnsi"/>
                <w:b/>
              </w:rPr>
            </w:pPr>
            <w:r w:rsidRPr="00BA0752">
              <w:rPr>
                <w:rFonts w:asciiTheme="majorHAnsi" w:hAnsiTheme="majorHAnsi"/>
                <w:b/>
              </w:rPr>
              <w:t>VFCI</w:t>
            </w:r>
          </w:p>
        </w:tc>
        <w:tc>
          <w:tcPr>
            <w:tcW w:w="1969" w:type="dxa"/>
          </w:tcPr>
          <w:p w:rsidR="00BA0752" w:rsidRDefault="0028478C" w:rsidP="0028478C">
            <w:pPr>
              <w:jc w:val="center"/>
              <w:rPr>
                <w:rFonts w:asciiTheme="majorHAnsi" w:hAnsiTheme="majorHAnsi"/>
              </w:rPr>
            </w:pPr>
            <w:r w:rsidRPr="00143F0C">
              <w:rPr>
                <w:lang w:val="en-GB"/>
              </w:rPr>
              <w:t>39.0</w:t>
            </w:r>
            <w:r>
              <w:rPr>
                <w:lang w:val="en-GB"/>
              </w:rPr>
              <w:t>8</w:t>
            </w:r>
            <w:r w:rsidRPr="00143F0C">
              <w:rPr>
                <w:lang w:val="en-GB"/>
              </w:rPr>
              <w:t xml:space="preserve"> ± 0.1</w:t>
            </w:r>
            <w:r>
              <w:rPr>
                <w:lang w:val="en-GB"/>
              </w:rPr>
              <w:t>8</w:t>
            </w:r>
          </w:p>
        </w:tc>
        <w:tc>
          <w:tcPr>
            <w:tcW w:w="1970" w:type="dxa"/>
          </w:tcPr>
          <w:p w:rsidR="00BA0752" w:rsidRDefault="0028478C" w:rsidP="0028478C">
            <w:pPr>
              <w:jc w:val="center"/>
              <w:rPr>
                <w:rFonts w:asciiTheme="majorHAnsi" w:hAnsiTheme="majorHAnsi"/>
              </w:rPr>
            </w:pPr>
            <w:r>
              <w:rPr>
                <w:lang w:val="en-GB"/>
              </w:rPr>
              <w:t>40.04</w:t>
            </w:r>
            <w:r w:rsidRPr="00143F0C">
              <w:rPr>
                <w:lang w:val="en-GB"/>
              </w:rPr>
              <w:t xml:space="preserve"> ± 0.16</w:t>
            </w:r>
          </w:p>
        </w:tc>
        <w:tc>
          <w:tcPr>
            <w:tcW w:w="1970" w:type="dxa"/>
          </w:tcPr>
          <w:p w:rsidR="00BA0752" w:rsidRDefault="00EE579E" w:rsidP="00BA0752">
            <w:pPr>
              <w:jc w:val="center"/>
              <w:rPr>
                <w:rFonts w:asciiTheme="majorHAnsi" w:hAnsiTheme="majorHAnsi"/>
              </w:rPr>
            </w:pPr>
            <w:r>
              <w:rPr>
                <w:lang w:val="en-GB"/>
              </w:rPr>
              <w:t>41.24 ± 0.31</w:t>
            </w:r>
          </w:p>
        </w:tc>
        <w:tc>
          <w:tcPr>
            <w:tcW w:w="1970" w:type="dxa"/>
          </w:tcPr>
          <w:p w:rsidR="00BA0752" w:rsidRDefault="00EE579E" w:rsidP="00EE579E">
            <w:pPr>
              <w:jc w:val="center"/>
              <w:rPr>
                <w:rFonts w:asciiTheme="majorHAnsi" w:hAnsiTheme="majorHAnsi"/>
              </w:rPr>
            </w:pPr>
            <w:r w:rsidRPr="00143F0C">
              <w:rPr>
                <w:lang w:val="en-GB"/>
              </w:rPr>
              <w:t>43.1</w:t>
            </w:r>
            <w:r>
              <w:rPr>
                <w:lang w:val="en-GB"/>
              </w:rPr>
              <w:t>7</w:t>
            </w:r>
            <w:r w:rsidRPr="00143F0C">
              <w:rPr>
                <w:lang w:val="en-GB"/>
              </w:rPr>
              <w:t xml:space="preserve"> ± 0.3</w:t>
            </w:r>
            <w:r>
              <w:rPr>
                <w:lang w:val="en-GB"/>
              </w:rPr>
              <w:t>7</w:t>
            </w:r>
          </w:p>
        </w:tc>
      </w:tr>
    </w:tbl>
    <w:p w:rsidR="00BA0752" w:rsidRDefault="00BA0752" w:rsidP="00B36B78">
      <w:pPr>
        <w:rPr>
          <w:rFonts w:asciiTheme="majorHAnsi" w:hAnsiTheme="majorHAnsi"/>
        </w:rPr>
      </w:pPr>
    </w:p>
    <w:p w:rsidR="00293E50" w:rsidRDefault="00293E50" w:rsidP="00B36B78">
      <w:pPr>
        <w:rPr>
          <w:rFonts w:asciiTheme="majorHAnsi" w:hAnsiTheme="majorHAnsi"/>
        </w:rPr>
      </w:pPr>
    </w:p>
    <w:p w:rsidR="0070108F" w:rsidRDefault="00293E50" w:rsidP="0070108F">
      <w:pPr>
        <w:rPr>
          <w:ins w:id="129" w:author="Jan Balaguer" w:date="2014-06-05T12:25:00Z"/>
          <w:rFonts w:asciiTheme="majorHAnsi" w:hAnsiTheme="majorHAnsi"/>
        </w:rPr>
      </w:pPr>
      <w:r>
        <w:rPr>
          <w:rFonts w:asciiTheme="majorHAnsi" w:hAnsiTheme="majorHAnsi"/>
        </w:rPr>
        <w:t>Model VFCI</w:t>
      </w:r>
      <w:r w:rsidR="000C66F1">
        <w:rPr>
          <w:rFonts w:asciiTheme="majorHAnsi" w:hAnsiTheme="majorHAnsi"/>
        </w:rPr>
        <w:t xml:space="preserve"> had </w:t>
      </w:r>
      <w:r w:rsidR="006B4609">
        <w:rPr>
          <w:rFonts w:asciiTheme="majorHAnsi" w:hAnsiTheme="majorHAnsi"/>
        </w:rPr>
        <w:t>worse</w:t>
      </w:r>
      <w:r w:rsidR="000C66F1">
        <w:rPr>
          <w:rFonts w:asciiTheme="majorHAnsi" w:hAnsiTheme="majorHAnsi"/>
        </w:rPr>
        <w:t xml:space="preserve"> </w:t>
      </w:r>
      <w:r w:rsidR="006B4609">
        <w:rPr>
          <w:rFonts w:asciiTheme="majorHAnsi" w:hAnsiTheme="majorHAnsi"/>
        </w:rPr>
        <w:t>scores</w:t>
      </w:r>
      <w:r w:rsidR="000C66F1">
        <w:rPr>
          <w:rFonts w:asciiTheme="majorHAnsi" w:hAnsiTheme="majorHAnsi"/>
        </w:rPr>
        <w:t xml:space="preserve"> than model</w:t>
      </w:r>
      <w:r w:rsidR="00621FD8">
        <w:rPr>
          <w:rFonts w:asciiTheme="majorHAnsi" w:hAnsiTheme="majorHAnsi"/>
        </w:rPr>
        <w:t>s</w:t>
      </w:r>
      <w:r>
        <w:rPr>
          <w:rFonts w:asciiTheme="majorHAnsi" w:hAnsiTheme="majorHAnsi"/>
        </w:rPr>
        <w:t xml:space="preserve"> VF </w:t>
      </w:r>
      <w:r w:rsidR="00621FD8">
        <w:rPr>
          <w:rFonts w:asciiTheme="majorHAnsi" w:hAnsiTheme="majorHAnsi"/>
        </w:rPr>
        <w:t xml:space="preserve">and CI </w:t>
      </w:r>
      <w:r w:rsidR="00647C1F">
        <w:rPr>
          <w:rFonts w:asciiTheme="majorHAnsi" w:hAnsiTheme="majorHAnsi"/>
        </w:rPr>
        <w:t xml:space="preserve">in familiar and novel conditions </w:t>
      </w:r>
      <w:r w:rsidR="00621FD8">
        <w:rPr>
          <w:rFonts w:asciiTheme="majorHAnsi" w:hAnsiTheme="majorHAnsi"/>
        </w:rPr>
        <w:t xml:space="preserve">both during fitting </w:t>
      </w:r>
      <w:r>
        <w:rPr>
          <w:rFonts w:asciiTheme="majorHAnsi" w:hAnsiTheme="majorHAnsi"/>
        </w:rPr>
        <w:t>(</w:t>
      </w:r>
      <w:r w:rsidR="00647C1F">
        <w:rPr>
          <w:rFonts w:asciiTheme="majorHAnsi" w:hAnsiTheme="majorHAnsi"/>
        </w:rPr>
        <w:t>all</w:t>
      </w:r>
      <w:r>
        <w:rPr>
          <w:rFonts w:asciiTheme="majorHAnsi" w:hAnsiTheme="majorHAnsi"/>
        </w:rPr>
        <w:t xml:space="preserve"> </w:t>
      </w:r>
      <w:proofErr w:type="gramStart"/>
      <w:r w:rsidR="000C66F1">
        <w:rPr>
          <w:rFonts w:asciiTheme="majorHAnsi" w:hAnsiTheme="majorHAnsi"/>
        </w:rPr>
        <w:t>t</w:t>
      </w:r>
      <w:r w:rsidR="000C66F1" w:rsidRPr="000C66F1">
        <w:rPr>
          <w:rFonts w:asciiTheme="majorHAnsi" w:hAnsiTheme="majorHAnsi"/>
          <w:vertAlign w:val="subscript"/>
        </w:rPr>
        <w:t>(</w:t>
      </w:r>
      <w:proofErr w:type="gramEnd"/>
      <w:r w:rsidR="000C66F1" w:rsidRPr="000C66F1">
        <w:rPr>
          <w:rFonts w:asciiTheme="majorHAnsi" w:hAnsiTheme="majorHAnsi"/>
          <w:vertAlign w:val="subscript"/>
        </w:rPr>
        <w:t>17)</w:t>
      </w:r>
      <w:r w:rsidR="000C66F1">
        <w:rPr>
          <w:rFonts w:asciiTheme="majorHAnsi" w:hAnsiTheme="majorHAnsi"/>
        </w:rPr>
        <w:t xml:space="preserve"> &gt; </w:t>
      </w:r>
      <w:r w:rsidR="00621FD8">
        <w:rPr>
          <w:rFonts w:asciiTheme="majorHAnsi" w:hAnsiTheme="majorHAnsi"/>
        </w:rPr>
        <w:t>7.5</w:t>
      </w:r>
      <w:r w:rsidR="00FC063D">
        <w:rPr>
          <w:rFonts w:asciiTheme="majorHAnsi" w:hAnsiTheme="majorHAnsi"/>
        </w:rPr>
        <w:t xml:space="preserve"> and p &lt; 0.</w:t>
      </w:r>
      <w:r w:rsidR="00621FD8">
        <w:rPr>
          <w:rFonts w:asciiTheme="majorHAnsi" w:hAnsiTheme="majorHAnsi"/>
        </w:rPr>
        <w:t xml:space="preserve">001 </w:t>
      </w:r>
      <w:commentRangeStart w:id="130"/>
      <w:r w:rsidR="00621FD8">
        <w:rPr>
          <w:rFonts w:asciiTheme="majorHAnsi" w:hAnsiTheme="majorHAnsi"/>
        </w:rPr>
        <w:t>uncorrected</w:t>
      </w:r>
      <w:commentRangeEnd w:id="130"/>
      <w:r w:rsidR="00621FD8">
        <w:rPr>
          <w:rStyle w:val="CommentReference"/>
          <w:vanish/>
        </w:rPr>
        <w:commentReference w:id="130"/>
      </w:r>
      <w:r>
        <w:rPr>
          <w:rFonts w:asciiTheme="majorHAnsi" w:hAnsiTheme="majorHAnsi"/>
        </w:rPr>
        <w:t>)</w:t>
      </w:r>
      <w:r w:rsidR="000C66F1">
        <w:rPr>
          <w:rFonts w:asciiTheme="majorHAnsi" w:hAnsiTheme="majorHAnsi"/>
        </w:rPr>
        <w:t xml:space="preserve"> and </w:t>
      </w:r>
      <w:r w:rsidR="00621FD8">
        <w:rPr>
          <w:rFonts w:asciiTheme="majorHAnsi" w:hAnsiTheme="majorHAnsi"/>
        </w:rPr>
        <w:t>prediction</w:t>
      </w:r>
      <w:r w:rsidR="000C66F1">
        <w:rPr>
          <w:rFonts w:asciiTheme="majorHAnsi" w:hAnsiTheme="majorHAnsi"/>
        </w:rPr>
        <w:t xml:space="preserve"> (</w:t>
      </w:r>
      <w:r w:rsidR="00621FD8">
        <w:rPr>
          <w:rFonts w:asciiTheme="majorHAnsi" w:hAnsiTheme="majorHAnsi"/>
        </w:rPr>
        <w:t>all</w:t>
      </w:r>
      <w:r w:rsidR="000C66F1">
        <w:rPr>
          <w:rFonts w:asciiTheme="majorHAnsi" w:hAnsiTheme="majorHAnsi"/>
        </w:rPr>
        <w:t xml:space="preserve"> t</w:t>
      </w:r>
      <w:r w:rsidR="000C66F1" w:rsidRPr="000C66F1">
        <w:rPr>
          <w:rFonts w:asciiTheme="majorHAnsi" w:hAnsiTheme="majorHAnsi"/>
          <w:vertAlign w:val="subscript"/>
        </w:rPr>
        <w:t>(17)</w:t>
      </w:r>
      <w:r w:rsidR="000C66F1">
        <w:rPr>
          <w:rFonts w:asciiTheme="majorHAnsi" w:hAnsiTheme="majorHAnsi"/>
        </w:rPr>
        <w:t xml:space="preserve"> &gt; </w:t>
      </w:r>
      <w:r w:rsidR="00621FD8">
        <w:rPr>
          <w:rFonts w:asciiTheme="majorHAnsi" w:hAnsiTheme="majorHAnsi"/>
        </w:rPr>
        <w:t>3.7</w:t>
      </w:r>
      <w:r w:rsidR="00FC063D">
        <w:rPr>
          <w:rFonts w:asciiTheme="majorHAnsi" w:hAnsiTheme="majorHAnsi"/>
        </w:rPr>
        <w:t xml:space="preserve"> and p &lt; </w:t>
      </w:r>
      <w:r w:rsidR="00647C1F">
        <w:rPr>
          <w:rFonts w:asciiTheme="majorHAnsi" w:hAnsiTheme="majorHAnsi"/>
        </w:rPr>
        <w:t>0.</w:t>
      </w:r>
      <w:r w:rsidR="00621FD8">
        <w:rPr>
          <w:rFonts w:asciiTheme="majorHAnsi" w:hAnsiTheme="majorHAnsi"/>
        </w:rPr>
        <w:t>001 uncorrected</w:t>
      </w:r>
      <w:r w:rsidR="000C66F1">
        <w:rPr>
          <w:rFonts w:asciiTheme="majorHAnsi" w:hAnsiTheme="majorHAnsi"/>
        </w:rPr>
        <w:t>)</w:t>
      </w:r>
      <w:r w:rsidR="006B4609">
        <w:rPr>
          <w:rFonts w:asciiTheme="majorHAnsi" w:hAnsiTheme="majorHAnsi"/>
        </w:rPr>
        <w:t xml:space="preserve"> and worse prediction scores.</w:t>
      </w:r>
      <w:r w:rsidR="000C66F1">
        <w:rPr>
          <w:rFonts w:asciiTheme="majorHAnsi" w:hAnsiTheme="majorHAnsi"/>
        </w:rPr>
        <w:t xml:space="preserve"> </w:t>
      </w:r>
      <w:r w:rsidR="006B4609">
        <w:rPr>
          <w:rFonts w:asciiTheme="majorHAnsi" w:hAnsiTheme="majorHAnsi"/>
        </w:rPr>
        <w:t xml:space="preserve">Fittings and predictions </w:t>
      </w:r>
      <w:r w:rsidR="000C66F1">
        <w:rPr>
          <w:rFonts w:asciiTheme="majorHAnsi" w:hAnsiTheme="majorHAnsi"/>
        </w:rPr>
        <w:t xml:space="preserve">were not statistically </w:t>
      </w:r>
      <w:r w:rsidR="006B4609">
        <w:rPr>
          <w:rFonts w:asciiTheme="majorHAnsi" w:hAnsiTheme="majorHAnsi"/>
        </w:rPr>
        <w:t>different</w:t>
      </w:r>
      <w:r w:rsidR="000C66F1">
        <w:rPr>
          <w:rFonts w:asciiTheme="majorHAnsi" w:hAnsiTheme="majorHAnsi"/>
        </w:rPr>
        <w:t xml:space="preserve"> </w:t>
      </w:r>
      <w:r w:rsidR="006B4609">
        <w:rPr>
          <w:rFonts w:asciiTheme="majorHAnsi" w:hAnsiTheme="majorHAnsi"/>
        </w:rPr>
        <w:t>between models VF and</w:t>
      </w:r>
      <w:r w:rsidR="000C66F1">
        <w:rPr>
          <w:rFonts w:asciiTheme="majorHAnsi" w:hAnsiTheme="majorHAnsi"/>
        </w:rPr>
        <w:t xml:space="preserve"> CI</w:t>
      </w:r>
      <w:ins w:id="131" w:author="Jan Balaguer" w:date="2014-06-05T12:25:00Z">
        <w:r w:rsidR="0070108F">
          <w:rPr>
            <w:rFonts w:asciiTheme="majorHAnsi" w:hAnsiTheme="majorHAnsi"/>
          </w:rPr>
          <w:t>.</w:t>
        </w:r>
      </w:ins>
    </w:p>
    <w:p w:rsidR="0070108F" w:rsidRDefault="0070108F" w:rsidP="0070108F">
      <w:pPr>
        <w:numPr>
          <w:ins w:id="132" w:author="Jan Balaguer" w:date="2014-06-05T12:25:00Z"/>
        </w:numPr>
        <w:rPr>
          <w:ins w:id="133" w:author="Jan Balaguer" w:date="2014-06-05T12:19:00Z"/>
          <w:rFonts w:asciiTheme="majorHAnsi" w:hAnsiTheme="majorHAnsi"/>
        </w:rPr>
      </w:pPr>
      <w:ins w:id="134" w:author="Jan Balaguer" w:date="2014-06-05T12:19:00Z">
        <w:r>
          <w:rPr>
            <w:rFonts w:asciiTheme="majorHAnsi" w:hAnsiTheme="majorHAnsi"/>
          </w:rPr>
          <w:t xml:space="preserve">Fittings and predictions were statistically better for the HB model than any other under any condition (all </w:t>
        </w:r>
        <w:proofErr w:type="gramStart"/>
        <w:r>
          <w:rPr>
            <w:rFonts w:asciiTheme="majorHAnsi" w:hAnsiTheme="majorHAnsi"/>
          </w:rPr>
          <w:t>t</w:t>
        </w:r>
        <w:r w:rsidRPr="0070108F">
          <w:rPr>
            <w:rFonts w:asciiTheme="majorHAnsi" w:hAnsiTheme="majorHAnsi"/>
            <w:vertAlign w:val="subscript"/>
          </w:rPr>
          <w:t>(</w:t>
        </w:r>
        <w:proofErr w:type="gramEnd"/>
        <w:r w:rsidRPr="0070108F">
          <w:rPr>
            <w:rFonts w:asciiTheme="majorHAnsi" w:hAnsiTheme="majorHAnsi"/>
            <w:vertAlign w:val="subscript"/>
          </w:rPr>
          <w:t>17)</w:t>
        </w:r>
        <w:r>
          <w:rPr>
            <w:rFonts w:asciiTheme="majorHAnsi" w:hAnsiTheme="majorHAnsi"/>
          </w:rPr>
          <w:t xml:space="preserve"> &gt; </w:t>
        </w:r>
      </w:ins>
      <w:ins w:id="135" w:author="Jan Balaguer" w:date="2014-06-05T12:47:00Z">
        <w:r w:rsidR="000419ED">
          <w:rPr>
            <w:rFonts w:asciiTheme="majorHAnsi" w:hAnsiTheme="majorHAnsi"/>
          </w:rPr>
          <w:t>1.9</w:t>
        </w:r>
      </w:ins>
      <w:ins w:id="136" w:author="Jan Balaguer" w:date="2014-06-05T12:19:00Z">
        <w:r>
          <w:rPr>
            <w:rFonts w:asciiTheme="majorHAnsi" w:hAnsiTheme="majorHAnsi"/>
          </w:rPr>
          <w:t>, p &lt; 0.</w:t>
        </w:r>
      </w:ins>
      <w:ins w:id="137" w:author="Jan Balaguer" w:date="2014-06-05T12:39:00Z">
        <w:r w:rsidR="000419ED">
          <w:rPr>
            <w:rFonts w:asciiTheme="majorHAnsi" w:hAnsiTheme="majorHAnsi"/>
          </w:rPr>
          <w:t>033</w:t>
        </w:r>
      </w:ins>
      <w:ins w:id="138" w:author="Jan Balaguer" w:date="2014-06-05T12:19:00Z">
        <w:r>
          <w:rPr>
            <w:rFonts w:asciiTheme="majorHAnsi" w:hAnsiTheme="majorHAnsi"/>
          </w:rPr>
          <w:t>)</w:t>
        </w:r>
        <w:r>
          <w:rPr>
            <w:rStyle w:val="CommentReference"/>
            <w:vanish/>
          </w:rPr>
          <w:commentReference w:id="128"/>
        </w:r>
        <w:r>
          <w:rPr>
            <w:rFonts w:asciiTheme="majorHAnsi" w:hAnsiTheme="majorHAnsi"/>
          </w:rPr>
          <w:t>.</w:t>
        </w:r>
      </w:ins>
    </w:p>
    <w:p w:rsidR="0070108F" w:rsidRDefault="0070108F" w:rsidP="0070108F">
      <w:pPr>
        <w:numPr>
          <w:ins w:id="139" w:author="Jan Balaguer" w:date="2014-06-05T12:25:00Z"/>
        </w:numPr>
        <w:rPr>
          <w:ins w:id="140" w:author="Jan Balaguer" w:date="2014-06-05T12:25:00Z"/>
          <w:rFonts w:asciiTheme="majorHAnsi" w:hAnsiTheme="majorHAnsi"/>
        </w:rPr>
      </w:pPr>
    </w:p>
    <w:p w:rsidR="00FC063D" w:rsidRDefault="0070108F" w:rsidP="00B36B78">
      <w:pPr>
        <w:numPr>
          <w:ins w:id="141" w:author="Jan Balaguer" w:date="2014-06-05T12:19:00Z"/>
        </w:numPr>
        <w:rPr>
          <w:rFonts w:asciiTheme="majorHAnsi" w:hAnsiTheme="majorHAnsi"/>
        </w:rPr>
      </w:pPr>
      <w:ins w:id="142" w:author="Jan Balaguer" w:date="2014-06-05T12:25:00Z">
        <w:r>
          <w:rPr>
            <w:rFonts w:asciiTheme="majorHAnsi" w:hAnsiTheme="majorHAnsi"/>
          </w:rPr>
          <w:t>Differences between model VFCI (</w:t>
        </w:r>
      </w:ins>
      <w:ins w:id="143" w:author="Jan Balaguer" w:date="2014-06-05T12:26:00Z">
        <w:r>
          <w:rPr>
            <w:rFonts w:asciiTheme="majorHAnsi" w:hAnsiTheme="majorHAnsi"/>
          </w:rPr>
          <w:t>or HB</w:t>
        </w:r>
      </w:ins>
      <w:ins w:id="144" w:author="Jan Balaguer" w:date="2014-06-05T12:25:00Z">
        <w:r>
          <w:rPr>
            <w:rFonts w:asciiTheme="majorHAnsi" w:hAnsiTheme="majorHAnsi"/>
          </w:rPr>
          <w:t>)</w:t>
        </w:r>
      </w:ins>
      <w:ins w:id="145" w:author="Jan Balaguer" w:date="2014-06-05T12:26:00Z">
        <w:r>
          <w:rPr>
            <w:rFonts w:asciiTheme="majorHAnsi" w:hAnsiTheme="majorHAnsi"/>
          </w:rPr>
          <w:t xml:space="preserve"> </w:t>
        </w:r>
      </w:ins>
      <w:ins w:id="146" w:author="Jan Balaguer" w:date="2014-06-05T12:25:00Z">
        <w:r>
          <w:rPr>
            <w:rFonts w:asciiTheme="majorHAnsi" w:hAnsiTheme="majorHAnsi"/>
          </w:rPr>
          <w:t xml:space="preserve">and alternatives </w:t>
        </w:r>
      </w:ins>
      <w:proofErr w:type="gramStart"/>
      <w:ins w:id="147" w:author="Jan Balaguer" w:date="2014-06-05T12:26:00Z">
        <w:r>
          <w:rPr>
            <w:rFonts w:asciiTheme="majorHAnsi" w:hAnsiTheme="majorHAnsi"/>
          </w:rPr>
          <w:t>is</w:t>
        </w:r>
        <w:proofErr w:type="gramEnd"/>
        <w:r>
          <w:rPr>
            <w:rFonts w:asciiTheme="majorHAnsi" w:hAnsiTheme="majorHAnsi"/>
          </w:rPr>
          <w:t xml:space="preserve"> due to the number of parameters of each mode. BIC scores include a</w:t>
        </w:r>
      </w:ins>
      <w:ins w:id="148" w:author="Jan Balaguer" w:date="2014-06-05T12:19:00Z">
        <w:r>
          <w:rPr>
            <w:rFonts w:asciiTheme="majorHAnsi" w:hAnsiTheme="majorHAnsi"/>
          </w:rPr>
          <w:t xml:space="preserve"> </w:t>
        </w:r>
      </w:ins>
      <w:ins w:id="149" w:author="Jan Balaguer" w:date="2014-06-05T12:26:00Z">
        <w:r>
          <w:rPr>
            <w:rFonts w:asciiTheme="majorHAnsi" w:hAnsiTheme="majorHAnsi"/>
          </w:rPr>
          <w:t xml:space="preserve">penalization </w:t>
        </w:r>
      </w:ins>
      <w:ins w:id="150" w:author="Jan Balaguer" w:date="2014-06-05T12:19:00Z">
        <w:r>
          <w:rPr>
            <w:rFonts w:asciiTheme="majorHAnsi" w:hAnsiTheme="majorHAnsi"/>
          </w:rPr>
          <w:t>factor</w:t>
        </w:r>
      </w:ins>
      <w:ins w:id="151" w:author="Jan Balaguer" w:date="2014-06-05T12:23:00Z">
        <w:r>
          <w:rPr>
            <w:rFonts w:asciiTheme="majorHAnsi" w:hAnsiTheme="majorHAnsi"/>
          </w:rPr>
          <w:t xml:space="preserve"> </w:t>
        </w:r>
      </w:ins>
      <w:ins w:id="152" w:author="Jan Balaguer" w:date="2014-06-05T12:26:00Z">
        <w:r>
          <w:rPr>
            <w:rFonts w:asciiTheme="majorHAnsi" w:hAnsiTheme="majorHAnsi"/>
          </w:rPr>
          <w:t>that increases with</w:t>
        </w:r>
      </w:ins>
      <w:ins w:id="153" w:author="Jan Balaguer" w:date="2014-06-05T12:23:00Z">
        <w:r>
          <w:rPr>
            <w:rFonts w:asciiTheme="majorHAnsi" w:hAnsiTheme="majorHAnsi"/>
          </w:rPr>
          <w:t xml:space="preserve"> </w:t>
        </w:r>
      </w:ins>
      <w:ins w:id="154" w:author="Jan Balaguer" w:date="2014-06-05T12:24:00Z">
        <w:r>
          <w:rPr>
            <w:rFonts w:asciiTheme="majorHAnsi" w:hAnsiTheme="majorHAnsi"/>
          </w:rPr>
          <w:t>number of parameters</w:t>
        </w:r>
      </w:ins>
      <w:ins w:id="155" w:author="Jan Balaguer" w:date="2014-06-05T12:23:00Z">
        <w:r>
          <w:rPr>
            <w:rFonts w:asciiTheme="majorHAnsi" w:hAnsiTheme="majorHAnsi"/>
          </w:rPr>
          <w:t>.</w:t>
        </w:r>
      </w:ins>
      <w:ins w:id="156" w:author="Jan Balaguer" w:date="2014-06-05T12:26:00Z">
        <w:r>
          <w:rPr>
            <w:rFonts w:asciiTheme="majorHAnsi" w:hAnsiTheme="majorHAnsi"/>
          </w:rPr>
          <w:t xml:space="preserve"> The HB model is parameter-free</w:t>
        </w:r>
      </w:ins>
      <w:ins w:id="157" w:author="Jan Balaguer" w:date="2014-06-05T12:38:00Z">
        <w:r w:rsidR="00040884">
          <w:rPr>
            <w:rFonts w:asciiTheme="majorHAnsi" w:hAnsiTheme="majorHAnsi"/>
          </w:rPr>
          <w:t>, models VF and CI have 3 parameters, and model VFCI has 4 parameters.</w:t>
        </w:r>
      </w:ins>
    </w:p>
    <w:commentRangeEnd w:id="128"/>
    <w:p w:rsidR="00C051E6" w:rsidRPr="00B82D9A" w:rsidRDefault="00C051E6" w:rsidP="0070108F">
      <w:pPr>
        <w:rPr>
          <w:rFonts w:asciiTheme="majorHAnsi" w:hAnsiTheme="majorHAnsi"/>
        </w:rPr>
      </w:pPr>
    </w:p>
    <w:sectPr w:rsidR="00C051E6" w:rsidRPr="00B82D9A" w:rsidSect="008A382D">
      <w:footerReference w:type="even" r:id="rId19"/>
      <w:footerReference w:type="default" r:id="rId20"/>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Christopher Summerfield" w:date="2014-06-04T10:00:00Z" w:initials="CS">
    <w:p w:rsidR="00CF4734" w:rsidRDefault="00CF4734">
      <w:pPr>
        <w:pStyle w:val="CommentText"/>
      </w:pPr>
      <w:r>
        <w:rPr>
          <w:rStyle w:val="CommentReference"/>
        </w:rPr>
        <w:annotationRef/>
      </w:r>
      <w:r>
        <w:t xml:space="preserve">Reduce it by </w:t>
      </w:r>
      <w:r w:rsidRPr="007130A2">
        <w:rPr>
          <w:b/>
          <w:bCs/>
        </w:rPr>
        <w:t>a factor of</w:t>
      </w:r>
      <w:r>
        <w:t xml:space="preserve"> 2 i.e. by half</w:t>
      </w:r>
    </w:p>
  </w:comment>
  <w:comment w:id="0" w:author="Jan Balaguer" w:date="2014-06-05T10:50:00Z" w:initials="JB">
    <w:p w:rsidR="00CF4734" w:rsidRDefault="00CF4734" w:rsidP="00125A06">
      <w:pPr>
        <w:pStyle w:val="CommentText"/>
      </w:pPr>
      <w:r>
        <w:rPr>
          <w:rStyle w:val="CommentReference"/>
        </w:rPr>
        <w:annotationRef/>
      </w:r>
      <w:r>
        <w:t>Oh, sorry we're talking about the H space. Yes, you're right.</w:t>
      </w:r>
    </w:p>
    <w:p w:rsidR="00CF4734" w:rsidRDefault="00CF4734" w:rsidP="00125A06">
      <w:pPr>
        <w:pStyle w:val="CommentText"/>
      </w:pPr>
      <w:r>
        <w:t>It's the number of possible rules that is reduced by a factor of 4 (not 9; see fig S1b).</w:t>
      </w:r>
    </w:p>
  </w:comment>
  <w:comment w:id="3" w:author="Christopher Summerfield" w:date="2014-06-04T10:03:00Z" w:initials="CS">
    <w:p w:rsidR="00CF4734" w:rsidRDefault="00CF4734">
      <w:pPr>
        <w:pStyle w:val="CommentText"/>
      </w:pPr>
      <w:r>
        <w:rPr>
          <w:rStyle w:val="CommentReference"/>
        </w:rPr>
        <w:annotationRef/>
      </w:r>
      <w:r>
        <w:rPr>
          <w:rStyle w:val="CommentReference"/>
        </w:rPr>
        <w:t>Is this still true?</w:t>
      </w:r>
    </w:p>
  </w:comment>
  <w:comment w:id="2" w:author="Jan Balaguer" w:date="2014-06-05T10:50:00Z" w:initials="JB">
    <w:p w:rsidR="00CF4734" w:rsidRDefault="00CF4734">
      <w:pPr>
        <w:pStyle w:val="CommentText"/>
      </w:pPr>
      <w:r>
        <w:rPr>
          <w:rStyle w:val="CommentReference"/>
        </w:rPr>
        <w:annotationRef/>
      </w:r>
      <w:r>
        <w:t>I think so. Isn't that what shows fig2a?</w:t>
      </w:r>
    </w:p>
  </w:comment>
  <w:comment w:id="4" w:author="Christopher Summerfield" w:date="2014-06-04T23:23:00Z" w:initials="CS">
    <w:p w:rsidR="00CF4734" w:rsidRDefault="00CF4734">
      <w:pPr>
        <w:pStyle w:val="CommentText"/>
      </w:pPr>
      <w:r>
        <w:rPr>
          <w:rStyle w:val="CommentReference"/>
        </w:rPr>
        <w:annotationRef/>
      </w:r>
      <w:r>
        <w:t>This paragraph has been adjusted</w:t>
      </w:r>
    </w:p>
  </w:comment>
  <w:comment w:id="5" w:author="Jan Balaguer" w:date="2014-06-05T10:56:00Z" w:initials="JB">
    <w:p w:rsidR="00CF4734" w:rsidRDefault="00CF4734">
      <w:pPr>
        <w:pStyle w:val="CommentText"/>
      </w:pPr>
      <w:r>
        <w:rPr>
          <w:rStyle w:val="CommentReference"/>
        </w:rPr>
        <w:annotationRef/>
      </w:r>
      <w:r>
        <w:t xml:space="preserve">I've changed the order of this sentence. It feels wrong selling the novel statistic as "close-to-significant" or meaningful. </w:t>
      </w:r>
    </w:p>
  </w:comment>
  <w:comment w:id="8" w:author="Christopher Summerfield" w:date="2014-06-04T21:57:00Z" w:initials="CS">
    <w:p w:rsidR="00CF4734" w:rsidRDefault="00CF4734">
      <w:pPr>
        <w:pStyle w:val="CommentText"/>
      </w:pPr>
      <w:r>
        <w:rPr>
          <w:rStyle w:val="CommentReference"/>
        </w:rPr>
        <w:annotationRef/>
      </w:r>
      <w:r>
        <w:t xml:space="preserve">Perhaps we could put the details of the </w:t>
      </w:r>
      <w:proofErr w:type="spellStart"/>
      <w:r>
        <w:t>alphaM</w:t>
      </w:r>
      <w:proofErr w:type="spellEnd"/>
      <w:r>
        <w:t xml:space="preserve"> in the supplementary, along with the BIC scores?</w:t>
      </w:r>
    </w:p>
  </w:comment>
  <w:comment w:id="36" w:author="Jan Balaguer" w:date="2014-06-05T12:56:00Z" w:initials="JB">
    <w:p w:rsidR="00CF4734" w:rsidRDefault="00CF4734">
      <w:pPr>
        <w:pStyle w:val="CommentText"/>
      </w:pPr>
      <w:r>
        <w:rPr>
          <w:rStyle w:val="CommentReference"/>
        </w:rPr>
        <w:annotationRef/>
      </w:r>
      <w:proofErr w:type="gramStart"/>
      <w:r>
        <w:t>changed</w:t>
      </w:r>
      <w:proofErr w:type="gramEnd"/>
      <w:r>
        <w:t xml:space="preserve"> legend</w:t>
      </w:r>
    </w:p>
  </w:comment>
  <w:comment w:id="37" w:author="Jan Balaguer" w:date="2014-06-04T02:12:00Z" w:initials="JB">
    <w:p w:rsidR="00CF4734" w:rsidRPr="006846C0" w:rsidRDefault="00CF4734">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3 updated</w:t>
      </w:r>
    </w:p>
  </w:comment>
  <w:comment w:id="38" w:author="Christopher Summerfield" w:date="2014-06-04T23:27:00Z" w:initials="CS">
    <w:p w:rsidR="00CF4734" w:rsidRDefault="00CF4734">
      <w:pPr>
        <w:pStyle w:val="CommentText"/>
      </w:pPr>
      <w:r>
        <w:rPr>
          <w:rStyle w:val="CommentReference"/>
        </w:rPr>
        <w:annotationRef/>
      </w:r>
      <w:r>
        <w:t>Legend fixed</w:t>
      </w:r>
    </w:p>
  </w:comment>
  <w:comment w:id="42" w:author="Jan Balaguer" w:date="2014-06-05T11:06:00Z" w:initials="JB">
    <w:p w:rsidR="00CF4734" w:rsidRDefault="00CF4734">
      <w:pPr>
        <w:pStyle w:val="CommentText"/>
      </w:pPr>
      <w:r>
        <w:rPr>
          <w:rStyle w:val="CommentReference"/>
        </w:rPr>
        <w:annotationRef/>
      </w:r>
      <w:proofErr w:type="gramStart"/>
      <w:r>
        <w:t>these</w:t>
      </w:r>
      <w:proofErr w:type="gramEnd"/>
      <w:r>
        <w:t xml:space="preserve"> didn't change</w:t>
      </w:r>
    </w:p>
  </w:comment>
  <w:comment w:id="49" w:author="Christopher Summerfield" w:date="2014-06-04T23:27:00Z" w:initials="CS">
    <w:p w:rsidR="00CF4734" w:rsidRDefault="00CF4734">
      <w:pPr>
        <w:pStyle w:val="CommentText"/>
      </w:pPr>
      <w:r>
        <w:rPr>
          <w:rStyle w:val="CommentReference"/>
        </w:rPr>
        <w:annotationRef/>
      </w:r>
      <w:r>
        <w:t>Need to update these values</w:t>
      </w:r>
    </w:p>
  </w:comment>
  <w:comment w:id="56" w:author="Jan Balaguer" w:date="2014-06-04T02:12:00Z" w:initials="JB">
    <w:p w:rsidR="00CF4734" w:rsidRPr="006846C0" w:rsidRDefault="00CF4734">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added</w:t>
      </w:r>
    </w:p>
  </w:comment>
  <w:comment w:id="111" w:author="Jan Balaguer" w:date="2014-06-05T11:46:00Z" w:initials="JB">
    <w:p w:rsidR="00CF4734" w:rsidRPr="00EB26BF" w:rsidRDefault="00CF4734" w:rsidP="003F3520">
      <w:pPr>
        <w:pStyle w:val="CommentText"/>
        <w:rPr>
          <w:color w:val="FFFFFF" w:themeColor="background1"/>
        </w:rPr>
      </w:pPr>
      <w:r w:rsidRPr="00EB26BF">
        <w:rPr>
          <w:rStyle w:val="CommentReference"/>
          <w:color w:val="FFFFFF" w:themeColor="background1"/>
          <w:highlight w:val="red"/>
        </w:rPr>
        <w:annotationRef/>
      </w:r>
      <w:r w:rsidRPr="00EB26BF">
        <w:rPr>
          <w:color w:val="FFFFFF" w:themeColor="background1"/>
          <w:highlight w:val="red"/>
        </w:rPr>
        <w:t>NO SIGNIFICANCE</w:t>
      </w:r>
    </w:p>
  </w:comment>
  <w:comment w:id="112" w:author="Jan Balaguer" w:date="2014-06-04T02:12:00Z" w:initials="JB">
    <w:p w:rsidR="00CF4734" w:rsidRPr="00EB26BF" w:rsidRDefault="00CF4734">
      <w:pPr>
        <w:pStyle w:val="CommentText"/>
        <w:rPr>
          <w:color w:val="FFFFFF" w:themeColor="background1"/>
        </w:rPr>
      </w:pPr>
      <w:r w:rsidRPr="00EB26BF">
        <w:rPr>
          <w:rStyle w:val="CommentReference"/>
          <w:color w:val="FFFFFF" w:themeColor="background1"/>
          <w:highlight w:val="red"/>
        </w:rPr>
        <w:annotationRef/>
      </w:r>
      <w:r w:rsidRPr="00EB26BF">
        <w:rPr>
          <w:color w:val="FFFFFF" w:themeColor="background1"/>
          <w:highlight w:val="red"/>
        </w:rPr>
        <w:t>NO SIGNIFICANCE</w:t>
      </w:r>
    </w:p>
  </w:comment>
  <w:comment w:id="127" w:author="Jan Balaguer" w:date="2014-06-04T02:13:00Z" w:initials="JB">
    <w:p w:rsidR="00CF4734" w:rsidRPr="00782FC1" w:rsidRDefault="00CF4734">
      <w:pPr>
        <w:pStyle w:val="CommentText"/>
        <w:rPr>
          <w:color w:val="FFFFFF" w:themeColor="background1"/>
          <w:highlight w:val="red"/>
        </w:rPr>
      </w:pPr>
      <w:r w:rsidRPr="006846C0">
        <w:rPr>
          <w:rStyle w:val="CommentReference"/>
          <w:color w:val="FFFFFF" w:themeColor="background1"/>
          <w:highlight w:val="red"/>
        </w:rPr>
        <w:annotationRef/>
      </w:r>
      <w:r w:rsidRPr="006846C0">
        <w:rPr>
          <w:color w:val="FFFFFF" w:themeColor="background1"/>
          <w:highlight w:val="red"/>
        </w:rPr>
        <w:t>Figure S1</w:t>
      </w:r>
      <w:r w:rsidRPr="00782FC1">
        <w:rPr>
          <w:color w:val="FFFFFF" w:themeColor="background1"/>
          <w:highlight w:val="red"/>
        </w:rPr>
        <w:t xml:space="preserve"> updated</w:t>
      </w:r>
    </w:p>
    <w:p w:rsidR="00CF4734" w:rsidRPr="006846C0" w:rsidRDefault="00CF4734">
      <w:pPr>
        <w:pStyle w:val="CommentText"/>
        <w:rPr>
          <w:color w:val="FFFFFF" w:themeColor="background1"/>
        </w:rPr>
      </w:pPr>
      <w:proofErr w:type="gramStart"/>
      <w:r w:rsidRPr="00782FC1">
        <w:rPr>
          <w:color w:val="FFFFFF" w:themeColor="background1"/>
          <w:highlight w:val="red"/>
        </w:rPr>
        <w:t>and</w:t>
      </w:r>
      <w:proofErr w:type="gramEnd"/>
      <w:r w:rsidRPr="00782FC1">
        <w:rPr>
          <w:color w:val="FFFFFF" w:themeColor="background1"/>
          <w:highlight w:val="red"/>
        </w:rPr>
        <w:t xml:space="preserve"> moved to Figures </w:t>
      </w:r>
      <w:r>
        <w:rPr>
          <w:color w:val="FFFFFF" w:themeColor="background1"/>
          <w:highlight w:val="red"/>
        </w:rPr>
        <w:t xml:space="preserve">/Tables </w:t>
      </w:r>
      <w:r w:rsidRPr="00782FC1">
        <w:rPr>
          <w:color w:val="FFFFFF" w:themeColor="background1"/>
          <w:highlight w:val="red"/>
        </w:rPr>
        <w:t>section</w:t>
      </w:r>
    </w:p>
  </w:comment>
  <w:comment w:id="130" w:author="Jan Balaguer" w:date="2014-06-05T12:09:00Z" w:initials="JB">
    <w:p w:rsidR="00CF4734" w:rsidRDefault="00CF4734">
      <w:pPr>
        <w:pStyle w:val="CommentText"/>
      </w:pPr>
      <w:r>
        <w:rPr>
          <w:rStyle w:val="CommentReference"/>
        </w:rPr>
        <w:annotationRef/>
      </w:r>
      <w:proofErr w:type="spellStart"/>
      <w:proofErr w:type="gramStart"/>
      <w:r>
        <w:t>i</w:t>
      </w:r>
      <w:proofErr w:type="gramEnd"/>
      <w:r>
        <w:t>'m</w:t>
      </w:r>
      <w:proofErr w:type="spellEnd"/>
      <w:r>
        <w:t xml:space="preserve"> not sure if we need to report it's uncorrected, given we're running many </w:t>
      </w:r>
      <w:proofErr w:type="spellStart"/>
      <w:r>
        <w:t>ttests</w:t>
      </w:r>
      <w:proofErr w:type="spellEnd"/>
      <w:r>
        <w:t>.</w:t>
      </w:r>
    </w:p>
  </w:comment>
  <w:comment w:id="128" w:author="Jan Balaguer" w:date="2014-06-05T12:19:00Z" w:initials="JB">
    <w:p w:rsidR="00CF4734" w:rsidRPr="00882C83" w:rsidRDefault="00CF4734" w:rsidP="0070108F">
      <w:pPr>
        <w:pStyle w:val="CommentText"/>
        <w:rPr>
          <w:color w:val="FFFFFF" w:themeColor="background1"/>
        </w:rPr>
      </w:pPr>
      <w:r>
        <w:rPr>
          <w:rStyle w:val="CommentReference"/>
        </w:rPr>
        <w:annotationRef/>
      </w:r>
      <w:r w:rsidRPr="00882C83">
        <w:rPr>
          <w:color w:val="FFFFFF" w:themeColor="background1"/>
          <w:highlight w:val="red"/>
        </w:rPr>
        <w:t>New Scores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4734" w:rsidRDefault="00CF4734">
      <w:r>
        <w:separator/>
      </w:r>
    </w:p>
  </w:endnote>
  <w:endnote w:type="continuationSeparator" w:id="0">
    <w:p w:rsidR="00CF4734" w:rsidRDefault="00CF4734">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734" w:rsidRDefault="00CF4734"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4734" w:rsidRDefault="00CF4734"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734" w:rsidRDefault="00CF4734"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7A6A">
      <w:rPr>
        <w:rStyle w:val="PageNumber"/>
        <w:noProof/>
      </w:rPr>
      <w:t>12</w:t>
    </w:r>
    <w:r>
      <w:rPr>
        <w:rStyle w:val="PageNumber"/>
      </w:rPr>
      <w:fldChar w:fldCharType="end"/>
    </w:r>
  </w:p>
  <w:p w:rsidR="00CF4734" w:rsidRDefault="00CF4734"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4734" w:rsidRDefault="00CF4734">
      <w:r>
        <w:separator/>
      </w:r>
    </w:p>
  </w:footnote>
  <w:footnote w:type="continuationSeparator" w:id="0">
    <w:p w:rsidR="00CF4734" w:rsidRDefault="00CF473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96A7A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CC81DCC"/>
    <w:lvl w:ilvl="0">
      <w:start w:val="1"/>
      <w:numFmt w:val="decimal"/>
      <w:lvlText w:val="%1."/>
      <w:lvlJc w:val="left"/>
      <w:pPr>
        <w:tabs>
          <w:tab w:val="num" w:pos="1492"/>
        </w:tabs>
        <w:ind w:left="1492" w:hanging="360"/>
      </w:pPr>
    </w:lvl>
  </w:abstractNum>
  <w:abstractNum w:abstractNumId="2">
    <w:nsid w:val="FFFFFF7D"/>
    <w:multiLevelType w:val="singleLevel"/>
    <w:tmpl w:val="FF46A780"/>
    <w:lvl w:ilvl="0">
      <w:start w:val="1"/>
      <w:numFmt w:val="decimal"/>
      <w:lvlText w:val="%1."/>
      <w:lvlJc w:val="left"/>
      <w:pPr>
        <w:tabs>
          <w:tab w:val="num" w:pos="1209"/>
        </w:tabs>
        <w:ind w:left="1209" w:hanging="360"/>
      </w:pPr>
    </w:lvl>
  </w:abstractNum>
  <w:abstractNum w:abstractNumId="3">
    <w:nsid w:val="FFFFFF7E"/>
    <w:multiLevelType w:val="singleLevel"/>
    <w:tmpl w:val="63C60900"/>
    <w:lvl w:ilvl="0">
      <w:start w:val="1"/>
      <w:numFmt w:val="decimal"/>
      <w:lvlText w:val="%1."/>
      <w:lvlJc w:val="left"/>
      <w:pPr>
        <w:tabs>
          <w:tab w:val="num" w:pos="926"/>
        </w:tabs>
        <w:ind w:left="926" w:hanging="360"/>
      </w:pPr>
    </w:lvl>
  </w:abstractNum>
  <w:abstractNum w:abstractNumId="4">
    <w:nsid w:val="FFFFFF7F"/>
    <w:multiLevelType w:val="singleLevel"/>
    <w:tmpl w:val="ED6874C6"/>
    <w:lvl w:ilvl="0">
      <w:start w:val="1"/>
      <w:numFmt w:val="decimal"/>
      <w:lvlText w:val="%1."/>
      <w:lvlJc w:val="left"/>
      <w:pPr>
        <w:tabs>
          <w:tab w:val="num" w:pos="643"/>
        </w:tabs>
        <w:ind w:left="643" w:hanging="360"/>
      </w:pPr>
    </w:lvl>
  </w:abstractNum>
  <w:abstractNum w:abstractNumId="5">
    <w:nsid w:val="FFFFFF80"/>
    <w:multiLevelType w:val="singleLevel"/>
    <w:tmpl w:val="E8CC705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38465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0A750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8E3FD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986EDA4"/>
    <w:lvl w:ilvl="0">
      <w:start w:val="1"/>
      <w:numFmt w:val="decimal"/>
      <w:lvlText w:val="%1."/>
      <w:lvlJc w:val="left"/>
      <w:pPr>
        <w:tabs>
          <w:tab w:val="num" w:pos="360"/>
        </w:tabs>
        <w:ind w:left="360" w:hanging="360"/>
      </w:pPr>
    </w:lvl>
  </w:abstractNum>
  <w:abstractNum w:abstractNumId="10">
    <w:nsid w:val="FFFFFF89"/>
    <w:multiLevelType w:val="singleLevel"/>
    <w:tmpl w:val="F09E9774"/>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655E"/>
    <w:rsid w:val="000071BB"/>
    <w:rsid w:val="00014192"/>
    <w:rsid w:val="000145E4"/>
    <w:rsid w:val="000219CC"/>
    <w:rsid w:val="00022063"/>
    <w:rsid w:val="00027BDC"/>
    <w:rsid w:val="00032262"/>
    <w:rsid w:val="0003295C"/>
    <w:rsid w:val="000338D3"/>
    <w:rsid w:val="00033E8E"/>
    <w:rsid w:val="00035103"/>
    <w:rsid w:val="00040884"/>
    <w:rsid w:val="000419ED"/>
    <w:rsid w:val="000449A8"/>
    <w:rsid w:val="000461D0"/>
    <w:rsid w:val="00050FFB"/>
    <w:rsid w:val="00051B34"/>
    <w:rsid w:val="0005228C"/>
    <w:rsid w:val="000522FD"/>
    <w:rsid w:val="00056FEA"/>
    <w:rsid w:val="00060256"/>
    <w:rsid w:val="00063946"/>
    <w:rsid w:val="00063ADA"/>
    <w:rsid w:val="000662B7"/>
    <w:rsid w:val="00071A84"/>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66F1"/>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3F86"/>
    <w:rsid w:val="001251A9"/>
    <w:rsid w:val="00125A06"/>
    <w:rsid w:val="001261CC"/>
    <w:rsid w:val="00127ECB"/>
    <w:rsid w:val="00131549"/>
    <w:rsid w:val="00135E91"/>
    <w:rsid w:val="0014154F"/>
    <w:rsid w:val="00143BE9"/>
    <w:rsid w:val="0014610B"/>
    <w:rsid w:val="0015003C"/>
    <w:rsid w:val="00156C4F"/>
    <w:rsid w:val="00164A1B"/>
    <w:rsid w:val="001726D8"/>
    <w:rsid w:val="00172D4C"/>
    <w:rsid w:val="00173E20"/>
    <w:rsid w:val="001740F3"/>
    <w:rsid w:val="0017560A"/>
    <w:rsid w:val="00175C7A"/>
    <w:rsid w:val="00176C24"/>
    <w:rsid w:val="00177A6C"/>
    <w:rsid w:val="00180439"/>
    <w:rsid w:val="00180BE0"/>
    <w:rsid w:val="001822FB"/>
    <w:rsid w:val="00182BE8"/>
    <w:rsid w:val="00183536"/>
    <w:rsid w:val="00183705"/>
    <w:rsid w:val="001850C7"/>
    <w:rsid w:val="00186E0F"/>
    <w:rsid w:val="001902AD"/>
    <w:rsid w:val="00190B73"/>
    <w:rsid w:val="00190B77"/>
    <w:rsid w:val="00191A99"/>
    <w:rsid w:val="00193D10"/>
    <w:rsid w:val="00194BD9"/>
    <w:rsid w:val="001975B4"/>
    <w:rsid w:val="001975F4"/>
    <w:rsid w:val="00197E48"/>
    <w:rsid w:val="00197E64"/>
    <w:rsid w:val="001A010C"/>
    <w:rsid w:val="001A0D9B"/>
    <w:rsid w:val="001A47AB"/>
    <w:rsid w:val="001A6620"/>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548F"/>
    <w:rsid w:val="00247DAA"/>
    <w:rsid w:val="00253818"/>
    <w:rsid w:val="0026220A"/>
    <w:rsid w:val="00262F8F"/>
    <w:rsid w:val="002639A7"/>
    <w:rsid w:val="00271091"/>
    <w:rsid w:val="00271256"/>
    <w:rsid w:val="0027196D"/>
    <w:rsid w:val="00271E10"/>
    <w:rsid w:val="00272972"/>
    <w:rsid w:val="002729F6"/>
    <w:rsid w:val="00276BBA"/>
    <w:rsid w:val="00277565"/>
    <w:rsid w:val="00277A73"/>
    <w:rsid w:val="0028187E"/>
    <w:rsid w:val="00282CB1"/>
    <w:rsid w:val="002838B0"/>
    <w:rsid w:val="002843E2"/>
    <w:rsid w:val="00284762"/>
    <w:rsid w:val="0028478C"/>
    <w:rsid w:val="00284E58"/>
    <w:rsid w:val="00285BB2"/>
    <w:rsid w:val="00291E65"/>
    <w:rsid w:val="00293B85"/>
    <w:rsid w:val="00293E50"/>
    <w:rsid w:val="002947BB"/>
    <w:rsid w:val="0029647F"/>
    <w:rsid w:val="00297242"/>
    <w:rsid w:val="002A434C"/>
    <w:rsid w:val="002B1039"/>
    <w:rsid w:val="002B1E8D"/>
    <w:rsid w:val="002B43EA"/>
    <w:rsid w:val="002B58BF"/>
    <w:rsid w:val="002C087B"/>
    <w:rsid w:val="002C1EA0"/>
    <w:rsid w:val="002C5874"/>
    <w:rsid w:val="002C6677"/>
    <w:rsid w:val="002C73DA"/>
    <w:rsid w:val="002D2152"/>
    <w:rsid w:val="002D2D5C"/>
    <w:rsid w:val="002D762C"/>
    <w:rsid w:val="002E02A6"/>
    <w:rsid w:val="002E03AA"/>
    <w:rsid w:val="002E352B"/>
    <w:rsid w:val="002E4871"/>
    <w:rsid w:val="002F0953"/>
    <w:rsid w:val="002F6483"/>
    <w:rsid w:val="002F6DCA"/>
    <w:rsid w:val="00305B7C"/>
    <w:rsid w:val="00310219"/>
    <w:rsid w:val="00311755"/>
    <w:rsid w:val="00315506"/>
    <w:rsid w:val="00316344"/>
    <w:rsid w:val="00317B48"/>
    <w:rsid w:val="00321E71"/>
    <w:rsid w:val="00322506"/>
    <w:rsid w:val="0032299F"/>
    <w:rsid w:val="00324713"/>
    <w:rsid w:val="003258D5"/>
    <w:rsid w:val="00326838"/>
    <w:rsid w:val="0032797D"/>
    <w:rsid w:val="00333041"/>
    <w:rsid w:val="00335E1F"/>
    <w:rsid w:val="00335E41"/>
    <w:rsid w:val="003420A2"/>
    <w:rsid w:val="0034280E"/>
    <w:rsid w:val="003440B3"/>
    <w:rsid w:val="0034556E"/>
    <w:rsid w:val="00346DC7"/>
    <w:rsid w:val="00347C5D"/>
    <w:rsid w:val="0035096E"/>
    <w:rsid w:val="00350E7D"/>
    <w:rsid w:val="0036322B"/>
    <w:rsid w:val="00365073"/>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4D46"/>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3520"/>
    <w:rsid w:val="003F41BB"/>
    <w:rsid w:val="003F4B37"/>
    <w:rsid w:val="00400AD4"/>
    <w:rsid w:val="004112F7"/>
    <w:rsid w:val="004128CD"/>
    <w:rsid w:val="004163AB"/>
    <w:rsid w:val="004222FF"/>
    <w:rsid w:val="00423884"/>
    <w:rsid w:val="00426F89"/>
    <w:rsid w:val="004275F6"/>
    <w:rsid w:val="004319C8"/>
    <w:rsid w:val="00432042"/>
    <w:rsid w:val="0043370B"/>
    <w:rsid w:val="00434E4E"/>
    <w:rsid w:val="00440BDF"/>
    <w:rsid w:val="00452DD2"/>
    <w:rsid w:val="004543A9"/>
    <w:rsid w:val="00454EB9"/>
    <w:rsid w:val="00456B70"/>
    <w:rsid w:val="00462380"/>
    <w:rsid w:val="00464125"/>
    <w:rsid w:val="004654AD"/>
    <w:rsid w:val="004679AB"/>
    <w:rsid w:val="00472FC1"/>
    <w:rsid w:val="004738E8"/>
    <w:rsid w:val="00474C98"/>
    <w:rsid w:val="00475367"/>
    <w:rsid w:val="0047705B"/>
    <w:rsid w:val="00480151"/>
    <w:rsid w:val="004920C7"/>
    <w:rsid w:val="004924A5"/>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5752"/>
    <w:rsid w:val="005468D7"/>
    <w:rsid w:val="00551ED9"/>
    <w:rsid w:val="0055566F"/>
    <w:rsid w:val="00557B84"/>
    <w:rsid w:val="00563533"/>
    <w:rsid w:val="00564750"/>
    <w:rsid w:val="00564C58"/>
    <w:rsid w:val="00565021"/>
    <w:rsid w:val="00565F02"/>
    <w:rsid w:val="0057428D"/>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1C87"/>
    <w:rsid w:val="005E218B"/>
    <w:rsid w:val="005E543F"/>
    <w:rsid w:val="005E6EE7"/>
    <w:rsid w:val="005E7F58"/>
    <w:rsid w:val="005F054C"/>
    <w:rsid w:val="005F194C"/>
    <w:rsid w:val="005F4C56"/>
    <w:rsid w:val="005F583C"/>
    <w:rsid w:val="00605A44"/>
    <w:rsid w:val="00611718"/>
    <w:rsid w:val="00611D8D"/>
    <w:rsid w:val="00613B4A"/>
    <w:rsid w:val="00617A86"/>
    <w:rsid w:val="00621FD8"/>
    <w:rsid w:val="00622060"/>
    <w:rsid w:val="00626754"/>
    <w:rsid w:val="00626BF7"/>
    <w:rsid w:val="006318EE"/>
    <w:rsid w:val="00637141"/>
    <w:rsid w:val="006462C4"/>
    <w:rsid w:val="00646CB9"/>
    <w:rsid w:val="00647BBC"/>
    <w:rsid w:val="00647C1F"/>
    <w:rsid w:val="00655D42"/>
    <w:rsid w:val="00660270"/>
    <w:rsid w:val="0066338B"/>
    <w:rsid w:val="00667326"/>
    <w:rsid w:val="006752C7"/>
    <w:rsid w:val="00675787"/>
    <w:rsid w:val="0067605A"/>
    <w:rsid w:val="006779D1"/>
    <w:rsid w:val="00683AB7"/>
    <w:rsid w:val="006846C0"/>
    <w:rsid w:val="006867D3"/>
    <w:rsid w:val="0069217E"/>
    <w:rsid w:val="00694860"/>
    <w:rsid w:val="006958E8"/>
    <w:rsid w:val="00697381"/>
    <w:rsid w:val="00697AF1"/>
    <w:rsid w:val="006A0E6A"/>
    <w:rsid w:val="006A1B95"/>
    <w:rsid w:val="006A2279"/>
    <w:rsid w:val="006A3C99"/>
    <w:rsid w:val="006A6785"/>
    <w:rsid w:val="006B1148"/>
    <w:rsid w:val="006B4609"/>
    <w:rsid w:val="006B5BFB"/>
    <w:rsid w:val="006C2671"/>
    <w:rsid w:val="006D20F0"/>
    <w:rsid w:val="006D4929"/>
    <w:rsid w:val="006D61A6"/>
    <w:rsid w:val="006D6AF7"/>
    <w:rsid w:val="006D723E"/>
    <w:rsid w:val="006E07E1"/>
    <w:rsid w:val="006E142F"/>
    <w:rsid w:val="006E21DC"/>
    <w:rsid w:val="006E29CD"/>
    <w:rsid w:val="006E3A1F"/>
    <w:rsid w:val="006E49A6"/>
    <w:rsid w:val="006E5D5E"/>
    <w:rsid w:val="006F6874"/>
    <w:rsid w:val="0070108F"/>
    <w:rsid w:val="00701E07"/>
    <w:rsid w:val="00703582"/>
    <w:rsid w:val="00705ED5"/>
    <w:rsid w:val="00706050"/>
    <w:rsid w:val="007130A2"/>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2FC1"/>
    <w:rsid w:val="007835CE"/>
    <w:rsid w:val="00784FE6"/>
    <w:rsid w:val="00785FF6"/>
    <w:rsid w:val="00791C00"/>
    <w:rsid w:val="00793F06"/>
    <w:rsid w:val="00794A3C"/>
    <w:rsid w:val="00794CF2"/>
    <w:rsid w:val="007954B0"/>
    <w:rsid w:val="00797365"/>
    <w:rsid w:val="00797C8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01C5"/>
    <w:rsid w:val="008044EC"/>
    <w:rsid w:val="00806444"/>
    <w:rsid w:val="00807686"/>
    <w:rsid w:val="00810E69"/>
    <w:rsid w:val="00847281"/>
    <w:rsid w:val="00856087"/>
    <w:rsid w:val="008632DD"/>
    <w:rsid w:val="00864610"/>
    <w:rsid w:val="00866454"/>
    <w:rsid w:val="008713B6"/>
    <w:rsid w:val="00880928"/>
    <w:rsid w:val="008827B1"/>
    <w:rsid w:val="00882C83"/>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33E3"/>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1169"/>
    <w:rsid w:val="009021AA"/>
    <w:rsid w:val="009028D3"/>
    <w:rsid w:val="009029FB"/>
    <w:rsid w:val="00913C75"/>
    <w:rsid w:val="00916204"/>
    <w:rsid w:val="00921023"/>
    <w:rsid w:val="00921033"/>
    <w:rsid w:val="009234A1"/>
    <w:rsid w:val="00927EFD"/>
    <w:rsid w:val="00936A61"/>
    <w:rsid w:val="00941654"/>
    <w:rsid w:val="00943736"/>
    <w:rsid w:val="00944DC0"/>
    <w:rsid w:val="00947CAA"/>
    <w:rsid w:val="00947E71"/>
    <w:rsid w:val="00947EAE"/>
    <w:rsid w:val="009514D7"/>
    <w:rsid w:val="0095282B"/>
    <w:rsid w:val="0095401A"/>
    <w:rsid w:val="009549FB"/>
    <w:rsid w:val="009563F1"/>
    <w:rsid w:val="00956F10"/>
    <w:rsid w:val="009612E9"/>
    <w:rsid w:val="0096138B"/>
    <w:rsid w:val="00961F43"/>
    <w:rsid w:val="00962B4F"/>
    <w:rsid w:val="00970492"/>
    <w:rsid w:val="009711AC"/>
    <w:rsid w:val="009715B8"/>
    <w:rsid w:val="009724FE"/>
    <w:rsid w:val="00975140"/>
    <w:rsid w:val="00984893"/>
    <w:rsid w:val="00984D8B"/>
    <w:rsid w:val="00994589"/>
    <w:rsid w:val="00996686"/>
    <w:rsid w:val="00996A84"/>
    <w:rsid w:val="00997524"/>
    <w:rsid w:val="009A0F2A"/>
    <w:rsid w:val="009A1AD0"/>
    <w:rsid w:val="009A2BD2"/>
    <w:rsid w:val="009A330E"/>
    <w:rsid w:val="009B02FE"/>
    <w:rsid w:val="009B2FCF"/>
    <w:rsid w:val="009B6493"/>
    <w:rsid w:val="009B7E73"/>
    <w:rsid w:val="009C0A55"/>
    <w:rsid w:val="009C457B"/>
    <w:rsid w:val="009C65D6"/>
    <w:rsid w:val="009C7106"/>
    <w:rsid w:val="009D1571"/>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6AA5"/>
    <w:rsid w:val="00A37BA0"/>
    <w:rsid w:val="00A4530B"/>
    <w:rsid w:val="00A47C5E"/>
    <w:rsid w:val="00A54C4B"/>
    <w:rsid w:val="00A604B7"/>
    <w:rsid w:val="00A64083"/>
    <w:rsid w:val="00A64F34"/>
    <w:rsid w:val="00A70B41"/>
    <w:rsid w:val="00A70BFE"/>
    <w:rsid w:val="00A72E47"/>
    <w:rsid w:val="00A75EF6"/>
    <w:rsid w:val="00A76719"/>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81E"/>
    <w:rsid w:val="00AB59D0"/>
    <w:rsid w:val="00AB711E"/>
    <w:rsid w:val="00AC03D3"/>
    <w:rsid w:val="00AC5F2F"/>
    <w:rsid w:val="00AD081A"/>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1C2D"/>
    <w:rsid w:val="00B74387"/>
    <w:rsid w:val="00B744D6"/>
    <w:rsid w:val="00B74914"/>
    <w:rsid w:val="00B76BE8"/>
    <w:rsid w:val="00B771DC"/>
    <w:rsid w:val="00B82D9A"/>
    <w:rsid w:val="00B859C6"/>
    <w:rsid w:val="00B86C18"/>
    <w:rsid w:val="00B87866"/>
    <w:rsid w:val="00BA0752"/>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D511A"/>
    <w:rsid w:val="00BD6828"/>
    <w:rsid w:val="00BE55F3"/>
    <w:rsid w:val="00BF3DA6"/>
    <w:rsid w:val="00BF4C7E"/>
    <w:rsid w:val="00C03CA5"/>
    <w:rsid w:val="00C051E6"/>
    <w:rsid w:val="00C053BC"/>
    <w:rsid w:val="00C05A23"/>
    <w:rsid w:val="00C0651F"/>
    <w:rsid w:val="00C07506"/>
    <w:rsid w:val="00C15B47"/>
    <w:rsid w:val="00C172B4"/>
    <w:rsid w:val="00C20D98"/>
    <w:rsid w:val="00C22E4F"/>
    <w:rsid w:val="00C24895"/>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4734"/>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3ECA"/>
    <w:rsid w:val="00DA4E2C"/>
    <w:rsid w:val="00DA68E2"/>
    <w:rsid w:val="00DB106E"/>
    <w:rsid w:val="00DB42A7"/>
    <w:rsid w:val="00DB58EA"/>
    <w:rsid w:val="00DB5E1C"/>
    <w:rsid w:val="00DB6C0F"/>
    <w:rsid w:val="00DC20FE"/>
    <w:rsid w:val="00DC44F0"/>
    <w:rsid w:val="00DD0FC3"/>
    <w:rsid w:val="00DD1B41"/>
    <w:rsid w:val="00DD71FF"/>
    <w:rsid w:val="00DD7CB5"/>
    <w:rsid w:val="00E0095E"/>
    <w:rsid w:val="00E009C8"/>
    <w:rsid w:val="00E02B96"/>
    <w:rsid w:val="00E036EE"/>
    <w:rsid w:val="00E06CDE"/>
    <w:rsid w:val="00E115DA"/>
    <w:rsid w:val="00E246B6"/>
    <w:rsid w:val="00E35DF5"/>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26BF"/>
    <w:rsid w:val="00EB3D7A"/>
    <w:rsid w:val="00EB51CE"/>
    <w:rsid w:val="00EB5773"/>
    <w:rsid w:val="00EB6EB8"/>
    <w:rsid w:val="00EB755B"/>
    <w:rsid w:val="00EB7DF4"/>
    <w:rsid w:val="00EC3723"/>
    <w:rsid w:val="00EC554E"/>
    <w:rsid w:val="00EC74A5"/>
    <w:rsid w:val="00ED14A1"/>
    <w:rsid w:val="00ED2805"/>
    <w:rsid w:val="00ED39DD"/>
    <w:rsid w:val="00EE1627"/>
    <w:rsid w:val="00EE19F2"/>
    <w:rsid w:val="00EE42F0"/>
    <w:rsid w:val="00EE4C77"/>
    <w:rsid w:val="00EE579E"/>
    <w:rsid w:val="00EE5EF3"/>
    <w:rsid w:val="00EE6496"/>
    <w:rsid w:val="00EE733B"/>
    <w:rsid w:val="00F02D99"/>
    <w:rsid w:val="00F04AFF"/>
    <w:rsid w:val="00F04D1D"/>
    <w:rsid w:val="00F04E49"/>
    <w:rsid w:val="00F06D75"/>
    <w:rsid w:val="00F10088"/>
    <w:rsid w:val="00F137FD"/>
    <w:rsid w:val="00F1566E"/>
    <w:rsid w:val="00F2024D"/>
    <w:rsid w:val="00F2041B"/>
    <w:rsid w:val="00F20EA5"/>
    <w:rsid w:val="00F24CB8"/>
    <w:rsid w:val="00F265A7"/>
    <w:rsid w:val="00F3050A"/>
    <w:rsid w:val="00F40E44"/>
    <w:rsid w:val="00F439FC"/>
    <w:rsid w:val="00F43D44"/>
    <w:rsid w:val="00F44D43"/>
    <w:rsid w:val="00F513ED"/>
    <w:rsid w:val="00F53A69"/>
    <w:rsid w:val="00F53C82"/>
    <w:rsid w:val="00F53CF5"/>
    <w:rsid w:val="00F55E66"/>
    <w:rsid w:val="00F5671F"/>
    <w:rsid w:val="00F61FC9"/>
    <w:rsid w:val="00F653A3"/>
    <w:rsid w:val="00F66A35"/>
    <w:rsid w:val="00F67A6A"/>
    <w:rsid w:val="00F709C3"/>
    <w:rsid w:val="00F73432"/>
    <w:rsid w:val="00F736E1"/>
    <w:rsid w:val="00F74590"/>
    <w:rsid w:val="00F82124"/>
    <w:rsid w:val="00F8220D"/>
    <w:rsid w:val="00F82E77"/>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063D"/>
    <w:rsid w:val="00FC25FE"/>
    <w:rsid w:val="00FC5C47"/>
    <w:rsid w:val="00FD17E4"/>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d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2.png"/><Relationship Id="rId11" Type="http://schemas.openxmlformats.org/officeDocument/2006/relationships/image" Target="media/image2.pdf"/><Relationship Id="rId12" Type="http://schemas.openxmlformats.org/officeDocument/2006/relationships/image" Target="media/image41.png"/><Relationship Id="rId13" Type="http://schemas.openxmlformats.org/officeDocument/2006/relationships/image" Target="media/image3.pdf"/><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df"/><Relationship Id="rId17" Type="http://schemas.openxmlformats.org/officeDocument/2006/relationships/image" Target="media/image8.png"/><Relationship Id="rId18" Type="http://schemas.openxmlformats.org/officeDocument/2006/relationships/image" Target="media/image7.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hyperlink" Target="http://www.alivelearn.net/xj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30</Pages>
  <Words>11555</Words>
  <Characters>65865</Characters>
  <Application>Microsoft Macintosh Word</Application>
  <DocSecurity>0</DocSecurity>
  <Lines>548</Lines>
  <Paragraphs>131</Paragraphs>
  <ScaleCrop>false</ScaleCrop>
  <Company>Experimental Psychology, University of Oxford</Company>
  <LinksUpToDate>false</LinksUpToDate>
  <CharactersWithSpaces>80886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29</cp:revision>
  <dcterms:created xsi:type="dcterms:W3CDTF">2014-06-04T08:50:00Z</dcterms:created>
  <dcterms:modified xsi:type="dcterms:W3CDTF">2014-06-05T12:01:00Z</dcterms:modified>
</cp:coreProperties>
</file>
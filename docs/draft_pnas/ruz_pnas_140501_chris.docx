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Override PartName="/word/comments.xml" ContentType="application/vnd.openxmlformats-officedocument.wordprocessingml.comments+xml"/>
  <Default Extension="jpeg" ContentType="image/jpeg"/>
  <Default Extension="xml" ContentType="application/xml"/>
  <Default Extension="png" ContentType="image/png"/>
  <Default Extension="pdf" ContentType="application/pdf"/>
  <Override PartName="/word/webSettings.xml" ContentType="application/vnd.openxmlformats-officedocument.wordprocessingml.webSettings+xml"/>
  <Override PartName="/word/endnotes.xml" ContentType="application/vnd.openxmlformats-officedocument.wordprocessingml.endnotes+xml"/>
  <Override PartName="/word/footer2.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C74F33" w:rsidRDefault="000C149D" w:rsidP="001D3111">
      <w:pPr>
        <w:jc w:val="center"/>
        <w:rPr>
          <w:rFonts w:asciiTheme="majorHAnsi" w:hAnsiTheme="majorHAnsi"/>
          <w:b/>
          <w:sz w:val="32"/>
        </w:rPr>
      </w:pPr>
      <w:r>
        <w:rPr>
          <w:rFonts w:asciiTheme="majorHAnsi" w:hAnsiTheme="majorHAnsi"/>
          <w:b/>
          <w:sz w:val="32"/>
        </w:rPr>
        <w:t xml:space="preserve">Neural mechanisms </w:t>
      </w:r>
      <w:r w:rsidR="00ED14A1">
        <w:rPr>
          <w:rFonts w:asciiTheme="majorHAnsi" w:hAnsiTheme="majorHAnsi"/>
          <w:b/>
          <w:sz w:val="32"/>
        </w:rPr>
        <w:t>underlying</w:t>
      </w:r>
      <w:r>
        <w:rPr>
          <w:rFonts w:asciiTheme="majorHAnsi" w:hAnsiTheme="majorHAnsi"/>
          <w:b/>
          <w:sz w:val="32"/>
        </w:rPr>
        <w:t xml:space="preserve"> </w:t>
      </w:r>
    </w:p>
    <w:p w:rsidR="0055566F" w:rsidRDefault="000C149D" w:rsidP="00C74F33">
      <w:pPr>
        <w:jc w:val="center"/>
        <w:rPr>
          <w:rFonts w:asciiTheme="majorHAnsi" w:hAnsiTheme="majorHAnsi"/>
          <w:b/>
          <w:sz w:val="32"/>
        </w:rPr>
      </w:pPr>
      <w:r>
        <w:rPr>
          <w:rFonts w:asciiTheme="majorHAnsi" w:hAnsiTheme="majorHAnsi"/>
          <w:b/>
          <w:sz w:val="32"/>
        </w:rPr>
        <w:t>verification and falsification</w:t>
      </w:r>
      <w:r w:rsidR="00C74F33">
        <w:rPr>
          <w:rFonts w:asciiTheme="majorHAnsi" w:hAnsiTheme="majorHAnsi"/>
          <w:b/>
          <w:sz w:val="32"/>
        </w:rPr>
        <w:t xml:space="preserve"> </w:t>
      </w:r>
      <w:r>
        <w:rPr>
          <w:rFonts w:asciiTheme="majorHAnsi" w:hAnsiTheme="majorHAnsi"/>
          <w:b/>
          <w:sz w:val="32"/>
        </w:rPr>
        <w:t xml:space="preserve">in human </w:t>
      </w:r>
      <w:del w:id="0" w:author="Christopher Summerfield" w:date="2014-04-23T22:07:00Z">
        <w:r w:rsidR="00DD7CB5" w:rsidDel="00D97B88">
          <w:rPr>
            <w:rFonts w:asciiTheme="majorHAnsi" w:hAnsiTheme="majorHAnsi"/>
            <w:b/>
            <w:sz w:val="32"/>
          </w:rPr>
          <w:delText>decision-making</w:delText>
        </w:r>
      </w:del>
      <w:ins w:id="1" w:author="Christopher Summerfield" w:date="2014-04-23T22:07:00Z">
        <w:r w:rsidR="00D97B88">
          <w:rPr>
            <w:rFonts w:asciiTheme="majorHAnsi" w:hAnsiTheme="majorHAnsi"/>
            <w:b/>
            <w:sz w:val="32"/>
          </w:rPr>
          <w:t>reasoning</w:t>
        </w:r>
      </w:ins>
    </w:p>
    <w:p w:rsidR="00271256" w:rsidRDefault="00271256" w:rsidP="0055566F">
      <w:pPr>
        <w:jc w:val="center"/>
        <w:rPr>
          <w:rFonts w:asciiTheme="majorHAnsi" w:hAnsiTheme="majorHAnsi"/>
          <w:b/>
        </w:rPr>
      </w:pPr>
    </w:p>
    <w:p w:rsidR="00BD10B3" w:rsidRDefault="00BD10B3">
      <w:pPr>
        <w:rPr>
          <w:rFonts w:asciiTheme="majorHAnsi" w:hAnsiTheme="majorHAnsi"/>
          <w:b/>
        </w:rPr>
      </w:pPr>
      <w:r w:rsidRPr="00BD10B3">
        <w:rPr>
          <w:rFonts w:asciiTheme="majorHAnsi" w:hAnsiTheme="majorHAnsi"/>
        </w:rPr>
        <w:t>Jan</w:t>
      </w:r>
      <w:r>
        <w:rPr>
          <w:rFonts w:asciiTheme="majorHAnsi" w:hAnsiTheme="majorHAnsi"/>
        </w:rPr>
        <w:t xml:space="preserve"> del Ojo Balaguer</w:t>
      </w:r>
      <w:r>
        <w:rPr>
          <w:rFonts w:ascii="Calibri" w:hAnsi="Calibri"/>
          <w:vertAlign w:val="superscript"/>
        </w:rPr>
        <w:t>1</w:t>
      </w:r>
      <w:r>
        <w:rPr>
          <w:rFonts w:asciiTheme="majorHAnsi" w:hAnsiTheme="majorHAnsi"/>
        </w:rPr>
        <w:t>, Maria Ruz</w:t>
      </w:r>
      <w:r w:rsidRPr="00BD10B3">
        <w:rPr>
          <w:rFonts w:asciiTheme="majorHAnsi" w:hAnsiTheme="majorHAnsi"/>
          <w:vertAlign w:val="superscript"/>
        </w:rPr>
        <w:t>2</w:t>
      </w:r>
      <w:r w:rsidRPr="00BD10B3">
        <w:rPr>
          <w:rFonts w:asciiTheme="majorHAnsi" w:hAnsiTheme="majorHAnsi"/>
        </w:rPr>
        <w:t xml:space="preserve"> </w:t>
      </w:r>
      <w:r w:rsidR="00BA3B9E">
        <w:rPr>
          <w:rFonts w:asciiTheme="majorHAnsi" w:hAnsiTheme="majorHAnsi"/>
        </w:rPr>
        <w:t>and Christopher Summerfield</w:t>
      </w:r>
      <w:r w:rsidR="00BA3B9E">
        <w:rPr>
          <w:rFonts w:ascii="Calibri" w:hAnsi="Calibri"/>
          <w:vertAlign w:val="superscript"/>
        </w:rPr>
        <w:t>1</w:t>
      </w:r>
      <w:r w:rsidR="00BA3B9E">
        <w:rPr>
          <w:rFonts w:asciiTheme="majorHAnsi" w:hAnsiTheme="majorHAnsi"/>
        </w:rPr>
        <w:t>*</w:t>
      </w:r>
    </w:p>
    <w:p w:rsidR="00BD10B3" w:rsidRDefault="00BD10B3">
      <w:pPr>
        <w:rPr>
          <w:rFonts w:asciiTheme="majorHAnsi" w:hAnsiTheme="majorHAnsi"/>
          <w:b/>
        </w:rPr>
      </w:pPr>
    </w:p>
    <w:p w:rsidR="00FC5C47" w:rsidRPr="00A150D9" w:rsidRDefault="00FC5C47" w:rsidP="00FC5C47">
      <w:pPr>
        <w:jc w:val="both"/>
        <w:outlineLvl w:val="0"/>
        <w:rPr>
          <w:rFonts w:ascii="Calibri" w:hAnsi="Calibri"/>
          <w:lang w:val="en-GB"/>
        </w:rPr>
      </w:pPr>
      <w:r w:rsidRPr="00A150D9">
        <w:rPr>
          <w:rFonts w:ascii="Calibri" w:hAnsi="Calibri"/>
          <w:vertAlign w:val="superscript"/>
          <w:lang w:val="en-GB"/>
        </w:rPr>
        <w:t>1</w:t>
      </w:r>
      <w:r w:rsidRPr="00A150D9">
        <w:rPr>
          <w:rFonts w:ascii="Calibri" w:hAnsi="Calibri"/>
          <w:lang w:val="en-GB"/>
        </w:rPr>
        <w:t xml:space="preserve"> Dept. Experimental Psychology, University of Oxford, Oxford, UK</w:t>
      </w:r>
    </w:p>
    <w:p w:rsidR="00FC5C47" w:rsidRPr="00A150D9" w:rsidRDefault="00FC5C47" w:rsidP="00FC5C47">
      <w:pPr>
        <w:jc w:val="both"/>
        <w:outlineLvl w:val="0"/>
        <w:rPr>
          <w:rFonts w:ascii="Calibri" w:hAnsi="Calibri"/>
          <w:lang w:val="en-GB"/>
        </w:rPr>
      </w:pPr>
      <w:r>
        <w:rPr>
          <w:rFonts w:ascii="Calibri" w:hAnsi="Calibri"/>
          <w:vertAlign w:val="superscript"/>
          <w:lang w:val="en-GB"/>
        </w:rPr>
        <w:t>2</w:t>
      </w:r>
      <w:r w:rsidRPr="00A150D9">
        <w:rPr>
          <w:rFonts w:ascii="Calibri" w:hAnsi="Calibri"/>
          <w:lang w:val="en-GB"/>
        </w:rPr>
        <w:t xml:space="preserve"> </w:t>
      </w:r>
      <w:r w:rsidR="00A21558">
        <w:rPr>
          <w:rFonts w:ascii="Calibri" w:hAnsi="Calibri"/>
          <w:lang w:val="en-GB"/>
        </w:rPr>
        <w:t>Mind, Brain and Behavio</w:t>
      </w:r>
      <w:r w:rsidR="00164A1B">
        <w:rPr>
          <w:rFonts w:ascii="Calibri" w:hAnsi="Calibri"/>
          <w:lang w:val="en-GB"/>
        </w:rPr>
        <w:t>u</w:t>
      </w:r>
      <w:r w:rsidR="00A21558">
        <w:rPr>
          <w:rFonts w:ascii="Calibri" w:hAnsi="Calibri"/>
          <w:lang w:val="en-GB"/>
        </w:rPr>
        <w:t>r Research Cen</w:t>
      </w:r>
      <w:r w:rsidR="001C0601">
        <w:rPr>
          <w:rFonts w:ascii="Calibri" w:hAnsi="Calibri"/>
          <w:lang w:val="en-GB"/>
        </w:rPr>
        <w:t>tre</w:t>
      </w:r>
      <w:r>
        <w:rPr>
          <w:rFonts w:ascii="Calibri" w:hAnsi="Calibri"/>
          <w:lang w:val="en-GB"/>
        </w:rPr>
        <w:t>, Universidad</w:t>
      </w:r>
      <w:r w:rsidRPr="00A150D9">
        <w:rPr>
          <w:rFonts w:ascii="Calibri" w:hAnsi="Calibri"/>
          <w:lang w:val="en-GB"/>
        </w:rPr>
        <w:t xml:space="preserve"> </w:t>
      </w:r>
      <w:r>
        <w:rPr>
          <w:rFonts w:ascii="Calibri" w:hAnsi="Calibri"/>
          <w:lang w:val="en-GB"/>
        </w:rPr>
        <w:t>de</w:t>
      </w:r>
      <w:r w:rsidRPr="00A150D9">
        <w:rPr>
          <w:rFonts w:ascii="Calibri" w:hAnsi="Calibri"/>
          <w:lang w:val="en-GB"/>
        </w:rPr>
        <w:t xml:space="preserve"> </w:t>
      </w:r>
      <w:r>
        <w:rPr>
          <w:rFonts w:ascii="Calibri" w:hAnsi="Calibri"/>
          <w:lang w:val="en-GB"/>
        </w:rPr>
        <w:t>Granada</w:t>
      </w:r>
      <w:r w:rsidRPr="00A150D9">
        <w:rPr>
          <w:rFonts w:ascii="Calibri" w:hAnsi="Calibri"/>
          <w:lang w:val="en-GB"/>
        </w:rPr>
        <w:t xml:space="preserve">, </w:t>
      </w:r>
      <w:r>
        <w:rPr>
          <w:rFonts w:ascii="Calibri" w:hAnsi="Calibri"/>
          <w:lang w:val="en-GB"/>
        </w:rPr>
        <w:t>Granada</w:t>
      </w:r>
      <w:r w:rsidRPr="00A150D9">
        <w:rPr>
          <w:rFonts w:ascii="Calibri" w:hAnsi="Calibri"/>
          <w:lang w:val="en-GB"/>
        </w:rPr>
        <w:t xml:space="preserve">, </w:t>
      </w:r>
      <w:r>
        <w:rPr>
          <w:rFonts w:ascii="Calibri" w:hAnsi="Calibri"/>
          <w:lang w:val="en-GB"/>
        </w:rPr>
        <w:t>Spain</w:t>
      </w:r>
    </w:p>
    <w:p w:rsidR="00BD10B3" w:rsidRDefault="00BD10B3">
      <w:pPr>
        <w:rPr>
          <w:rFonts w:asciiTheme="majorHAnsi" w:hAnsiTheme="majorHAnsi"/>
          <w:b/>
        </w:rPr>
      </w:pPr>
    </w:p>
    <w:p w:rsidR="00DA258D" w:rsidRDefault="00BD10B3">
      <w:pPr>
        <w:rPr>
          <w:rFonts w:asciiTheme="majorHAnsi" w:hAnsiTheme="majorHAnsi"/>
        </w:rPr>
      </w:pPr>
      <w:r w:rsidRPr="00BD10B3">
        <w:rPr>
          <w:rFonts w:asciiTheme="majorHAnsi" w:hAnsiTheme="majorHAnsi"/>
        </w:rPr>
        <w:t>* to whom correspondence should be addressed</w:t>
      </w:r>
      <w:r w:rsidR="00DA258D">
        <w:rPr>
          <w:rFonts w:asciiTheme="majorHAnsi" w:hAnsiTheme="majorHAnsi"/>
        </w:rPr>
        <w:t xml:space="preserve">: </w:t>
      </w:r>
    </w:p>
    <w:p w:rsidR="008F2C90" w:rsidRDefault="008F2C90">
      <w:pPr>
        <w:numPr>
          <w:ins w:id="2" w:author="Jan Balaguer" w:date="2014-04-29T13:26:00Z"/>
        </w:numPr>
        <w:rPr>
          <w:ins w:id="3" w:author="Jan Balaguer" w:date="2014-04-29T13:26:00Z"/>
          <w:rFonts w:asciiTheme="majorHAnsi" w:hAnsiTheme="majorHAnsi"/>
        </w:rPr>
      </w:pPr>
      <w:ins w:id="4" w:author="Jan Balaguer" w:date="2014-04-29T13:27:00Z">
        <w:r>
          <w:rPr>
            <w:rFonts w:asciiTheme="majorHAnsi" w:hAnsiTheme="majorHAnsi"/>
          </w:rPr>
          <w:t>christopher.summerfield@psy.ox.ac.uk</w:t>
        </w:r>
      </w:ins>
    </w:p>
    <w:p w:rsidR="00DA258D" w:rsidRDefault="00DA258D">
      <w:pPr>
        <w:rPr>
          <w:rFonts w:asciiTheme="majorHAnsi" w:hAnsiTheme="majorHAnsi"/>
        </w:rPr>
      </w:pPr>
      <w:r>
        <w:rPr>
          <w:rFonts w:asciiTheme="majorHAnsi" w:hAnsiTheme="majorHAnsi"/>
        </w:rPr>
        <w:t>Dept. Experimental Psychology</w:t>
      </w:r>
    </w:p>
    <w:p w:rsidR="00DA258D" w:rsidRDefault="00DA258D">
      <w:pPr>
        <w:rPr>
          <w:rFonts w:asciiTheme="majorHAnsi" w:hAnsiTheme="majorHAnsi"/>
        </w:rPr>
      </w:pPr>
      <w:r>
        <w:rPr>
          <w:rFonts w:asciiTheme="majorHAnsi" w:hAnsiTheme="majorHAnsi"/>
        </w:rPr>
        <w:t>University of Oxford</w:t>
      </w:r>
    </w:p>
    <w:p w:rsidR="00DA258D" w:rsidRDefault="00DA258D">
      <w:pPr>
        <w:rPr>
          <w:rFonts w:asciiTheme="majorHAnsi" w:hAnsiTheme="majorHAnsi"/>
        </w:rPr>
      </w:pPr>
      <w:r>
        <w:rPr>
          <w:rFonts w:asciiTheme="majorHAnsi" w:hAnsiTheme="majorHAnsi"/>
        </w:rPr>
        <w:t>South Parks Road</w:t>
      </w:r>
    </w:p>
    <w:p w:rsidR="009514D7" w:rsidRDefault="00DA258D" w:rsidP="00FA18E2">
      <w:pPr>
        <w:rPr>
          <w:ins w:id="5" w:author="Jan Balaguer" w:date="2014-04-29T13:20:00Z"/>
          <w:rFonts w:asciiTheme="majorHAnsi" w:hAnsiTheme="majorHAnsi"/>
        </w:rPr>
      </w:pPr>
      <w:r>
        <w:rPr>
          <w:rFonts w:asciiTheme="majorHAnsi" w:hAnsiTheme="majorHAnsi"/>
        </w:rPr>
        <w:t>Oxford</w:t>
      </w:r>
      <w:r w:rsidR="00FA18E2">
        <w:rPr>
          <w:rFonts w:asciiTheme="majorHAnsi" w:hAnsiTheme="majorHAnsi"/>
        </w:rPr>
        <w:t xml:space="preserve"> OX1 3UD</w:t>
      </w:r>
      <w:r>
        <w:rPr>
          <w:rFonts w:asciiTheme="majorHAnsi" w:hAnsiTheme="majorHAnsi"/>
        </w:rPr>
        <w:t>, UK</w:t>
      </w:r>
    </w:p>
    <w:p w:rsidR="009514D7" w:rsidRDefault="009514D7" w:rsidP="00FA18E2">
      <w:pPr>
        <w:numPr>
          <w:ins w:id="6" w:author="Jan Balaguer" w:date="2014-04-29T13:20:00Z"/>
        </w:numPr>
        <w:rPr>
          <w:ins w:id="7" w:author="Jan Balaguer" w:date="2014-04-29T13:20:00Z"/>
          <w:rFonts w:asciiTheme="majorHAnsi" w:hAnsiTheme="majorHAnsi"/>
        </w:rPr>
      </w:pPr>
    </w:p>
    <w:p w:rsidR="009514D7" w:rsidRDefault="008F150F" w:rsidP="00FA18E2">
      <w:pPr>
        <w:numPr>
          <w:ins w:id="8" w:author="Jan Balaguer" w:date="2014-04-29T13:20:00Z"/>
        </w:numPr>
        <w:rPr>
          <w:ins w:id="9" w:author="Jan Balaguer" w:date="2014-04-29T13:22:00Z"/>
          <w:rFonts w:asciiTheme="majorHAnsi" w:hAnsiTheme="majorHAnsi"/>
        </w:rPr>
      </w:pPr>
      <w:ins w:id="10" w:author="Jan Balaguer" w:date="2014-04-29T13:20:00Z">
        <w:r w:rsidRPr="008F150F">
          <w:rPr>
            <w:rFonts w:asciiTheme="majorHAnsi" w:hAnsiTheme="majorHAnsi"/>
            <w:i/>
            <w:u w:val="single"/>
            <w:rPrChange w:id="11" w:author="Jan Balaguer" w:date="2014-04-29T13:21:00Z">
              <w:rPr>
                <w:rFonts w:asciiTheme="majorHAnsi" w:hAnsiTheme="majorHAnsi"/>
                <w:i/>
              </w:rPr>
            </w:rPrChange>
          </w:rPr>
          <w:t>Classification</w:t>
        </w:r>
      </w:ins>
      <w:ins w:id="12" w:author="Jan Balaguer" w:date="2014-04-29T13:23:00Z">
        <w:r w:rsidR="009514D7">
          <w:rPr>
            <w:rFonts w:asciiTheme="majorHAnsi" w:hAnsiTheme="majorHAnsi"/>
            <w:i/>
            <w:u w:val="single"/>
          </w:rPr>
          <w:t xml:space="preserve"> </w:t>
        </w:r>
      </w:ins>
      <w:ins w:id="13" w:author="Jan Balaguer" w:date="2014-04-29T13:20:00Z">
        <w:r w:rsidR="009514D7">
          <w:rPr>
            <w:rFonts w:asciiTheme="majorHAnsi" w:hAnsiTheme="majorHAnsi"/>
          </w:rPr>
          <w:t>:</w:t>
        </w:r>
        <w:r w:rsidR="009514D7">
          <w:rPr>
            <w:rFonts w:asciiTheme="majorHAnsi" w:hAnsiTheme="majorHAnsi"/>
          </w:rPr>
          <w:tab/>
        </w:r>
      </w:ins>
      <w:ins w:id="14" w:author="Jan Balaguer" w:date="2014-04-29T13:22:00Z">
        <w:r w:rsidR="009514D7">
          <w:rPr>
            <w:rFonts w:asciiTheme="majorHAnsi" w:hAnsiTheme="majorHAnsi"/>
          </w:rPr>
          <w:t>Neuroscience (Biological Sciences)</w:t>
        </w:r>
      </w:ins>
    </w:p>
    <w:p w:rsidR="009514D7" w:rsidRDefault="009514D7" w:rsidP="00FA18E2">
      <w:pPr>
        <w:numPr>
          <w:ins w:id="15" w:author="Jan Balaguer" w:date="2014-04-29T13:22:00Z"/>
        </w:numPr>
        <w:rPr>
          <w:ins w:id="16" w:author="Jan Balaguer" w:date="2014-04-29T13:21:00Z"/>
          <w:rFonts w:asciiTheme="majorHAnsi" w:hAnsiTheme="majorHAnsi"/>
        </w:rPr>
      </w:pPr>
      <w:ins w:id="17" w:author="Jan Balaguer" w:date="2014-04-29T13:22:00Z">
        <w:r>
          <w:rPr>
            <w:rFonts w:asciiTheme="majorHAnsi" w:hAnsiTheme="majorHAnsi"/>
          </w:rPr>
          <w:tab/>
        </w:r>
      </w:ins>
      <w:ins w:id="18" w:author="Jan Balaguer" w:date="2014-04-29T13:27:00Z">
        <w:r w:rsidR="008F2C90">
          <w:rPr>
            <w:rFonts w:asciiTheme="majorHAnsi" w:hAnsiTheme="majorHAnsi"/>
          </w:rPr>
          <w:tab/>
        </w:r>
      </w:ins>
      <w:ins w:id="19" w:author="Jan Balaguer" w:date="2014-04-29T13:21:00Z">
        <w:r>
          <w:rPr>
            <w:rFonts w:asciiTheme="majorHAnsi" w:hAnsiTheme="majorHAnsi"/>
          </w:rPr>
          <w:t>Psychological and Cognitive Sciences (Biological Sciences)</w:t>
        </w:r>
      </w:ins>
    </w:p>
    <w:p w:rsidR="005A2C84" w:rsidRDefault="008F150F" w:rsidP="00FA18E2">
      <w:pPr>
        <w:numPr>
          <w:ins w:id="20" w:author="Jan Balaguer" w:date="2014-04-29T13:21:00Z"/>
        </w:numPr>
        <w:rPr>
          <w:rFonts w:asciiTheme="majorHAnsi" w:hAnsiTheme="majorHAnsi"/>
          <w:b/>
        </w:rPr>
      </w:pPr>
      <w:ins w:id="21" w:author="Jan Balaguer" w:date="2014-04-29T13:22:00Z">
        <w:r w:rsidRPr="008F150F">
          <w:rPr>
            <w:rFonts w:asciiTheme="majorHAnsi" w:hAnsiTheme="majorHAnsi"/>
            <w:i/>
            <w:u w:val="single"/>
            <w:rPrChange w:id="22" w:author="Jan Balaguer" w:date="2014-04-29T13:22:00Z">
              <w:rPr>
                <w:rFonts w:asciiTheme="majorHAnsi" w:hAnsiTheme="majorHAnsi"/>
                <w:i/>
              </w:rPr>
            </w:rPrChange>
          </w:rPr>
          <w:t>Keywords</w:t>
        </w:r>
      </w:ins>
      <w:ins w:id="23" w:author="Jan Balaguer" w:date="2014-04-29T13:23:00Z">
        <w:r w:rsidR="009514D7">
          <w:rPr>
            <w:rFonts w:asciiTheme="majorHAnsi" w:hAnsiTheme="majorHAnsi"/>
            <w:i/>
            <w:u w:val="single"/>
          </w:rPr>
          <w:t xml:space="preserve"> </w:t>
        </w:r>
      </w:ins>
      <w:ins w:id="24" w:author="Jan Balaguer" w:date="2014-04-29T13:22:00Z">
        <w:r w:rsidR="009514D7">
          <w:rPr>
            <w:rFonts w:asciiTheme="majorHAnsi" w:hAnsiTheme="majorHAnsi"/>
          </w:rPr>
          <w:t>:</w:t>
        </w:r>
      </w:ins>
      <w:ins w:id="25" w:author="Jan Balaguer" w:date="2014-04-29T13:23:00Z">
        <w:r w:rsidR="008F2C90">
          <w:rPr>
            <w:rFonts w:asciiTheme="majorHAnsi" w:hAnsiTheme="majorHAnsi"/>
          </w:rPr>
          <w:tab/>
        </w:r>
        <w:r w:rsidR="009514D7">
          <w:rPr>
            <w:rFonts w:asciiTheme="majorHAnsi" w:hAnsiTheme="majorHAnsi"/>
          </w:rPr>
          <w:t>Rule-l</w:t>
        </w:r>
        <w:r w:rsidRPr="008F150F">
          <w:rPr>
            <w:rFonts w:asciiTheme="majorHAnsi" w:hAnsiTheme="majorHAnsi"/>
            <w:rPrChange w:id="26" w:author="Jan Balaguer" w:date="2014-04-29T13:23:00Z">
              <w:rPr>
                <w:rFonts w:asciiTheme="majorHAnsi" w:hAnsiTheme="majorHAnsi"/>
                <w:i/>
              </w:rPr>
            </w:rPrChange>
          </w:rPr>
          <w:t>earning</w:t>
        </w:r>
        <w:r w:rsidR="009514D7">
          <w:rPr>
            <w:rFonts w:asciiTheme="majorHAnsi" w:hAnsiTheme="majorHAnsi"/>
          </w:rPr>
          <w:t xml:space="preserve"> ; </w:t>
        </w:r>
      </w:ins>
      <w:ins w:id="27" w:author="Jan Balaguer" w:date="2014-04-29T13:24:00Z">
        <w:del w:id="28" w:author="Christopher Summerfield" w:date="2014-05-01T07:51:00Z">
          <w:r w:rsidR="009514D7" w:rsidDel="00FA544E">
            <w:rPr>
              <w:rFonts w:asciiTheme="majorHAnsi" w:hAnsiTheme="majorHAnsi"/>
            </w:rPr>
            <w:delText xml:space="preserve">hypothesis testing </w:delText>
          </w:r>
        </w:del>
      </w:ins>
      <w:ins w:id="29" w:author="Christopher Summerfield" w:date="2014-05-01T07:51:00Z">
        <w:r w:rsidR="00FA544E">
          <w:rPr>
            <w:rFonts w:asciiTheme="majorHAnsi" w:hAnsiTheme="majorHAnsi"/>
          </w:rPr>
          <w:t>decision-making</w:t>
        </w:r>
      </w:ins>
      <w:ins w:id="30" w:author="Jan Balaguer" w:date="2014-04-29T13:24:00Z">
        <w:r w:rsidR="009514D7">
          <w:rPr>
            <w:rFonts w:asciiTheme="majorHAnsi" w:hAnsiTheme="majorHAnsi"/>
          </w:rPr>
          <w:t xml:space="preserve">; </w:t>
        </w:r>
        <w:del w:id="31" w:author="Christopher Summerfield" w:date="2014-05-01T07:51:00Z">
          <w:r w:rsidR="008F2C90" w:rsidDel="00FA544E">
            <w:rPr>
              <w:rFonts w:asciiTheme="majorHAnsi" w:hAnsiTheme="majorHAnsi"/>
            </w:rPr>
            <w:delText>verification</w:delText>
          </w:r>
        </w:del>
      </w:ins>
      <w:ins w:id="32" w:author="Christopher Summerfield" w:date="2014-05-01T07:51:00Z">
        <w:r w:rsidR="00FA544E">
          <w:rPr>
            <w:rFonts w:asciiTheme="majorHAnsi" w:hAnsiTheme="majorHAnsi"/>
          </w:rPr>
          <w:t>confirmation</w:t>
        </w:r>
      </w:ins>
      <w:ins w:id="33" w:author="Jan Balaguer" w:date="2014-04-29T13:24:00Z">
        <w:r w:rsidR="009514D7">
          <w:rPr>
            <w:rFonts w:asciiTheme="majorHAnsi" w:hAnsiTheme="majorHAnsi"/>
          </w:rPr>
          <w:t xml:space="preserve"> bias ; functional MRI</w:t>
        </w:r>
        <w:r w:rsidR="009514D7" w:rsidRPr="00BD10B3">
          <w:rPr>
            <w:rFonts w:asciiTheme="majorHAnsi" w:hAnsiTheme="majorHAnsi"/>
          </w:rPr>
          <w:t xml:space="preserve"> </w:t>
        </w:r>
      </w:ins>
      <w:r w:rsidR="00BD10B3" w:rsidRPr="00BD10B3">
        <w:rPr>
          <w:rFonts w:asciiTheme="majorHAnsi" w:hAnsiTheme="majorHAnsi"/>
        </w:rPr>
        <w:br w:type="page"/>
      </w:r>
      <w:r w:rsidR="00DA258D" w:rsidRPr="00DA258D">
        <w:rPr>
          <w:rFonts w:asciiTheme="majorHAnsi" w:hAnsiTheme="majorHAnsi"/>
          <w:b/>
        </w:rPr>
        <w:t>ABSTRACT</w:t>
      </w:r>
    </w:p>
    <w:p w:rsidR="005A2C84" w:rsidRDefault="005A2C84">
      <w:pPr>
        <w:rPr>
          <w:rFonts w:asciiTheme="majorHAnsi" w:hAnsiTheme="majorHAnsi"/>
          <w:b/>
        </w:rPr>
      </w:pPr>
    </w:p>
    <w:p w:rsidR="00F2041B" w:rsidRDefault="005A2C84" w:rsidP="005A2C84">
      <w:pPr>
        <w:jc w:val="both"/>
        <w:rPr>
          <w:rFonts w:asciiTheme="majorHAnsi" w:hAnsiTheme="majorHAnsi"/>
        </w:rPr>
      </w:pPr>
      <w:r w:rsidRPr="005A2C84">
        <w:rPr>
          <w:rFonts w:asciiTheme="majorHAnsi" w:hAnsiTheme="majorHAnsi"/>
        </w:rPr>
        <w:t xml:space="preserve">Humans </w:t>
      </w:r>
      <w:r>
        <w:rPr>
          <w:rFonts w:asciiTheme="majorHAnsi" w:hAnsiTheme="majorHAnsi"/>
        </w:rPr>
        <w:t>can learn about the world by obtaining evidence t</w:t>
      </w:r>
      <w:r w:rsidR="00794CF2">
        <w:rPr>
          <w:rFonts w:asciiTheme="majorHAnsi" w:hAnsiTheme="majorHAnsi"/>
        </w:rPr>
        <w:t>hat either verifies or fals</w:t>
      </w:r>
      <w:r w:rsidR="000C7671">
        <w:rPr>
          <w:rFonts w:asciiTheme="majorHAnsi" w:hAnsiTheme="majorHAnsi"/>
        </w:rPr>
        <w:t>i</w:t>
      </w:r>
      <w:r w:rsidR="00794CF2">
        <w:rPr>
          <w:rFonts w:asciiTheme="majorHAnsi" w:hAnsiTheme="majorHAnsi"/>
        </w:rPr>
        <w:t>fies</w:t>
      </w:r>
      <w:r w:rsidR="0035096E">
        <w:rPr>
          <w:rFonts w:asciiTheme="majorHAnsi" w:hAnsiTheme="majorHAnsi"/>
        </w:rPr>
        <w:t xml:space="preserve"> </w:t>
      </w:r>
      <w:r w:rsidR="00DD7CB5">
        <w:rPr>
          <w:rFonts w:asciiTheme="majorHAnsi" w:hAnsiTheme="majorHAnsi"/>
        </w:rPr>
        <w:t>a contention</w:t>
      </w:r>
      <w:r>
        <w:rPr>
          <w:rFonts w:asciiTheme="majorHAnsi" w:hAnsiTheme="majorHAnsi"/>
        </w:rPr>
        <w:t xml:space="preserve">.  Where multiple theories compete to explain data, such as </w:t>
      </w:r>
      <w:r w:rsidR="009D20A1">
        <w:rPr>
          <w:rFonts w:asciiTheme="majorHAnsi" w:hAnsiTheme="majorHAnsi"/>
        </w:rPr>
        <w:t>during</w:t>
      </w:r>
      <w:r>
        <w:rPr>
          <w:rFonts w:asciiTheme="majorHAnsi" w:hAnsiTheme="majorHAnsi"/>
        </w:rPr>
        <w:t xml:space="preserve"> scientific reasoning, falsification allows a hypothesis to be </w:t>
      </w:r>
      <w:r w:rsidR="00F2041B">
        <w:rPr>
          <w:rFonts w:asciiTheme="majorHAnsi" w:hAnsiTheme="majorHAnsi"/>
        </w:rPr>
        <w:t>definitively ruled out</w:t>
      </w:r>
      <w:r>
        <w:rPr>
          <w:rFonts w:asciiTheme="majorHAnsi" w:hAnsiTheme="majorHAnsi"/>
        </w:rPr>
        <w:t xml:space="preserve">, whereas verification only provides incremental evidence for one view over another.  Nevertheless, </w:t>
      </w:r>
      <w:r w:rsidR="0047705B">
        <w:rPr>
          <w:rFonts w:asciiTheme="majorHAnsi" w:hAnsiTheme="majorHAnsi"/>
        </w:rPr>
        <w:t xml:space="preserve">using a rule-learning task, </w:t>
      </w:r>
      <w:r>
        <w:rPr>
          <w:rFonts w:asciiTheme="majorHAnsi" w:hAnsiTheme="majorHAnsi"/>
        </w:rPr>
        <w:t xml:space="preserve">we show that </w:t>
      </w:r>
      <w:r w:rsidR="0035096E">
        <w:rPr>
          <w:rFonts w:asciiTheme="majorHAnsi" w:hAnsiTheme="majorHAnsi"/>
        </w:rPr>
        <w:t xml:space="preserve">human </w:t>
      </w:r>
      <w:r>
        <w:rPr>
          <w:rFonts w:asciiTheme="majorHAnsi" w:hAnsiTheme="majorHAnsi"/>
        </w:rPr>
        <w:t xml:space="preserve">participants learn </w:t>
      </w:r>
      <w:r w:rsidR="0005228C">
        <w:rPr>
          <w:rFonts w:asciiTheme="majorHAnsi" w:hAnsiTheme="majorHAnsi"/>
        </w:rPr>
        <w:t xml:space="preserve">faster </w:t>
      </w:r>
      <w:r>
        <w:rPr>
          <w:rFonts w:asciiTheme="majorHAnsi" w:hAnsiTheme="majorHAnsi"/>
        </w:rPr>
        <w:t xml:space="preserve">from </w:t>
      </w:r>
      <w:r w:rsidR="00F2041B">
        <w:rPr>
          <w:rFonts w:asciiTheme="majorHAnsi" w:hAnsiTheme="majorHAnsi"/>
        </w:rPr>
        <w:t xml:space="preserve">evidence that </w:t>
      </w:r>
      <w:r w:rsidR="00DD7CB5">
        <w:rPr>
          <w:rFonts w:asciiTheme="majorHAnsi" w:hAnsiTheme="majorHAnsi"/>
        </w:rPr>
        <w:t xml:space="preserve">verifies </w:t>
      </w:r>
      <w:r w:rsidR="00F2041B">
        <w:rPr>
          <w:rFonts w:asciiTheme="majorHAnsi" w:hAnsiTheme="majorHAnsi"/>
        </w:rPr>
        <w:t xml:space="preserve">(rather than </w:t>
      </w:r>
      <w:r w:rsidR="00DD7CB5">
        <w:rPr>
          <w:rFonts w:asciiTheme="majorHAnsi" w:hAnsiTheme="majorHAnsi"/>
        </w:rPr>
        <w:t>falsifies</w:t>
      </w:r>
      <w:r w:rsidR="00F2041B">
        <w:rPr>
          <w:rFonts w:asciiTheme="majorHAnsi" w:hAnsiTheme="majorHAnsi"/>
        </w:rPr>
        <w:t>) a hypothesis, even though computational simulations show</w:t>
      </w:r>
      <w:r w:rsidR="006E5D5E">
        <w:rPr>
          <w:rFonts w:asciiTheme="majorHAnsi" w:hAnsiTheme="majorHAnsi"/>
        </w:rPr>
        <w:t>ed</w:t>
      </w:r>
      <w:r w:rsidR="00C4534E">
        <w:rPr>
          <w:rFonts w:asciiTheme="majorHAnsi" w:hAnsiTheme="majorHAnsi"/>
        </w:rPr>
        <w:t xml:space="preserve"> that performance is maximised by</w:t>
      </w:r>
      <w:r w:rsidR="00F2041B">
        <w:rPr>
          <w:rFonts w:asciiTheme="majorHAnsi" w:hAnsiTheme="majorHAnsi"/>
        </w:rPr>
        <w:t xml:space="preserve"> learning </w:t>
      </w:r>
      <w:r w:rsidR="00C4534E">
        <w:rPr>
          <w:rFonts w:asciiTheme="majorHAnsi" w:hAnsiTheme="majorHAnsi"/>
        </w:rPr>
        <w:t xml:space="preserve">faster </w:t>
      </w:r>
      <w:r w:rsidR="00F2041B">
        <w:rPr>
          <w:rFonts w:asciiTheme="majorHAnsi" w:hAnsiTheme="majorHAnsi"/>
        </w:rPr>
        <w:t xml:space="preserve">from </w:t>
      </w:r>
      <w:r w:rsidR="00DD7CB5">
        <w:rPr>
          <w:rFonts w:asciiTheme="majorHAnsi" w:hAnsiTheme="majorHAnsi"/>
        </w:rPr>
        <w:t>falsification</w:t>
      </w:r>
      <w:r w:rsidR="00F2041B">
        <w:rPr>
          <w:rFonts w:asciiTheme="majorHAnsi" w:hAnsiTheme="majorHAnsi"/>
        </w:rPr>
        <w:t xml:space="preserve">.  Correspondingly, functional neuroimaging revealed </w:t>
      </w:r>
      <w:r w:rsidR="006E5D5E">
        <w:rPr>
          <w:rFonts w:asciiTheme="majorHAnsi" w:hAnsiTheme="majorHAnsi"/>
        </w:rPr>
        <w:t>greater</w:t>
      </w:r>
      <w:r w:rsidR="00F2041B">
        <w:rPr>
          <w:rFonts w:asciiTheme="majorHAnsi" w:hAnsiTheme="majorHAnsi"/>
        </w:rPr>
        <w:t xml:space="preserve"> BOLD responses to </w:t>
      </w:r>
      <w:r w:rsidR="00DD7CB5">
        <w:rPr>
          <w:rFonts w:asciiTheme="majorHAnsi" w:hAnsiTheme="majorHAnsi"/>
        </w:rPr>
        <w:t xml:space="preserve">verificatory </w:t>
      </w:r>
      <w:r w:rsidR="006E5D5E">
        <w:rPr>
          <w:rFonts w:asciiTheme="majorHAnsi" w:hAnsiTheme="majorHAnsi"/>
        </w:rPr>
        <w:t xml:space="preserve">relative to </w:t>
      </w:r>
      <w:r w:rsidR="00DD7CB5">
        <w:rPr>
          <w:rFonts w:asciiTheme="majorHAnsi" w:hAnsiTheme="majorHAnsi"/>
        </w:rPr>
        <w:t xml:space="preserve">falsificatory </w:t>
      </w:r>
      <w:r w:rsidR="00F2041B">
        <w:rPr>
          <w:rFonts w:asciiTheme="majorHAnsi" w:hAnsiTheme="majorHAnsi"/>
        </w:rPr>
        <w:t>feedback in the</w:t>
      </w:r>
      <w:del w:id="34" w:author="Christopher Summerfield" w:date="2014-04-29T09:21:00Z">
        <w:r w:rsidR="00F2041B" w:rsidDel="003C1BCF">
          <w:rPr>
            <w:rFonts w:asciiTheme="majorHAnsi" w:hAnsiTheme="majorHAnsi"/>
          </w:rPr>
          <w:delText xml:space="preserve"> striatum and</w:delText>
        </w:r>
      </w:del>
      <w:r w:rsidR="00F2041B">
        <w:rPr>
          <w:rFonts w:asciiTheme="majorHAnsi" w:hAnsiTheme="majorHAnsi"/>
        </w:rPr>
        <w:t xml:space="preserve"> </w:t>
      </w:r>
      <w:del w:id="35" w:author="Christopher Summerfield" w:date="2014-04-29T09:21:00Z">
        <w:r w:rsidR="00F2041B" w:rsidDel="003C1BCF">
          <w:rPr>
            <w:rFonts w:asciiTheme="majorHAnsi" w:hAnsiTheme="majorHAnsi"/>
          </w:rPr>
          <w:delText xml:space="preserve">prefrontal </w:delText>
        </w:r>
      </w:del>
      <w:ins w:id="36" w:author="Christopher Summerfield" w:date="2014-04-29T09:21:00Z">
        <w:r w:rsidR="003C1BCF">
          <w:rPr>
            <w:rFonts w:asciiTheme="majorHAnsi" w:hAnsiTheme="majorHAnsi"/>
          </w:rPr>
          <w:t xml:space="preserve">prefrontal </w:t>
        </w:r>
      </w:ins>
      <w:r w:rsidR="00F2041B">
        <w:rPr>
          <w:rFonts w:asciiTheme="majorHAnsi" w:hAnsiTheme="majorHAnsi"/>
        </w:rPr>
        <w:t xml:space="preserve">cortex. </w:t>
      </w:r>
      <w:r w:rsidR="006E5D5E">
        <w:rPr>
          <w:rFonts w:asciiTheme="majorHAnsi" w:hAnsiTheme="majorHAnsi"/>
        </w:rPr>
        <w:t xml:space="preserve"> </w:t>
      </w:r>
      <w:r w:rsidR="006867D3">
        <w:rPr>
          <w:rFonts w:asciiTheme="majorHAnsi" w:hAnsiTheme="majorHAnsi"/>
        </w:rPr>
        <w:t xml:space="preserve">These behavioural and neural biases were more pronounced when the number of possible hypotheses was greater. </w:t>
      </w:r>
      <w:r w:rsidR="006E5D5E">
        <w:rPr>
          <w:rFonts w:asciiTheme="majorHAnsi" w:hAnsiTheme="majorHAnsi"/>
        </w:rPr>
        <w:t xml:space="preserve">A bias to learn </w:t>
      </w:r>
      <w:r w:rsidR="00C4534E">
        <w:rPr>
          <w:rFonts w:asciiTheme="majorHAnsi" w:hAnsiTheme="majorHAnsi"/>
        </w:rPr>
        <w:t xml:space="preserve">faster </w:t>
      </w:r>
      <w:r w:rsidR="006E5D5E">
        <w:rPr>
          <w:rFonts w:asciiTheme="majorHAnsi" w:hAnsiTheme="majorHAnsi"/>
        </w:rPr>
        <w:t xml:space="preserve">from </w:t>
      </w:r>
      <w:del w:id="37" w:author="Christopher Summerfield" w:date="2014-04-28T14:07:00Z">
        <w:r w:rsidR="006E5D5E" w:rsidDel="008E6565">
          <w:rPr>
            <w:rFonts w:asciiTheme="majorHAnsi" w:hAnsiTheme="majorHAnsi"/>
          </w:rPr>
          <w:delText xml:space="preserve">confirmation </w:delText>
        </w:r>
      </w:del>
      <w:ins w:id="38" w:author="Christopher Summerfield" w:date="2014-04-28T14:07:00Z">
        <w:r w:rsidR="008E6565">
          <w:rPr>
            <w:rFonts w:asciiTheme="majorHAnsi" w:hAnsiTheme="majorHAnsi"/>
          </w:rPr>
          <w:t xml:space="preserve">verification </w:t>
        </w:r>
      </w:ins>
      <w:r w:rsidR="006E5D5E">
        <w:rPr>
          <w:rFonts w:asciiTheme="majorHAnsi" w:hAnsiTheme="majorHAnsi"/>
        </w:rPr>
        <w:t>may underpin suboptimal human reasoning, contributing</w:t>
      </w:r>
      <w:r w:rsidR="00C4534E">
        <w:rPr>
          <w:rFonts w:asciiTheme="majorHAnsi" w:hAnsiTheme="majorHAnsi"/>
        </w:rPr>
        <w:t xml:space="preserve"> to flawed </w:t>
      </w:r>
      <w:r w:rsidR="00CC5629">
        <w:rPr>
          <w:rFonts w:asciiTheme="majorHAnsi" w:hAnsiTheme="majorHAnsi"/>
        </w:rPr>
        <w:t xml:space="preserve">human </w:t>
      </w:r>
      <w:r w:rsidR="00C4534E">
        <w:rPr>
          <w:rFonts w:asciiTheme="majorHAnsi" w:hAnsiTheme="majorHAnsi"/>
        </w:rPr>
        <w:t>scientific inference.</w:t>
      </w:r>
    </w:p>
    <w:p w:rsidR="009514D7" w:rsidRDefault="009514D7" w:rsidP="009514D7">
      <w:pPr>
        <w:numPr>
          <w:ins w:id="39" w:author="Jan Balaguer" w:date="2014-04-29T13:20:00Z"/>
        </w:numPr>
        <w:rPr>
          <w:ins w:id="40" w:author="Jan Balaguer" w:date="2014-04-29T13:20:00Z"/>
          <w:rFonts w:asciiTheme="majorHAnsi" w:hAnsiTheme="majorHAnsi"/>
          <w:b/>
        </w:rPr>
      </w:pPr>
      <w:ins w:id="41" w:author="Jan Balaguer" w:date="2014-04-29T13:19:00Z">
        <w:r>
          <w:rPr>
            <w:rFonts w:asciiTheme="majorHAnsi" w:hAnsiTheme="majorHAnsi"/>
          </w:rPr>
          <w:br w:type="column"/>
        </w:r>
      </w:ins>
      <w:ins w:id="42" w:author="Jan Balaguer" w:date="2014-04-29T13:20:00Z">
        <w:r>
          <w:rPr>
            <w:rFonts w:asciiTheme="majorHAnsi" w:hAnsiTheme="majorHAnsi"/>
            <w:b/>
          </w:rPr>
          <w:t>SIGNIFICANCE</w:t>
        </w:r>
      </w:ins>
    </w:p>
    <w:p w:rsidR="009514D7" w:rsidRDefault="009514D7" w:rsidP="009514D7">
      <w:pPr>
        <w:numPr>
          <w:ins w:id="43" w:author="Christopher Summerfield" w:date="2014-05-01T08:48:00Z"/>
        </w:numPr>
        <w:rPr>
          <w:ins w:id="44" w:author="Christopher Summerfield" w:date="2014-05-01T08:48:00Z"/>
          <w:rFonts w:asciiTheme="majorHAnsi" w:hAnsiTheme="majorHAnsi"/>
          <w:b/>
        </w:rPr>
      </w:pPr>
    </w:p>
    <w:p w:rsidR="00000000" w:rsidRDefault="00F86FB5">
      <w:pPr>
        <w:numPr>
          <w:ins w:id="45" w:author="Christopher Summerfield" w:date="2014-05-01T08:48:00Z"/>
        </w:numPr>
        <w:jc w:val="both"/>
        <w:rPr>
          <w:ins w:id="46" w:author="Christopher Summerfield" w:date="2014-05-01T08:48:00Z"/>
          <w:rFonts w:asciiTheme="majorHAnsi" w:hAnsiTheme="majorHAnsi"/>
          <w:rPrChange w:id="47" w:author="Christopher Summerfield" w:date="2014-05-01T08:48:00Z">
            <w:rPr>
              <w:ins w:id="48" w:author="Christopher Summerfield" w:date="2014-05-01T08:48:00Z"/>
              <w:rFonts w:asciiTheme="majorHAnsi" w:hAnsiTheme="majorHAnsi"/>
              <w:b/>
            </w:rPr>
          </w:rPrChange>
        </w:rPr>
        <w:pPrChange w:id="49" w:author="Christopher Summerfield" w:date="2014-05-01T09:27:00Z">
          <w:pPr/>
        </w:pPrChange>
      </w:pPr>
      <w:ins w:id="50" w:author="Christopher Summerfield" w:date="2014-05-01T09:07:00Z">
        <w:r>
          <w:rPr>
            <w:rFonts w:asciiTheme="majorHAnsi" w:hAnsiTheme="majorHAnsi"/>
          </w:rPr>
          <w:t xml:space="preserve">Humans </w:t>
        </w:r>
      </w:ins>
      <w:ins w:id="51" w:author="Christopher Summerfield" w:date="2014-05-01T09:02:00Z">
        <w:r>
          <w:rPr>
            <w:rFonts w:asciiTheme="majorHAnsi" w:hAnsiTheme="majorHAnsi"/>
          </w:rPr>
          <w:t>are able to</w:t>
        </w:r>
      </w:ins>
      <w:ins w:id="52" w:author="Christopher Summerfield" w:date="2014-05-01T08:53:00Z">
        <w:r>
          <w:rPr>
            <w:rFonts w:asciiTheme="majorHAnsi" w:hAnsiTheme="majorHAnsi"/>
          </w:rPr>
          <w:t xml:space="preserve"> form</w:t>
        </w:r>
      </w:ins>
      <w:ins w:id="53" w:author="Christopher Summerfield" w:date="2014-05-01T08:48:00Z">
        <w:r w:rsidR="003B580A">
          <w:rPr>
            <w:rFonts w:asciiTheme="majorHAnsi" w:hAnsiTheme="majorHAnsi"/>
          </w:rPr>
          <w:t xml:space="preserve"> </w:t>
        </w:r>
      </w:ins>
      <w:ins w:id="54" w:author="Christopher Summerfield" w:date="2014-05-01T08:54:00Z">
        <w:r w:rsidR="00D418F3">
          <w:rPr>
            <w:rFonts w:asciiTheme="majorHAnsi" w:hAnsiTheme="majorHAnsi"/>
          </w:rPr>
          <w:t>hypotheses</w:t>
        </w:r>
      </w:ins>
      <w:ins w:id="55" w:author="Christopher Summerfield" w:date="2014-05-01T09:06:00Z">
        <w:r>
          <w:rPr>
            <w:rFonts w:asciiTheme="majorHAnsi" w:hAnsiTheme="majorHAnsi"/>
          </w:rPr>
          <w:t xml:space="preserve"> (theories)</w:t>
        </w:r>
      </w:ins>
      <w:ins w:id="56" w:author="Christopher Summerfield" w:date="2014-05-01T08:48:00Z">
        <w:r w:rsidR="003B580A">
          <w:rPr>
            <w:rFonts w:asciiTheme="majorHAnsi" w:hAnsiTheme="majorHAnsi"/>
          </w:rPr>
          <w:t xml:space="preserve"> about the principles that govern the physical world</w:t>
        </w:r>
      </w:ins>
      <w:ins w:id="57" w:author="Christopher Summerfield" w:date="2014-05-01T09:03:00Z">
        <w:r>
          <w:rPr>
            <w:rFonts w:asciiTheme="majorHAnsi" w:hAnsiTheme="majorHAnsi"/>
          </w:rPr>
          <w:t xml:space="preserve">. </w:t>
        </w:r>
      </w:ins>
      <w:ins w:id="58" w:author="Christopher Summerfield" w:date="2014-05-01T09:07:00Z">
        <w:r>
          <w:rPr>
            <w:rFonts w:asciiTheme="majorHAnsi" w:hAnsiTheme="majorHAnsi"/>
          </w:rPr>
          <w:t xml:space="preserve">When scrutinizing data, </w:t>
        </w:r>
      </w:ins>
      <w:ins w:id="59" w:author="Christopher Summerfield" w:date="2014-05-01T09:03:00Z">
        <w:r>
          <w:rPr>
            <w:rFonts w:asciiTheme="majorHAnsi" w:hAnsiTheme="majorHAnsi"/>
          </w:rPr>
          <w:t xml:space="preserve">observations </w:t>
        </w:r>
      </w:ins>
      <w:ins w:id="60" w:author="Christopher Summerfield" w:date="2014-05-01T09:06:00Z">
        <w:r>
          <w:rPr>
            <w:rFonts w:asciiTheme="majorHAnsi" w:hAnsiTheme="majorHAnsi"/>
          </w:rPr>
          <w:t xml:space="preserve">can lead a theory to be verified </w:t>
        </w:r>
      </w:ins>
      <w:ins w:id="61" w:author="Christopher Summerfield" w:date="2014-05-01T09:07:00Z">
        <w:r>
          <w:rPr>
            <w:rFonts w:asciiTheme="majorHAnsi" w:hAnsiTheme="majorHAnsi"/>
          </w:rPr>
          <w:t>or falsified. Where multiple theories compete to explain data, v</w:t>
        </w:r>
        <w:r w:rsidR="00C20D98">
          <w:rPr>
            <w:rFonts w:asciiTheme="majorHAnsi" w:hAnsiTheme="majorHAnsi"/>
          </w:rPr>
          <w:t xml:space="preserve">erification may increase belief </w:t>
        </w:r>
      </w:ins>
      <w:ins w:id="62" w:author="Christopher Summerfield" w:date="2014-05-01T09:28:00Z">
        <w:r w:rsidR="00C20D98">
          <w:rPr>
            <w:rFonts w:asciiTheme="majorHAnsi" w:hAnsiTheme="majorHAnsi"/>
          </w:rPr>
          <w:t>in</w:t>
        </w:r>
      </w:ins>
      <w:ins w:id="63" w:author="Christopher Summerfield" w:date="2014-05-01T09:07:00Z">
        <w:r>
          <w:rPr>
            <w:rFonts w:asciiTheme="majorHAnsi" w:hAnsiTheme="majorHAnsi"/>
          </w:rPr>
          <w:t xml:space="preserve"> one theory over another, but falsification should prompt a theory to be definitively eliminated.   We </w:t>
        </w:r>
      </w:ins>
      <w:ins w:id="64" w:author="Christopher Summerfield" w:date="2014-05-01T09:08:00Z">
        <w:r>
          <w:rPr>
            <w:rFonts w:asciiTheme="majorHAnsi" w:hAnsiTheme="majorHAnsi"/>
          </w:rPr>
          <w:t>asked human participants to perform</w:t>
        </w:r>
      </w:ins>
      <w:ins w:id="65" w:author="Christopher Summerfield" w:date="2014-05-01T09:07:00Z">
        <w:r>
          <w:rPr>
            <w:rFonts w:asciiTheme="majorHAnsi" w:hAnsiTheme="majorHAnsi"/>
          </w:rPr>
          <w:t xml:space="preserve"> a </w:t>
        </w:r>
      </w:ins>
      <w:ins w:id="66" w:author="Christopher Summerfield" w:date="2014-05-01T09:29:00Z">
        <w:r w:rsidR="002E02A6">
          <w:rPr>
            <w:rFonts w:asciiTheme="majorHAnsi" w:hAnsiTheme="majorHAnsi"/>
          </w:rPr>
          <w:t>trial-and-error</w:t>
        </w:r>
      </w:ins>
      <w:ins w:id="67" w:author="Christopher Summerfield" w:date="2014-05-01T09:08:00Z">
        <w:r>
          <w:rPr>
            <w:rFonts w:asciiTheme="majorHAnsi" w:hAnsiTheme="majorHAnsi"/>
          </w:rPr>
          <w:t xml:space="preserve"> </w:t>
        </w:r>
      </w:ins>
      <w:ins w:id="68" w:author="Christopher Summerfield" w:date="2014-05-01T09:07:00Z">
        <w:r w:rsidR="002B1039">
          <w:rPr>
            <w:rFonts w:asciiTheme="majorHAnsi" w:hAnsiTheme="majorHAnsi"/>
          </w:rPr>
          <w:t>rule-</w:t>
        </w:r>
        <w:r>
          <w:rPr>
            <w:rFonts w:asciiTheme="majorHAnsi" w:hAnsiTheme="majorHAnsi"/>
          </w:rPr>
          <w:t xml:space="preserve">learning task for which performance was maximised by learning </w:t>
        </w:r>
      </w:ins>
      <w:ins w:id="69" w:author="Christopher Summerfield" w:date="2014-05-01T09:09:00Z">
        <w:r>
          <w:rPr>
            <w:rFonts w:asciiTheme="majorHAnsi" w:hAnsiTheme="majorHAnsi"/>
          </w:rPr>
          <w:t xml:space="preserve">more </w:t>
        </w:r>
      </w:ins>
      <w:ins w:id="70" w:author="Christopher Summerfield" w:date="2014-05-01T09:32:00Z">
        <w:r w:rsidR="006E21DC">
          <w:rPr>
            <w:rFonts w:asciiTheme="majorHAnsi" w:hAnsiTheme="majorHAnsi"/>
          </w:rPr>
          <w:t xml:space="preserve">from feedback that </w:t>
        </w:r>
      </w:ins>
      <w:ins w:id="71" w:author="Christopher Summerfield" w:date="2014-05-01T09:29:00Z">
        <w:r w:rsidR="006E21DC">
          <w:rPr>
            <w:rFonts w:asciiTheme="majorHAnsi" w:hAnsiTheme="majorHAnsi"/>
          </w:rPr>
          <w:t>falsified, rather than verified, a hypothesis</w:t>
        </w:r>
      </w:ins>
      <w:ins w:id="72" w:author="Christopher Summerfield" w:date="2014-05-01T09:07:00Z">
        <w:r>
          <w:rPr>
            <w:rFonts w:asciiTheme="majorHAnsi" w:hAnsiTheme="majorHAnsi"/>
          </w:rPr>
          <w:t xml:space="preserve">.  Nevertheless, behavioural </w:t>
        </w:r>
      </w:ins>
      <w:ins w:id="73" w:author="Christopher Summerfield" w:date="2014-05-01T09:32:00Z">
        <w:r w:rsidR="002E02A6">
          <w:rPr>
            <w:rFonts w:asciiTheme="majorHAnsi" w:hAnsiTheme="majorHAnsi"/>
          </w:rPr>
          <w:t>and neural measures</w:t>
        </w:r>
      </w:ins>
      <w:ins w:id="74" w:author="Christopher Summerfield" w:date="2014-05-01T09:07:00Z">
        <w:r>
          <w:rPr>
            <w:rFonts w:asciiTheme="majorHAnsi" w:hAnsiTheme="majorHAnsi"/>
          </w:rPr>
          <w:t xml:space="preserve"> </w:t>
        </w:r>
      </w:ins>
      <w:ins w:id="75" w:author="Christopher Summerfield" w:date="2014-05-01T09:09:00Z">
        <w:r>
          <w:rPr>
            <w:rFonts w:asciiTheme="majorHAnsi" w:hAnsiTheme="majorHAnsi"/>
          </w:rPr>
          <w:t>showe</w:t>
        </w:r>
      </w:ins>
      <w:ins w:id="76" w:author="Christopher Summerfield" w:date="2014-05-01T09:29:00Z">
        <w:r w:rsidR="002E02A6">
          <w:rPr>
            <w:rFonts w:asciiTheme="majorHAnsi" w:hAnsiTheme="majorHAnsi"/>
          </w:rPr>
          <w:t>d</w:t>
        </w:r>
      </w:ins>
      <w:ins w:id="77" w:author="Christopher Summerfield" w:date="2014-05-01T09:07:00Z">
        <w:r>
          <w:rPr>
            <w:rFonts w:asciiTheme="majorHAnsi" w:hAnsiTheme="majorHAnsi"/>
          </w:rPr>
          <w:t xml:space="preserve"> that humans exhibit</w:t>
        </w:r>
      </w:ins>
      <w:ins w:id="78" w:author="Christopher Summerfield" w:date="2014-05-01T09:33:00Z">
        <w:r w:rsidR="002B1039">
          <w:rPr>
            <w:rFonts w:asciiTheme="majorHAnsi" w:hAnsiTheme="majorHAnsi"/>
          </w:rPr>
          <w:t>ed</w:t>
        </w:r>
      </w:ins>
      <w:ins w:id="79" w:author="Christopher Summerfield" w:date="2014-05-01T09:07:00Z">
        <w:r>
          <w:rPr>
            <w:rFonts w:asciiTheme="majorHAnsi" w:hAnsiTheme="majorHAnsi"/>
          </w:rPr>
          <w:t xml:space="preserve"> a tendency to learn preferenti</w:t>
        </w:r>
        <w:r w:rsidR="002B1039">
          <w:rPr>
            <w:rFonts w:asciiTheme="majorHAnsi" w:hAnsiTheme="majorHAnsi"/>
          </w:rPr>
          <w:t>ally from evidence that verified</w:t>
        </w:r>
        <w:r>
          <w:rPr>
            <w:rFonts w:asciiTheme="majorHAnsi" w:hAnsiTheme="majorHAnsi"/>
          </w:rPr>
          <w:t xml:space="preserve"> a contention.</w:t>
        </w:r>
      </w:ins>
      <w:ins w:id="80" w:author="Christopher Summerfield" w:date="2014-05-01T09:31:00Z">
        <w:r w:rsidR="002E02A6">
          <w:rPr>
            <w:rFonts w:asciiTheme="majorHAnsi" w:hAnsiTheme="majorHAnsi"/>
          </w:rPr>
          <w:t xml:space="preserve">  </w:t>
        </w:r>
      </w:ins>
      <w:ins w:id="81" w:author="Christopher Summerfield" w:date="2014-05-01T09:32:00Z">
        <w:r w:rsidR="00706050">
          <w:rPr>
            <w:rFonts w:asciiTheme="majorHAnsi" w:hAnsiTheme="majorHAnsi"/>
          </w:rPr>
          <w:t xml:space="preserve">A bias towards verification may </w:t>
        </w:r>
      </w:ins>
      <w:ins w:id="82" w:author="Christopher Summerfield" w:date="2014-05-01T09:33:00Z">
        <w:r w:rsidR="002B1039">
          <w:rPr>
            <w:rFonts w:asciiTheme="majorHAnsi" w:hAnsiTheme="majorHAnsi"/>
          </w:rPr>
          <w:t>contribute to</w:t>
        </w:r>
        <w:r w:rsidR="00285BB2">
          <w:rPr>
            <w:rFonts w:asciiTheme="majorHAnsi" w:hAnsiTheme="majorHAnsi"/>
          </w:rPr>
          <w:t xml:space="preserve"> biased decision-making and</w:t>
        </w:r>
      </w:ins>
      <w:ins w:id="83" w:author="Christopher Summerfield" w:date="2014-05-01T09:32:00Z">
        <w:r w:rsidR="00706050">
          <w:rPr>
            <w:rFonts w:asciiTheme="majorHAnsi" w:hAnsiTheme="majorHAnsi"/>
          </w:rPr>
          <w:t xml:space="preserve"> flawed scientific inference.</w:t>
        </w:r>
      </w:ins>
    </w:p>
    <w:p w:rsidR="003B580A" w:rsidRDefault="003B580A" w:rsidP="009514D7">
      <w:pPr>
        <w:numPr>
          <w:ins w:id="84" w:author="Jan Balaguer" w:date="2014-04-29T13:20:00Z"/>
        </w:numPr>
        <w:rPr>
          <w:ins w:id="85" w:author="Jan Balaguer" w:date="2014-04-29T13:20:00Z"/>
          <w:rFonts w:asciiTheme="majorHAnsi" w:hAnsiTheme="majorHAnsi"/>
          <w:b/>
        </w:rPr>
      </w:pPr>
    </w:p>
    <w:p w:rsidR="00BF4C7E" w:rsidDel="00F86FB5" w:rsidRDefault="00BF4C7E" w:rsidP="00BF4C7E">
      <w:pPr>
        <w:jc w:val="both"/>
        <w:rPr>
          <w:ins w:id="86" w:author="Jan Balaguer" w:date="2014-04-30T10:50:00Z"/>
          <w:del w:id="87" w:author="Christopher Summerfield" w:date="2014-05-01T09:10:00Z"/>
          <w:rFonts w:asciiTheme="majorHAnsi" w:hAnsiTheme="majorHAnsi"/>
        </w:rPr>
      </w:pPr>
      <w:ins w:id="88" w:author="Jan Balaguer" w:date="2014-04-30T10:50:00Z">
        <w:del w:id="89" w:author="Christopher Summerfield" w:date="2014-05-01T09:10:00Z">
          <w:r w:rsidDel="00F86FB5">
            <w:rPr>
              <w:rFonts w:asciiTheme="majorHAnsi" w:hAnsiTheme="majorHAnsi"/>
            </w:rPr>
            <w:delText xml:space="preserve">Many biases have been </w:delText>
          </w:r>
        </w:del>
      </w:ins>
      <w:ins w:id="90" w:author="Jan Balaguer" w:date="2014-04-30T10:51:00Z">
        <w:del w:id="91" w:author="Christopher Summerfield" w:date="2014-05-01T09:10:00Z">
          <w:r w:rsidDel="00F86FB5">
            <w:rPr>
              <w:rFonts w:asciiTheme="majorHAnsi" w:hAnsiTheme="majorHAnsi"/>
            </w:rPr>
            <w:delText xml:space="preserve">reproduced across different laboratories, showing that humans have a general tendency to learn by accumulating evidence </w:delText>
          </w:r>
        </w:del>
      </w:ins>
      <w:ins w:id="92" w:author="Jan Balaguer" w:date="2014-04-30T10:54:00Z">
        <w:del w:id="93" w:author="Christopher Summerfield" w:date="2014-05-01T09:10:00Z">
          <w:r w:rsidR="00496A70" w:rsidDel="00F86FB5">
            <w:rPr>
              <w:rFonts w:asciiTheme="majorHAnsi" w:hAnsiTheme="majorHAnsi"/>
            </w:rPr>
            <w:delText>(i.e. verifying)</w:delText>
          </w:r>
        </w:del>
      </w:ins>
      <w:ins w:id="94" w:author="Jan Balaguer" w:date="2014-04-30T11:00:00Z">
        <w:del w:id="95" w:author="Christopher Summerfield" w:date="2014-05-01T09:10:00Z">
          <w:r w:rsidR="00496A70" w:rsidDel="00F86FB5">
            <w:rPr>
              <w:rFonts w:asciiTheme="majorHAnsi" w:hAnsiTheme="majorHAnsi"/>
            </w:rPr>
            <w:delText xml:space="preserve"> </w:delText>
          </w:r>
        </w:del>
      </w:ins>
      <w:ins w:id="96" w:author="Jan Balaguer" w:date="2014-04-30T10:51:00Z">
        <w:del w:id="97" w:author="Christopher Summerfield" w:date="2014-05-01T09:10:00Z">
          <w:r w:rsidDel="00F86FB5">
            <w:rPr>
              <w:rFonts w:asciiTheme="majorHAnsi" w:hAnsiTheme="majorHAnsi"/>
            </w:rPr>
            <w:delText xml:space="preserve">rather than </w:delText>
          </w:r>
        </w:del>
      </w:ins>
      <w:ins w:id="98" w:author="Jan Balaguer" w:date="2014-04-30T10:53:00Z">
        <w:del w:id="99" w:author="Christopher Summerfield" w:date="2014-05-01T09:10:00Z">
          <w:r w:rsidDel="00F86FB5">
            <w:rPr>
              <w:rFonts w:asciiTheme="majorHAnsi" w:hAnsiTheme="majorHAnsi"/>
            </w:rPr>
            <w:delText xml:space="preserve">ruling-out </w:delText>
          </w:r>
        </w:del>
      </w:ins>
      <w:ins w:id="100" w:author="Jan Balaguer" w:date="2014-04-30T10:54:00Z">
        <w:del w:id="101" w:author="Christopher Summerfield" w:date="2014-05-01T09:10:00Z">
          <w:r w:rsidR="00496A70" w:rsidDel="00F86FB5">
            <w:rPr>
              <w:rFonts w:asciiTheme="majorHAnsi" w:hAnsiTheme="majorHAnsi"/>
            </w:rPr>
            <w:delText>alternative explanations</w:delText>
          </w:r>
        </w:del>
      </w:ins>
      <w:ins w:id="102" w:author="Jan Balaguer" w:date="2014-04-30T11:02:00Z">
        <w:del w:id="103" w:author="Christopher Summerfield" w:date="2014-05-01T09:10:00Z">
          <w:r w:rsidR="00496A70" w:rsidDel="00F86FB5">
            <w:rPr>
              <w:rFonts w:asciiTheme="majorHAnsi" w:hAnsiTheme="majorHAnsi"/>
            </w:rPr>
            <w:delText xml:space="preserve"> (i.e falsifying)</w:delText>
          </w:r>
        </w:del>
      </w:ins>
      <w:ins w:id="104" w:author="Jan Balaguer" w:date="2014-04-30T10:54:00Z">
        <w:del w:id="105" w:author="Christopher Summerfield" w:date="2014-05-01T09:10:00Z">
          <w:r w:rsidR="00496A70" w:rsidDel="00F86FB5">
            <w:rPr>
              <w:rFonts w:asciiTheme="majorHAnsi" w:hAnsiTheme="majorHAnsi"/>
            </w:rPr>
            <w:delText xml:space="preserve">. Furthermore, </w:delText>
          </w:r>
        </w:del>
      </w:ins>
      <w:ins w:id="106" w:author="Jan Balaguer" w:date="2014-04-30T11:01:00Z">
        <w:del w:id="107" w:author="Christopher Summerfield" w:date="2014-05-01T09:10:00Z">
          <w:r w:rsidR="00496A70" w:rsidDel="00F86FB5">
            <w:rPr>
              <w:rFonts w:asciiTheme="majorHAnsi" w:hAnsiTheme="majorHAnsi"/>
            </w:rPr>
            <w:delText xml:space="preserve">it has been shown that an optimal observer should </w:delText>
          </w:r>
        </w:del>
      </w:ins>
      <w:ins w:id="108" w:author="Jan Balaguer" w:date="2014-04-30T11:02:00Z">
        <w:del w:id="109" w:author="Christopher Summerfield" w:date="2014-05-01T09:10:00Z">
          <w:r w:rsidR="00496A70" w:rsidDel="00F86FB5">
            <w:rPr>
              <w:rFonts w:asciiTheme="majorHAnsi" w:hAnsiTheme="majorHAnsi"/>
            </w:rPr>
            <w:delText>decide only on the basis of falsification</w:delText>
          </w:r>
        </w:del>
      </w:ins>
      <w:ins w:id="110" w:author="Jan Balaguer" w:date="2014-04-30T11:01:00Z">
        <w:del w:id="111" w:author="Christopher Summerfield" w:date="2014-05-01T09:10:00Z">
          <w:r w:rsidR="00496A70" w:rsidDel="00F86FB5">
            <w:rPr>
              <w:rFonts w:asciiTheme="majorHAnsi" w:hAnsiTheme="majorHAnsi"/>
            </w:rPr>
            <w:delText xml:space="preserve">, </w:delText>
          </w:r>
        </w:del>
      </w:ins>
      <w:ins w:id="112" w:author="Jan Balaguer" w:date="2014-04-30T11:02:00Z">
        <w:del w:id="113" w:author="Christopher Summerfield" w:date="2014-05-01T09:10:00Z">
          <w:r w:rsidR="00496A70" w:rsidDel="00F86FB5">
            <w:rPr>
              <w:rFonts w:asciiTheme="majorHAnsi" w:hAnsiTheme="majorHAnsi"/>
            </w:rPr>
            <w:delText xml:space="preserve">and this </w:delText>
          </w:r>
        </w:del>
      </w:ins>
      <w:ins w:id="114" w:author="Jan Balaguer" w:date="2014-04-30T10:54:00Z">
        <w:del w:id="115" w:author="Christopher Summerfield" w:date="2014-05-01T09:10:00Z">
          <w:r w:rsidR="00496A70" w:rsidDel="00F86FB5">
            <w:rPr>
              <w:rFonts w:asciiTheme="majorHAnsi" w:hAnsiTheme="majorHAnsi"/>
            </w:rPr>
            <w:delText xml:space="preserve">is </w:delText>
          </w:r>
        </w:del>
      </w:ins>
      <w:ins w:id="116" w:author="Jan Balaguer" w:date="2014-04-30T11:03:00Z">
        <w:del w:id="117" w:author="Christopher Summerfield" w:date="2014-05-01T09:10:00Z">
          <w:r w:rsidR="00496A70" w:rsidDel="00F86FB5">
            <w:rPr>
              <w:rFonts w:asciiTheme="majorHAnsi" w:hAnsiTheme="majorHAnsi"/>
            </w:rPr>
            <w:delText xml:space="preserve">theoretically </w:delText>
          </w:r>
        </w:del>
      </w:ins>
      <w:ins w:id="118" w:author="Jan Balaguer" w:date="2014-04-30T11:02:00Z">
        <w:del w:id="119" w:author="Christopher Summerfield" w:date="2014-05-01T09:10:00Z">
          <w:r w:rsidR="00496A70" w:rsidDel="00F86FB5">
            <w:rPr>
              <w:rFonts w:asciiTheme="majorHAnsi" w:hAnsiTheme="majorHAnsi"/>
            </w:rPr>
            <w:delText xml:space="preserve">the </w:delText>
          </w:r>
        </w:del>
      </w:ins>
      <w:ins w:id="120" w:author="Jan Balaguer" w:date="2014-04-30T10:54:00Z">
        <w:del w:id="121" w:author="Christopher Summerfield" w:date="2014-05-01T09:10:00Z">
          <w:r w:rsidR="00496A70" w:rsidDel="00F86FB5">
            <w:rPr>
              <w:rFonts w:asciiTheme="majorHAnsi" w:hAnsiTheme="majorHAnsi"/>
            </w:rPr>
            <w:delText xml:space="preserve">basis of statistical testing and scientific reasoning. Here we introduce a novel task </w:delText>
          </w:r>
        </w:del>
      </w:ins>
      <w:ins w:id="122" w:author="Jan Balaguer" w:date="2014-04-30T10:55:00Z">
        <w:del w:id="123" w:author="Christopher Summerfield" w:date="2014-05-01T09:10:00Z">
          <w:r w:rsidR="00496A70" w:rsidDel="00F86FB5">
            <w:rPr>
              <w:rFonts w:asciiTheme="majorHAnsi" w:hAnsiTheme="majorHAnsi"/>
            </w:rPr>
            <w:delText xml:space="preserve">in order </w:delText>
          </w:r>
        </w:del>
      </w:ins>
      <w:ins w:id="124" w:author="Jan Balaguer" w:date="2014-04-30T10:54:00Z">
        <w:del w:id="125" w:author="Christopher Summerfield" w:date="2014-05-01T09:10:00Z">
          <w:r w:rsidR="00496A70" w:rsidDel="00F86FB5">
            <w:rPr>
              <w:rFonts w:asciiTheme="majorHAnsi" w:hAnsiTheme="majorHAnsi"/>
            </w:rPr>
            <w:delText xml:space="preserve">to study </w:delText>
          </w:r>
        </w:del>
      </w:ins>
      <w:ins w:id="126" w:author="Jan Balaguer" w:date="2014-04-30T10:55:00Z">
        <w:del w:id="127" w:author="Christopher Summerfield" w:date="2014-05-01T09:10:00Z">
          <w:r w:rsidR="00496A70" w:rsidDel="00F86FB5">
            <w:rPr>
              <w:rFonts w:asciiTheme="majorHAnsi" w:hAnsiTheme="majorHAnsi"/>
            </w:rPr>
            <w:delText>how humans combine these two methods</w:delText>
          </w:r>
        </w:del>
      </w:ins>
      <w:ins w:id="128" w:author="Jan Balaguer" w:date="2014-04-30T10:57:00Z">
        <w:del w:id="129" w:author="Christopher Summerfield" w:date="2014-05-01T09:10:00Z">
          <w:r w:rsidR="00496A70" w:rsidDel="00F86FB5">
            <w:rPr>
              <w:rFonts w:asciiTheme="majorHAnsi" w:hAnsiTheme="majorHAnsi"/>
            </w:rPr>
            <w:delText xml:space="preserve">, and which brain areas are at play. Additionally, we </w:delText>
          </w:r>
        </w:del>
      </w:ins>
      <w:ins w:id="130" w:author="Jan Balaguer" w:date="2014-04-30T10:58:00Z">
        <w:del w:id="131" w:author="Christopher Summerfield" w:date="2014-05-01T09:10:00Z">
          <w:r w:rsidR="00496A70" w:rsidDel="00F86FB5">
            <w:rPr>
              <w:rFonts w:asciiTheme="majorHAnsi" w:hAnsiTheme="majorHAnsi"/>
            </w:rPr>
            <w:delText xml:space="preserve">show that </w:delText>
          </w:r>
        </w:del>
      </w:ins>
      <w:ins w:id="132" w:author="Jan Balaguer" w:date="2014-04-30T11:00:00Z">
        <w:del w:id="133" w:author="Christopher Summerfield" w:date="2014-05-01T09:10:00Z">
          <w:r w:rsidR="00496A70" w:rsidDel="00F86FB5">
            <w:rPr>
              <w:rFonts w:asciiTheme="majorHAnsi" w:hAnsiTheme="majorHAnsi"/>
            </w:rPr>
            <w:delText>the number of possible hypothesis plays a</w:delText>
          </w:r>
        </w:del>
      </w:ins>
      <w:ins w:id="134" w:author="Jan Balaguer" w:date="2014-04-30T11:03:00Z">
        <w:del w:id="135" w:author="Christopher Summerfield" w:date="2014-05-01T09:10:00Z">
          <w:r w:rsidR="00496A70" w:rsidDel="00F86FB5">
            <w:rPr>
              <w:rFonts w:asciiTheme="majorHAnsi" w:hAnsiTheme="majorHAnsi"/>
            </w:rPr>
            <w:delText>n important</w:delText>
          </w:r>
        </w:del>
      </w:ins>
      <w:ins w:id="136" w:author="Jan Balaguer" w:date="2014-04-30T11:00:00Z">
        <w:del w:id="137" w:author="Christopher Summerfield" w:date="2014-05-01T09:10:00Z">
          <w:r w:rsidR="00496A70" w:rsidDel="00F86FB5">
            <w:rPr>
              <w:rFonts w:asciiTheme="majorHAnsi" w:hAnsiTheme="majorHAnsi"/>
            </w:rPr>
            <w:delText xml:space="preserve"> role in </w:delText>
          </w:r>
        </w:del>
      </w:ins>
      <w:ins w:id="138" w:author="Jan Balaguer" w:date="2014-04-30T11:03:00Z">
        <w:del w:id="139" w:author="Christopher Summerfield" w:date="2014-05-01T09:10:00Z">
          <w:r w:rsidR="00496A70" w:rsidDel="00F86FB5">
            <w:rPr>
              <w:rFonts w:asciiTheme="majorHAnsi" w:hAnsiTheme="majorHAnsi"/>
            </w:rPr>
            <w:delText xml:space="preserve">how much humans rely on </w:delText>
          </w:r>
        </w:del>
      </w:ins>
      <w:ins w:id="140" w:author="Jan Balaguer" w:date="2014-04-30T11:00:00Z">
        <w:del w:id="141" w:author="Christopher Summerfield" w:date="2014-05-01T09:10:00Z">
          <w:r w:rsidR="00496A70" w:rsidDel="00F86FB5">
            <w:rPr>
              <w:rFonts w:asciiTheme="majorHAnsi" w:hAnsiTheme="majorHAnsi"/>
            </w:rPr>
            <w:delText>each approach.</w:delText>
          </w:r>
        </w:del>
      </w:ins>
    </w:p>
    <w:p w:rsidR="008B7A82" w:rsidRDefault="00DA258D">
      <w:pPr>
        <w:numPr>
          <w:ins w:id="142" w:author="Jan Balaguer" w:date="2014-04-30T10:50:00Z"/>
        </w:numPr>
        <w:jc w:val="both"/>
        <w:rPr>
          <w:rFonts w:asciiTheme="majorHAnsi" w:hAnsiTheme="majorHAnsi"/>
          <w:b/>
        </w:rPr>
      </w:pPr>
      <w:r w:rsidRPr="005A2C84">
        <w:rPr>
          <w:rFonts w:asciiTheme="majorHAnsi" w:hAnsiTheme="majorHAnsi"/>
        </w:rPr>
        <w:br w:type="page"/>
      </w:r>
      <w:r w:rsidR="00FA18E2">
        <w:rPr>
          <w:rFonts w:asciiTheme="majorHAnsi" w:hAnsiTheme="majorHAnsi"/>
          <w:b/>
        </w:rPr>
        <w:t>\body</w:t>
      </w:r>
    </w:p>
    <w:p w:rsidR="00FA18E2" w:rsidRPr="00FA18E2" w:rsidRDefault="00FA18E2" w:rsidP="005A2C84">
      <w:pPr>
        <w:jc w:val="both"/>
        <w:rPr>
          <w:rFonts w:asciiTheme="majorHAnsi" w:hAnsiTheme="majorHAnsi"/>
          <w:b/>
        </w:rPr>
      </w:pPr>
    </w:p>
    <w:p w:rsidR="00C051E6" w:rsidRPr="00B82D9A" w:rsidRDefault="00C051E6" w:rsidP="005A2C84">
      <w:pPr>
        <w:numPr>
          <w:ins w:id="143" w:author="Jan Balaguer" w:date="2014-04-16T15:21:00Z"/>
        </w:numPr>
        <w:jc w:val="both"/>
        <w:rPr>
          <w:rFonts w:asciiTheme="majorHAnsi" w:hAnsiTheme="majorHAnsi"/>
          <w:b/>
        </w:rPr>
      </w:pPr>
      <w:r w:rsidRPr="00B82D9A">
        <w:rPr>
          <w:rFonts w:asciiTheme="majorHAnsi" w:hAnsiTheme="majorHAnsi"/>
          <w:b/>
        </w:rPr>
        <w:t>INTRODUCTION</w:t>
      </w:r>
    </w:p>
    <w:p w:rsidR="00C333FB" w:rsidRDefault="00C333FB">
      <w:pPr>
        <w:rPr>
          <w:rFonts w:asciiTheme="majorHAnsi" w:hAnsiTheme="majorHAnsi"/>
        </w:rPr>
      </w:pPr>
    </w:p>
    <w:p w:rsidR="0022540A" w:rsidRDefault="000145E4" w:rsidP="008A382D">
      <w:pPr>
        <w:jc w:val="both"/>
        <w:rPr>
          <w:rFonts w:asciiTheme="majorHAnsi" w:hAnsiTheme="majorHAnsi"/>
        </w:rPr>
      </w:pPr>
      <w:r>
        <w:rPr>
          <w:rFonts w:asciiTheme="majorHAnsi" w:hAnsiTheme="majorHAnsi"/>
        </w:rPr>
        <w:t xml:space="preserve">The capacity to </w:t>
      </w:r>
      <w:r w:rsidR="00D16A84">
        <w:rPr>
          <w:rFonts w:asciiTheme="majorHAnsi" w:hAnsiTheme="majorHAnsi"/>
        </w:rPr>
        <w:t>create</w:t>
      </w:r>
      <w:r>
        <w:rPr>
          <w:rFonts w:asciiTheme="majorHAnsi" w:hAnsiTheme="majorHAnsi"/>
        </w:rPr>
        <w:t xml:space="preserve"> new knowledge from experience lies at the hear</w:t>
      </w:r>
      <w:r w:rsidR="00716EC3">
        <w:rPr>
          <w:rFonts w:asciiTheme="majorHAnsi" w:hAnsiTheme="majorHAnsi"/>
        </w:rPr>
        <w:t xml:space="preserve">t of </w:t>
      </w:r>
      <w:r w:rsidR="00D16A84">
        <w:rPr>
          <w:rFonts w:asciiTheme="majorHAnsi" w:hAnsiTheme="majorHAnsi"/>
        </w:rPr>
        <w:t xml:space="preserve">human </w:t>
      </w:r>
      <w:r w:rsidR="00716EC3">
        <w:rPr>
          <w:rFonts w:asciiTheme="majorHAnsi" w:hAnsiTheme="majorHAnsi"/>
        </w:rPr>
        <w:t>scientific endeavour</w:t>
      </w:r>
      <w:r w:rsidR="00E5349D">
        <w:rPr>
          <w:rFonts w:asciiTheme="majorHAnsi" w:hAnsiTheme="majorHAnsi"/>
        </w:rPr>
        <w:t xml:space="preserve"> and technological </w:t>
      </w:r>
      <w:r w:rsidR="00A604B7">
        <w:rPr>
          <w:rFonts w:asciiTheme="majorHAnsi" w:hAnsiTheme="majorHAnsi"/>
        </w:rPr>
        <w:t>advancement</w:t>
      </w:r>
      <w:r w:rsidR="00F5671F">
        <w:rPr>
          <w:rFonts w:asciiTheme="majorHAnsi" w:hAnsiTheme="majorHAnsi"/>
        </w:rPr>
        <w:t xml:space="preserve">.  </w:t>
      </w:r>
      <w:r w:rsidR="00456B70">
        <w:rPr>
          <w:rFonts w:asciiTheme="majorHAnsi" w:hAnsiTheme="majorHAnsi"/>
        </w:rPr>
        <w:t>P</w:t>
      </w:r>
      <w:r w:rsidR="009D47C6">
        <w:rPr>
          <w:rFonts w:asciiTheme="majorHAnsi" w:hAnsiTheme="majorHAnsi"/>
        </w:rPr>
        <w:t>rimates</w:t>
      </w:r>
      <w:r w:rsidR="005B3D4F">
        <w:rPr>
          <w:rFonts w:asciiTheme="majorHAnsi" w:hAnsiTheme="majorHAnsi"/>
        </w:rPr>
        <w:t xml:space="preserve"> </w:t>
      </w:r>
      <w:r w:rsidR="009D47C6">
        <w:rPr>
          <w:rFonts w:asciiTheme="majorHAnsi" w:hAnsiTheme="majorHAnsi"/>
        </w:rPr>
        <w:t xml:space="preserve">can select actions conditioned on conjoint information about a stimulus and its context, a capacity that underpins </w:t>
      </w:r>
      <w:r w:rsidR="002E03AA">
        <w:rPr>
          <w:rFonts w:asciiTheme="majorHAnsi" w:hAnsiTheme="majorHAnsi"/>
        </w:rPr>
        <w:t>flexible, rule-based</w:t>
      </w:r>
      <w:r w:rsidR="009D47C6">
        <w:rPr>
          <w:rFonts w:asciiTheme="majorHAnsi" w:hAnsiTheme="majorHAnsi"/>
        </w:rPr>
        <w:t xml:space="preserve"> learning and cognitive control</w:t>
      </w:r>
      <w:r w:rsidR="008F150F">
        <w:rPr>
          <w:rFonts w:asciiTheme="majorHAnsi" w:hAnsiTheme="majorHAnsi"/>
        </w:rPr>
        <w:fldChar w:fldCharType="begin">
          <w:fldData xml:space="preserve">PEVuZE5vdGU+PENpdGU+PEF1dGhvcj5Lb2VjaGxpbjwvQXV0aG9yPjxZZWFyPjIwMDc8L1llYXI+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</w:fldData>
        </w:fldChar>
      </w:r>
      <w:ins w:id="144" w:author="Christopher Summerfield" w:date="2014-04-29T10:20:00Z">
        <w:r w:rsidR="001261CC">
          <w:rPr>
            <w:rFonts w:asciiTheme="majorHAnsi" w:hAnsiTheme="majorHAnsi"/>
          </w:rPr>
          <w:instrText xml:space="preserve"> ADDIN EN.CITE </w:instrText>
        </w:r>
      </w:ins>
      <w:del w:id="145" w:author="Christopher Summerfield" w:date="2014-04-23T15:13:00Z">
        <w:r w:rsidR="00333041" w:rsidDel="00705ED5">
          <w:rPr>
            <w:rFonts w:asciiTheme="majorHAnsi" w:hAnsiTheme="majorHAnsi"/>
          </w:rPr>
          <w:delInstrText xml:space="preserve"> ADDIN EN.CITE </w:delInstrText>
        </w:r>
        <w:r w:rsidR="008F150F" w:rsidDel="00705ED5">
          <w:rPr>
            <w:rFonts w:asciiTheme="majorHAnsi" w:hAnsiTheme="majorHAnsi"/>
          </w:rPr>
          <w:fldChar w:fldCharType="begin">
            <w:fldData xml:space="preserve">PEVuZE5vdGU+PENpdGU+PEF1dGhvcj5Lb2VjaGxpbjwvQXV0aG9yPjxZZWFyPjIwMDc8L1llYXI+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</w:fldData>
          </w:fldChar>
        </w:r>
        <w:r w:rsidR="00333041" w:rsidDel="00705ED5">
          <w:rPr>
            <w:rFonts w:asciiTheme="majorHAnsi" w:hAnsiTheme="majorHAnsi"/>
          </w:rPr>
          <w:delInstrText xml:space="preserve"> ADDIN EN.CITE.DATA </w:delInstrText>
        </w:r>
      </w:del>
      <w:r w:rsidR="00AA758C" w:rsidRPr="008F150F">
        <w:rPr>
          <w:rFonts w:asciiTheme="majorHAnsi" w:hAnsiTheme="majorHAnsi"/>
        </w:rPr>
      </w:r>
      <w:del w:id="146" w:author="Christopher Summerfield" w:date="2014-04-23T15:13:00Z">
        <w:r w:rsidR="008F150F" w:rsidDel="00705ED5">
          <w:rPr>
            <w:rFonts w:asciiTheme="majorHAnsi" w:hAnsiTheme="majorHAnsi"/>
          </w:rPr>
          <w:fldChar w:fldCharType="end"/>
        </w:r>
      </w:del>
      <w:ins w:id="147" w:author="Christopher Summerfield" w:date="2014-04-29T10:20:00Z">
        <w:r w:rsidR="008F150F">
          <w:rPr>
            <w:rFonts w:asciiTheme="majorHAnsi" w:hAnsiTheme="majorHAnsi"/>
          </w:rPr>
          <w:fldChar w:fldCharType="begin">
            <w:fldData xml:space="preserve">PEVuZE5vdGU+PENpdGU+PEF1dGhvcj5Lb2VjaGxpbjwvQXV0aG9yPjxZZWFyPjIwMDc8L1llYXI+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</w:fldData>
          </w:fldChar>
        </w:r>
        <w:r w:rsidR="001261CC">
          <w:rPr>
            <w:rFonts w:asciiTheme="majorHAnsi" w:hAnsiTheme="majorHAnsi"/>
          </w:rPr>
          <w:instrText xml:space="preserve"> ADDIN EN.CITE.DATA </w:instrText>
        </w:r>
      </w:ins>
      <w:r w:rsidR="00AA758C" w:rsidRPr="008F150F">
        <w:rPr>
          <w:rFonts w:asciiTheme="majorHAnsi" w:hAnsiTheme="majorHAnsi"/>
        </w:rPr>
      </w:r>
      <w:ins w:id="148" w:author="Christopher Summerfield" w:date="2014-04-29T10:20:00Z">
        <w:r w:rsidR="008F150F">
          <w:rPr>
            <w:rFonts w:asciiTheme="majorHAnsi" w:hAnsiTheme="majorHAnsi"/>
          </w:rPr>
          <w:fldChar w:fldCharType="end"/>
        </w:r>
      </w:ins>
      <w:r w:rsidR="00AA758C" w:rsidRPr="008F150F">
        <w:rPr>
          <w:rFonts w:asciiTheme="majorHAnsi" w:hAnsiTheme="majorHAnsi"/>
        </w:rPr>
      </w:r>
      <w:r w:rsidR="008F150F">
        <w:rPr>
          <w:rFonts w:asciiTheme="majorHAnsi" w:hAnsiTheme="majorHAnsi"/>
        </w:rPr>
        <w:fldChar w:fldCharType="separate"/>
      </w:r>
      <w:r w:rsidR="007F245A" w:rsidRPr="007F245A">
        <w:rPr>
          <w:rFonts w:asciiTheme="majorHAnsi" w:hAnsiTheme="majorHAnsi"/>
          <w:noProof/>
          <w:vertAlign w:val="superscript"/>
        </w:rPr>
        <w:t>1,2</w:t>
      </w:r>
      <w:r w:rsidR="008F150F">
        <w:rPr>
          <w:rFonts w:asciiTheme="majorHAnsi" w:hAnsiTheme="majorHAnsi"/>
        </w:rPr>
        <w:fldChar w:fldCharType="end"/>
      </w:r>
      <w:r w:rsidR="00807686">
        <w:rPr>
          <w:rFonts w:asciiTheme="majorHAnsi" w:hAnsiTheme="majorHAnsi"/>
        </w:rPr>
        <w:t xml:space="preserve">.  </w:t>
      </w:r>
      <w:r w:rsidR="002E03AA">
        <w:rPr>
          <w:rFonts w:asciiTheme="majorHAnsi" w:hAnsiTheme="majorHAnsi"/>
        </w:rPr>
        <w:t xml:space="preserve">Rule-based learning </w:t>
      </w:r>
      <w:r w:rsidR="008A382D">
        <w:rPr>
          <w:rFonts w:asciiTheme="majorHAnsi" w:hAnsiTheme="majorHAnsi"/>
        </w:rPr>
        <w:t>occur</w:t>
      </w:r>
      <w:r w:rsidR="00AB1289">
        <w:rPr>
          <w:rFonts w:asciiTheme="majorHAnsi" w:hAnsiTheme="majorHAnsi"/>
        </w:rPr>
        <w:t>s</w:t>
      </w:r>
      <w:r w:rsidR="002E03AA">
        <w:rPr>
          <w:rFonts w:asciiTheme="majorHAnsi" w:hAnsiTheme="majorHAnsi"/>
        </w:rPr>
        <w:t xml:space="preserve"> when clusters of sensorimotor contingencies repeatedly </w:t>
      </w:r>
      <w:r w:rsidR="008A382D">
        <w:rPr>
          <w:rFonts w:asciiTheme="majorHAnsi" w:hAnsiTheme="majorHAnsi"/>
        </w:rPr>
        <w:t>co-occur in a given context</w:t>
      </w:r>
      <w:r w:rsidR="008F150F">
        <w:rPr>
          <w:rFonts w:asciiTheme="majorHAnsi" w:hAnsiTheme="majorHAnsi"/>
        </w:rPr>
        <w:fldChar w:fldCharType="begin">
          <w:fldData xml:space="preserve">PEVuZE5vdGU+PENpdGU+PEF1dGhvcj5NaWxsZXI8L0F1dGhvcj48WWVhcj4yMDAyPC9ZZWFyPjxS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</w:fldData>
        </w:fldChar>
      </w:r>
      <w:ins w:id="149" w:author="Christopher Summerfield" w:date="2014-04-29T10:20:00Z">
        <w:r w:rsidR="001261CC">
          <w:rPr>
            <w:rFonts w:asciiTheme="majorHAnsi" w:hAnsiTheme="majorHAnsi"/>
          </w:rPr>
          <w:instrText xml:space="preserve"> ADDIN EN.CITE </w:instrText>
        </w:r>
      </w:ins>
      <w:del w:id="150" w:author="Christopher Summerfield" w:date="2014-04-23T15:13:00Z">
        <w:r w:rsidR="00333041" w:rsidDel="00705ED5">
          <w:rPr>
            <w:rFonts w:asciiTheme="majorHAnsi" w:hAnsiTheme="majorHAnsi"/>
          </w:rPr>
          <w:delInstrText xml:space="preserve"> ADDIN EN.CITE </w:delInstrText>
        </w:r>
        <w:r w:rsidR="008F150F" w:rsidDel="00705ED5">
          <w:rPr>
            <w:rFonts w:asciiTheme="majorHAnsi" w:hAnsiTheme="majorHAnsi"/>
          </w:rPr>
          <w:fldChar w:fldCharType="begin">
            <w:fldData xml:space="preserve">PEVuZE5vdGU+PENpdGU+PEF1dGhvcj5NaWxsZXI8L0F1dGhvcj48WWVhcj4yMDAyPC9ZZWFyPjxS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</w:fldData>
          </w:fldChar>
        </w:r>
        <w:r w:rsidR="00333041" w:rsidDel="00705ED5">
          <w:rPr>
            <w:rFonts w:asciiTheme="majorHAnsi" w:hAnsiTheme="majorHAnsi"/>
          </w:rPr>
          <w:delInstrText xml:space="preserve"> ADDIN EN.CITE.DATA </w:delInstrText>
        </w:r>
      </w:del>
      <w:r w:rsidR="00AA758C" w:rsidRPr="008F150F">
        <w:rPr>
          <w:rFonts w:asciiTheme="majorHAnsi" w:hAnsiTheme="majorHAnsi"/>
        </w:rPr>
      </w:r>
      <w:del w:id="151" w:author="Christopher Summerfield" w:date="2014-04-23T15:13:00Z">
        <w:r w:rsidR="008F150F" w:rsidDel="00705ED5">
          <w:rPr>
            <w:rFonts w:asciiTheme="majorHAnsi" w:hAnsiTheme="majorHAnsi"/>
          </w:rPr>
          <w:fldChar w:fldCharType="end"/>
        </w:r>
      </w:del>
      <w:ins w:id="152" w:author="Christopher Summerfield" w:date="2014-04-29T10:20:00Z">
        <w:r w:rsidR="008F150F">
          <w:rPr>
            <w:rFonts w:asciiTheme="majorHAnsi" w:hAnsiTheme="majorHAnsi"/>
          </w:rPr>
          <w:fldChar w:fldCharType="begin">
            <w:fldData xml:space="preserve">PEVuZE5vdGU+PENpdGU+PEF1dGhvcj5NaWxsZXI8L0F1dGhvcj48WWVhcj4yMDAyPC9ZZWFyPjxS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</w:fldData>
          </w:fldChar>
        </w:r>
        <w:r w:rsidR="001261CC">
          <w:rPr>
            <w:rFonts w:asciiTheme="majorHAnsi" w:hAnsiTheme="majorHAnsi"/>
          </w:rPr>
          <w:instrText xml:space="preserve"> ADDIN EN.CITE.DATA </w:instrText>
        </w:r>
      </w:ins>
      <w:r w:rsidR="00AA758C" w:rsidRPr="008F150F">
        <w:rPr>
          <w:rFonts w:asciiTheme="majorHAnsi" w:hAnsiTheme="majorHAnsi"/>
        </w:rPr>
      </w:r>
      <w:ins w:id="153" w:author="Christopher Summerfield" w:date="2014-04-29T10:20:00Z">
        <w:r w:rsidR="008F150F">
          <w:rPr>
            <w:rFonts w:asciiTheme="majorHAnsi" w:hAnsiTheme="majorHAnsi"/>
          </w:rPr>
          <w:fldChar w:fldCharType="end"/>
        </w:r>
      </w:ins>
      <w:r w:rsidR="00AA758C" w:rsidRPr="008F150F">
        <w:rPr>
          <w:rFonts w:asciiTheme="majorHAnsi" w:hAnsiTheme="majorHAnsi"/>
        </w:rPr>
      </w:r>
      <w:r w:rsidR="008F150F">
        <w:rPr>
          <w:rFonts w:asciiTheme="majorHAnsi" w:hAnsiTheme="majorHAnsi"/>
        </w:rPr>
        <w:fldChar w:fldCharType="separate"/>
      </w:r>
      <w:r w:rsidR="00944DC0" w:rsidRPr="00944DC0">
        <w:rPr>
          <w:rFonts w:asciiTheme="majorHAnsi" w:hAnsiTheme="majorHAnsi"/>
          <w:noProof/>
          <w:vertAlign w:val="superscript"/>
        </w:rPr>
        <w:t>3,4</w:t>
      </w:r>
      <w:r w:rsidR="008F150F">
        <w:rPr>
          <w:rFonts w:asciiTheme="majorHAnsi" w:hAnsiTheme="majorHAnsi"/>
        </w:rPr>
        <w:fldChar w:fldCharType="end"/>
      </w:r>
      <w:r w:rsidR="008A382D">
        <w:rPr>
          <w:rFonts w:asciiTheme="majorHAnsi" w:hAnsiTheme="majorHAnsi"/>
        </w:rPr>
        <w:t xml:space="preserve">. For example, after multiple visits to </w:t>
      </w:r>
      <w:r w:rsidR="00F709C3">
        <w:rPr>
          <w:rFonts w:asciiTheme="majorHAnsi" w:hAnsiTheme="majorHAnsi"/>
        </w:rPr>
        <w:t>London</w:t>
      </w:r>
      <w:r w:rsidR="008A382D">
        <w:rPr>
          <w:rFonts w:asciiTheme="majorHAnsi" w:hAnsiTheme="majorHAnsi"/>
        </w:rPr>
        <w:t>, one might learn to respect the following rule:</w:t>
      </w:r>
      <w:r w:rsidR="002E03AA">
        <w:rPr>
          <w:rFonts w:asciiTheme="majorHAnsi" w:hAnsiTheme="majorHAnsi"/>
        </w:rPr>
        <w:t xml:space="preserve"> </w:t>
      </w:r>
      <w:r w:rsidR="00F709C3">
        <w:rPr>
          <w:rFonts w:asciiTheme="majorHAnsi" w:hAnsiTheme="majorHAnsi"/>
          <w:i/>
        </w:rPr>
        <w:t>in London</w:t>
      </w:r>
      <w:r w:rsidR="002E03AA" w:rsidRPr="002E03AA">
        <w:rPr>
          <w:rFonts w:asciiTheme="majorHAnsi" w:hAnsiTheme="majorHAnsi"/>
          <w:i/>
        </w:rPr>
        <w:t xml:space="preserve">, </w:t>
      </w:r>
      <w:r w:rsidR="008A382D">
        <w:rPr>
          <w:rFonts w:asciiTheme="majorHAnsi" w:hAnsiTheme="majorHAnsi"/>
          <w:i/>
        </w:rPr>
        <w:t>bring an umbrella</w:t>
      </w:r>
      <w:r w:rsidR="008A382D" w:rsidRPr="008A382D">
        <w:rPr>
          <w:rFonts w:asciiTheme="majorHAnsi" w:hAnsiTheme="majorHAnsi"/>
        </w:rPr>
        <w:t>.</w:t>
      </w:r>
      <w:r w:rsidR="0051180B">
        <w:rPr>
          <w:rFonts w:asciiTheme="majorHAnsi" w:hAnsiTheme="majorHAnsi"/>
        </w:rPr>
        <w:t xml:space="preserve">  </w:t>
      </w:r>
      <w:r w:rsidR="00EB6EB8">
        <w:rPr>
          <w:rFonts w:asciiTheme="majorHAnsi" w:hAnsiTheme="majorHAnsi"/>
        </w:rPr>
        <w:t>However,</w:t>
      </w:r>
      <w:r w:rsidR="008A382D">
        <w:rPr>
          <w:rFonts w:asciiTheme="majorHAnsi" w:hAnsiTheme="majorHAnsi"/>
        </w:rPr>
        <w:t xml:space="preserve"> humans</w:t>
      </w:r>
      <w:r w:rsidR="005B3D4F">
        <w:rPr>
          <w:rFonts w:asciiTheme="majorHAnsi" w:hAnsiTheme="majorHAnsi"/>
        </w:rPr>
        <w:t xml:space="preserve"> </w:t>
      </w:r>
      <w:r w:rsidR="008A382D">
        <w:rPr>
          <w:rFonts w:asciiTheme="majorHAnsi" w:hAnsiTheme="majorHAnsi"/>
        </w:rPr>
        <w:t xml:space="preserve">can also use inductive </w:t>
      </w:r>
      <w:r w:rsidR="005E7F58">
        <w:rPr>
          <w:rFonts w:asciiTheme="majorHAnsi" w:hAnsiTheme="majorHAnsi"/>
        </w:rPr>
        <w:t>reasoning</w:t>
      </w:r>
      <w:r w:rsidR="008A382D">
        <w:rPr>
          <w:rFonts w:asciiTheme="majorHAnsi" w:hAnsiTheme="majorHAnsi"/>
        </w:rPr>
        <w:t xml:space="preserve"> to derive abstract propositional knowledge about the world</w:t>
      </w:r>
      <w:r w:rsidR="0051180B">
        <w:rPr>
          <w:rFonts w:asciiTheme="majorHAnsi" w:hAnsiTheme="majorHAnsi"/>
        </w:rPr>
        <w:t xml:space="preserve"> (theories)</w:t>
      </w:r>
      <w:r w:rsidR="008A382D">
        <w:rPr>
          <w:rFonts w:asciiTheme="majorHAnsi" w:hAnsiTheme="majorHAnsi"/>
        </w:rPr>
        <w:t>, which can in turn be used to make new predictions</w:t>
      </w:r>
      <w:r w:rsidR="008F150F">
        <w:rPr>
          <w:rFonts w:asciiTheme="majorHAnsi" w:hAnsiTheme="majorHAnsi"/>
        </w:rPr>
        <w:fldChar w:fldCharType="begin">
          <w:fldData xml:space="preserve">PEVuZE5vdGU+PENpdGU+PEF1dGhvcj5LZW1wPC9BdXRob3I+PFllYXI+MjAxMzwvWWVhcj48UmVj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==
</w:fldData>
        </w:fldChar>
      </w:r>
      <w:ins w:id="154" w:author="Christopher Summerfield" w:date="2014-04-29T10:20:00Z">
        <w:r w:rsidR="001261CC">
          <w:rPr>
            <w:rFonts w:asciiTheme="majorHAnsi" w:hAnsiTheme="majorHAnsi"/>
          </w:rPr>
          <w:instrText xml:space="preserve"> ADDIN EN.CITE </w:instrText>
        </w:r>
      </w:ins>
      <w:del w:id="155" w:author="Christopher Summerfield" w:date="2014-04-23T15:13:00Z">
        <w:r w:rsidR="00333041" w:rsidDel="00705ED5">
          <w:rPr>
            <w:rFonts w:asciiTheme="majorHAnsi" w:hAnsiTheme="majorHAnsi"/>
          </w:rPr>
          <w:delInstrText xml:space="preserve"> ADDIN EN.CITE </w:delInstrText>
        </w:r>
        <w:r w:rsidR="008F150F" w:rsidDel="00705ED5">
          <w:rPr>
            <w:rFonts w:asciiTheme="majorHAnsi" w:hAnsiTheme="majorHAnsi"/>
          </w:rPr>
          <w:fldChar w:fldCharType="begin">
            <w:fldData xml:space="preserve">PEVuZE5vdGU+PENpdGU+PEF1dGhvcj5LZW1wPC9BdXRob3I+PFllYXI+MjAxMzwvWWVhcj48UmVj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==
</w:fldData>
          </w:fldChar>
        </w:r>
        <w:r w:rsidR="00333041" w:rsidDel="00705ED5">
          <w:rPr>
            <w:rFonts w:asciiTheme="majorHAnsi" w:hAnsiTheme="majorHAnsi"/>
          </w:rPr>
          <w:delInstrText xml:space="preserve"> ADDIN EN.CITE.DATA </w:delInstrText>
        </w:r>
      </w:del>
      <w:r w:rsidR="00AA758C" w:rsidRPr="008F150F">
        <w:rPr>
          <w:rFonts w:asciiTheme="majorHAnsi" w:hAnsiTheme="majorHAnsi"/>
        </w:rPr>
      </w:r>
      <w:del w:id="156" w:author="Christopher Summerfield" w:date="2014-04-23T15:13:00Z">
        <w:r w:rsidR="008F150F" w:rsidDel="00705ED5">
          <w:rPr>
            <w:rFonts w:asciiTheme="majorHAnsi" w:hAnsiTheme="majorHAnsi"/>
          </w:rPr>
          <w:fldChar w:fldCharType="end"/>
        </w:r>
      </w:del>
      <w:ins w:id="157" w:author="Christopher Summerfield" w:date="2014-04-29T10:20:00Z">
        <w:r w:rsidR="008F150F">
          <w:rPr>
            <w:rFonts w:asciiTheme="majorHAnsi" w:hAnsiTheme="majorHAnsi"/>
          </w:rPr>
          <w:fldChar w:fldCharType="begin">
            <w:fldData xml:space="preserve">PEVuZE5vdGU+PENpdGU+PEF1dGhvcj5LZW1wPC9BdXRob3I+PFllYXI+MjAxMzwvWWVhcj48UmVj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==
</w:fldData>
          </w:fldChar>
        </w:r>
        <w:r w:rsidR="001261CC">
          <w:rPr>
            <w:rFonts w:asciiTheme="majorHAnsi" w:hAnsiTheme="majorHAnsi"/>
          </w:rPr>
          <w:instrText xml:space="preserve"> ADDIN EN.CITE.DATA </w:instrText>
        </w:r>
      </w:ins>
      <w:r w:rsidR="00AA758C" w:rsidRPr="008F150F">
        <w:rPr>
          <w:rFonts w:asciiTheme="majorHAnsi" w:hAnsiTheme="majorHAnsi"/>
        </w:rPr>
      </w:r>
      <w:ins w:id="158" w:author="Christopher Summerfield" w:date="2014-04-29T10:20:00Z">
        <w:r w:rsidR="008F150F">
          <w:rPr>
            <w:rFonts w:asciiTheme="majorHAnsi" w:hAnsiTheme="majorHAnsi"/>
          </w:rPr>
          <w:fldChar w:fldCharType="end"/>
        </w:r>
      </w:ins>
      <w:r w:rsidR="00AA758C" w:rsidRPr="008F150F">
        <w:rPr>
          <w:rFonts w:asciiTheme="majorHAnsi" w:hAnsiTheme="majorHAnsi"/>
        </w:rPr>
      </w:r>
      <w:r w:rsidR="008F150F">
        <w:rPr>
          <w:rFonts w:asciiTheme="majorHAnsi" w:hAnsiTheme="majorHAnsi"/>
        </w:rPr>
        <w:fldChar w:fldCharType="separate"/>
      </w:r>
      <w:r w:rsidR="000C149D" w:rsidRPr="000C149D">
        <w:rPr>
          <w:rFonts w:asciiTheme="majorHAnsi" w:hAnsiTheme="majorHAnsi"/>
          <w:noProof/>
          <w:vertAlign w:val="superscript"/>
        </w:rPr>
        <w:t>5-7</w:t>
      </w:r>
      <w:r w:rsidR="008F150F">
        <w:rPr>
          <w:rFonts w:asciiTheme="majorHAnsi" w:hAnsiTheme="majorHAnsi"/>
        </w:rPr>
        <w:fldChar w:fldCharType="end"/>
      </w:r>
      <w:r w:rsidR="008A382D">
        <w:rPr>
          <w:rFonts w:asciiTheme="majorHAnsi" w:hAnsiTheme="majorHAnsi"/>
        </w:rPr>
        <w:t xml:space="preserve">.  </w:t>
      </w:r>
      <w:r w:rsidR="00F709C3">
        <w:rPr>
          <w:rFonts w:asciiTheme="majorHAnsi" w:hAnsiTheme="majorHAnsi"/>
        </w:rPr>
        <w:t xml:space="preserve">For example, a tourist </w:t>
      </w:r>
      <w:r w:rsidR="0022540A">
        <w:rPr>
          <w:rFonts w:asciiTheme="majorHAnsi" w:hAnsiTheme="majorHAnsi"/>
        </w:rPr>
        <w:t xml:space="preserve">who has never visited Oxford </w:t>
      </w:r>
      <w:r w:rsidR="00F709C3">
        <w:rPr>
          <w:rFonts w:asciiTheme="majorHAnsi" w:hAnsiTheme="majorHAnsi"/>
        </w:rPr>
        <w:t xml:space="preserve">can draw upon their experience with the weather in London, </w:t>
      </w:r>
      <w:r w:rsidR="0051180B">
        <w:rPr>
          <w:rFonts w:asciiTheme="majorHAnsi" w:hAnsiTheme="majorHAnsi"/>
        </w:rPr>
        <w:t>Bristol</w:t>
      </w:r>
      <w:r w:rsidR="00F709C3">
        <w:rPr>
          <w:rFonts w:asciiTheme="majorHAnsi" w:hAnsiTheme="majorHAnsi"/>
        </w:rPr>
        <w:t xml:space="preserve"> and Edinburgh, to derive the </w:t>
      </w:r>
      <w:r w:rsidR="0022540A">
        <w:rPr>
          <w:rFonts w:asciiTheme="majorHAnsi" w:hAnsiTheme="majorHAnsi"/>
        </w:rPr>
        <w:t>theory</w:t>
      </w:r>
      <w:r w:rsidR="00F709C3">
        <w:rPr>
          <w:rFonts w:asciiTheme="majorHAnsi" w:hAnsiTheme="majorHAnsi"/>
        </w:rPr>
        <w:t xml:space="preserve"> </w:t>
      </w:r>
      <w:r w:rsidR="00F709C3" w:rsidRPr="00F709C3">
        <w:rPr>
          <w:rFonts w:asciiTheme="majorHAnsi" w:hAnsiTheme="majorHAnsi"/>
          <w:i/>
        </w:rPr>
        <w:t>in the UK, it usually rains</w:t>
      </w:r>
      <w:r w:rsidR="00D37E8D" w:rsidRPr="00D37E8D">
        <w:rPr>
          <w:rFonts w:asciiTheme="majorHAnsi" w:hAnsiTheme="majorHAnsi"/>
        </w:rPr>
        <w:t>,</w:t>
      </w:r>
      <w:r w:rsidR="00F709C3">
        <w:rPr>
          <w:rFonts w:asciiTheme="majorHAnsi" w:hAnsiTheme="majorHAnsi"/>
        </w:rPr>
        <w:t xml:space="preserve"> which in turn prompt</w:t>
      </w:r>
      <w:r w:rsidR="00B66938">
        <w:rPr>
          <w:rFonts w:asciiTheme="majorHAnsi" w:hAnsiTheme="majorHAnsi"/>
        </w:rPr>
        <w:t>s</w:t>
      </w:r>
      <w:r w:rsidR="00F709C3">
        <w:rPr>
          <w:rFonts w:asciiTheme="majorHAnsi" w:hAnsiTheme="majorHAnsi"/>
        </w:rPr>
        <w:t xml:space="preserve"> the rule</w:t>
      </w:r>
      <w:r w:rsidR="00F709C3" w:rsidRPr="00F709C3">
        <w:rPr>
          <w:rFonts w:asciiTheme="majorHAnsi" w:hAnsiTheme="majorHAnsi"/>
          <w:i/>
        </w:rPr>
        <w:t xml:space="preserve"> in Oxford, bring an umbrella</w:t>
      </w:r>
      <w:r w:rsidR="00F709C3">
        <w:rPr>
          <w:rFonts w:asciiTheme="majorHAnsi" w:hAnsiTheme="majorHAnsi"/>
        </w:rPr>
        <w:t xml:space="preserve">.  </w:t>
      </w:r>
    </w:p>
    <w:p w:rsidR="0022540A" w:rsidRDefault="0022540A" w:rsidP="008A382D">
      <w:pPr>
        <w:jc w:val="both"/>
        <w:rPr>
          <w:rFonts w:asciiTheme="majorHAnsi" w:hAnsiTheme="majorHAnsi"/>
        </w:rPr>
      </w:pPr>
    </w:p>
    <w:p w:rsidR="00EB6EB8" w:rsidRDefault="00794A3C" w:rsidP="00794A3C">
      <w:pPr>
        <w:jc w:val="both"/>
        <w:rPr>
          <w:rFonts w:asciiTheme="majorHAnsi" w:hAnsiTheme="majorHAnsi"/>
        </w:rPr>
      </w:pPr>
      <w:r>
        <w:rPr>
          <w:rFonts w:asciiTheme="majorHAnsi" w:hAnsiTheme="majorHAnsi"/>
        </w:rPr>
        <w:t>According to one</w:t>
      </w:r>
      <w:r w:rsidR="00F709C3">
        <w:rPr>
          <w:rFonts w:asciiTheme="majorHAnsi" w:hAnsiTheme="majorHAnsi"/>
        </w:rPr>
        <w:t xml:space="preserve"> philosophical tradition</w:t>
      </w:r>
      <w:r w:rsidR="008F150F">
        <w:rPr>
          <w:rFonts w:asciiTheme="majorHAnsi" w:hAnsiTheme="majorHAnsi"/>
        </w:rPr>
        <w:fldChar w:fldCharType="begin"/>
      </w:r>
      <w:ins w:id="159" w:author="Christopher Summerfield" w:date="2014-04-29T10:20:00Z">
        <w:r w:rsidR="001261CC">
          <w:rPr>
            <w:rFonts w:asciiTheme="majorHAnsi" w:hAnsiTheme="majorHAnsi"/>
          </w:rPr>
          <w:instrText xml:space="preserve"> ADDIN EN.CITE &lt;EndNote&gt;&lt;Cite&gt;&lt;Author&gt;Hume&lt;/Author&gt;&lt;Year&gt;1740&lt;/Year&gt;&lt;RecNum&gt;1966&lt;/RecNum&gt;&lt;record&gt;&lt;rec-number&gt;1966&lt;/rec-number&gt;&lt;foreign-keys&gt;&lt;key app="EN" db-id="wzfpz2f01saxwce2avopas0hvweaawzx2err"&gt;1966&lt;/key&gt;&lt;/foreign-keys&gt;&lt;ref-type name="Book"&gt;6&lt;/ref-type&gt;&lt;contributors&gt;&lt;authors&gt;&lt;author&gt;Hume, D.&lt;/author&gt;&lt;/authors&gt;&lt;/contributors&gt;&lt;titles&gt;&lt;title&gt;A Treatise of Human Nature (1967 edition)&lt;/title&gt;&lt;/titles&gt;&lt;dates&gt;&lt;year&gt;1740&lt;/year&gt;&lt;/dates&gt;&lt;pub-location&gt;Oxford&lt;/pub-location&gt;&lt;publisher&gt;Oxford University Press&lt;/publisher&gt;&lt;urls&gt;&lt;/urls&gt;&lt;/record&gt;&lt;/Cite&gt;&lt;/EndNote&gt;</w:instrText>
        </w:r>
      </w:ins>
      <w:del w:id="160" w:author="Christopher Summerfield" w:date="2014-04-23T15:13:00Z">
        <w:r w:rsidR="00333041" w:rsidDel="00705ED5">
          <w:rPr>
            <w:rFonts w:asciiTheme="majorHAnsi" w:hAnsiTheme="majorHAnsi"/>
          </w:rPr>
          <w:delInstrText xml:space="preserve"> ADDIN EN.CITE &lt;EndNote&gt;&lt;Cite&gt;&lt;Author&gt;Hume&lt;/Author&gt;&lt;Year&gt;1740&lt;/Year&gt;&lt;RecNum&gt;1966&lt;/RecNum&gt;&lt;record&gt;&lt;rec-number&gt;1966&lt;/rec-number&gt;&lt;foreign-keys&gt;&lt;key app="EN" db-id="wzfpz2f01saxwce2avopas0hvweaawzx2err"&gt;1966&lt;/key&gt;&lt;/foreign-keys&gt;&lt;ref-type name="Book"&gt;6&lt;/ref-type&gt;&lt;contributors&gt;&lt;authors&gt;&lt;author&gt;Hume, D.&lt;/author&gt;&lt;/authors&gt;&lt;/contributors&gt;&lt;titles&gt;&lt;title&gt;A Treatise of Human Nature (1967 edition)&lt;/title&gt;&lt;/titles&gt;&lt;dates&gt;&lt;year&gt;1740&lt;/year&gt;&lt;/dates&gt;&lt;pub-location&gt;Oxford&lt;/pub-location&gt;&lt;publisher&gt;Oxford University Press&lt;/publisher&gt;&lt;urls&gt;&lt;/urls&gt;&lt;/record&gt;&lt;/Cite&gt;&lt;/EndNote&gt;</w:delInstrText>
        </w:r>
      </w:del>
      <w:r w:rsidR="008F150F">
        <w:rPr>
          <w:rFonts w:asciiTheme="majorHAnsi" w:hAnsiTheme="majorHAnsi"/>
        </w:rPr>
        <w:fldChar w:fldCharType="separate"/>
      </w:r>
      <w:r w:rsidR="000C149D" w:rsidRPr="000C149D">
        <w:rPr>
          <w:rFonts w:asciiTheme="majorHAnsi" w:hAnsiTheme="majorHAnsi"/>
          <w:noProof/>
          <w:vertAlign w:val="superscript"/>
        </w:rPr>
        <w:t>8</w:t>
      </w:r>
      <w:r w:rsidR="008F150F">
        <w:rPr>
          <w:rFonts w:asciiTheme="majorHAnsi" w:hAnsiTheme="majorHAnsi"/>
        </w:rPr>
        <w:fldChar w:fldCharType="end"/>
      </w:r>
      <w:r w:rsidR="00F709C3">
        <w:rPr>
          <w:rFonts w:asciiTheme="majorHAnsi" w:hAnsiTheme="majorHAnsi"/>
        </w:rPr>
        <w:t xml:space="preserve">, science advances as </w:t>
      </w:r>
      <w:r w:rsidR="0051180B">
        <w:rPr>
          <w:rFonts w:asciiTheme="majorHAnsi" w:hAnsiTheme="majorHAnsi"/>
        </w:rPr>
        <w:t>general theories</w:t>
      </w:r>
      <w:r w:rsidR="00F709C3">
        <w:rPr>
          <w:rFonts w:asciiTheme="majorHAnsi" w:hAnsiTheme="majorHAnsi"/>
        </w:rPr>
        <w:t xml:space="preserve"> </w:t>
      </w:r>
      <w:r w:rsidR="0022540A">
        <w:rPr>
          <w:rFonts w:asciiTheme="majorHAnsi" w:hAnsiTheme="majorHAnsi"/>
        </w:rPr>
        <w:t>are derived from observation</w:t>
      </w:r>
      <w:r w:rsidR="0051180B">
        <w:rPr>
          <w:rFonts w:asciiTheme="majorHAnsi" w:hAnsiTheme="majorHAnsi"/>
        </w:rPr>
        <w:t xml:space="preserve">, and evidence for a theory mounts as new phenomena are </w:t>
      </w:r>
      <w:r w:rsidR="0022540A">
        <w:rPr>
          <w:rFonts w:asciiTheme="majorHAnsi" w:hAnsiTheme="majorHAnsi"/>
        </w:rPr>
        <w:t>reported</w:t>
      </w:r>
      <w:r w:rsidR="0051180B">
        <w:rPr>
          <w:rFonts w:asciiTheme="majorHAnsi" w:hAnsiTheme="majorHAnsi"/>
        </w:rPr>
        <w:t xml:space="preserve"> that </w:t>
      </w:r>
      <w:r w:rsidR="00ED14A1">
        <w:rPr>
          <w:rFonts w:asciiTheme="majorHAnsi" w:hAnsiTheme="majorHAnsi"/>
        </w:rPr>
        <w:t>verify</w:t>
      </w:r>
      <w:r w:rsidR="0022540A">
        <w:rPr>
          <w:rFonts w:asciiTheme="majorHAnsi" w:hAnsiTheme="majorHAnsi"/>
        </w:rPr>
        <w:t xml:space="preserve"> its predictions.  For example, our belief in the Standard Model of particle physics was increased by the disco</w:t>
      </w:r>
      <w:r w:rsidR="00FD63C6">
        <w:rPr>
          <w:rFonts w:asciiTheme="majorHAnsi" w:hAnsiTheme="majorHAnsi"/>
        </w:rPr>
        <w:t>very of the Higgs Boson particle</w:t>
      </w:r>
      <w:r w:rsidR="008F150F">
        <w:rPr>
          <w:rFonts w:asciiTheme="majorHAnsi" w:hAnsiTheme="majorHAnsi"/>
        </w:rPr>
        <w:fldChar w:fldCharType="begin"/>
      </w:r>
      <w:ins w:id="161" w:author="Christopher Summerfield" w:date="2014-04-29T10:20:00Z">
        <w:r w:rsidR="001261CC">
          <w:rPr>
            <w:rFonts w:asciiTheme="majorHAnsi" w:hAnsiTheme="majorHAnsi"/>
          </w:rPr>
          <w:instrText xml:space="preserve"> ADDIN EN.CITE &lt;EndNote&gt;&lt;Cite&gt;&lt;Author&gt;ATLAS&lt;/Author&gt;&lt;Year&gt;2012&lt;/Year&gt;&lt;RecNum&gt;1967&lt;/RecNum&gt;&lt;record&gt;&lt;rec-number&gt;1967&lt;/rec-number&gt;&lt;foreign-keys&gt;&lt;key app="EN" db-id="wzfpz2f01saxwce2avopas0hvweaawzx2err"&gt;1967&lt;/key&gt;&lt;/foreign-keys&gt;&lt;ref-type name="Journal Article"&gt;17&lt;/ref-type&gt;&lt;contributors&gt;&lt;authors&gt;&lt;author&gt;ATLAS&lt;/author&gt;&lt;/authors&gt;&lt;/contributors&gt;&lt;titles&gt;&lt;title&gt;Observation of a New Particle in the Search for the Standard Model Higgs Boson with the ATLAS Detector at the LHC&lt;/title&gt;&lt;secondary-title&gt;Physics Letters B&lt;/secondary-title&gt;&lt;/titles&gt;&lt;periodical&gt;&lt;full-title&gt;Physics Letters B&lt;/full-title&gt;&lt;/periodical&gt;&lt;pages&gt;1-29&lt;/pages&gt;&lt;volume&gt; 716&lt;/volume&gt;&lt;dates&gt;&lt;year&gt;2012&lt;/year&gt;&lt;/dates&gt;&lt;urls&gt;&lt;/urls&gt;&lt;/record&gt;&lt;/Cite&gt;&lt;/EndNote&gt;</w:instrText>
        </w:r>
      </w:ins>
      <w:del w:id="162" w:author="Christopher Summerfield" w:date="2014-04-23T15:13:00Z">
        <w:r w:rsidR="00333041" w:rsidDel="00705ED5">
          <w:rPr>
            <w:rFonts w:asciiTheme="majorHAnsi" w:hAnsiTheme="majorHAnsi"/>
          </w:rPr>
          <w:delInstrText xml:space="preserve"> ADDIN EN.CITE &lt;EndNote&gt;&lt;Cite&gt;&lt;Author&gt;ATLAS&lt;/Author&gt;&lt;Year&gt;2012&lt;/Year&gt;&lt;RecNum&gt;1967&lt;/RecNum&gt;&lt;record&gt;&lt;rec-number&gt;1967&lt;/rec-number&gt;&lt;foreign-keys&gt;&lt;key app="EN" db-id="wzfpz2f01saxwce2avopas0hvweaawzx2err"&gt;1967&lt;/key&gt;&lt;/foreign-keys&gt;&lt;ref-type name="Journal Article"&gt;17&lt;/ref-type&gt;&lt;contributors&gt;&lt;authors&gt;&lt;author&gt;ATLAS&lt;/author&gt;&lt;/authors&gt;&lt;/contributors&gt;&lt;titles&gt;&lt;title&gt;Observation of a New Particle in the Search for the Standard Model Higgs Boson with the ATLAS Detector at the LHC&lt;/title&gt;&lt;secondary-title&gt;Physics Letters B&lt;/secondary-title&gt;&lt;/titles&gt;&lt;periodical&gt;&lt;full-title&gt;Physics Letters B&lt;/full-title&gt;&lt;/periodical&gt;&lt;pages&gt;1-29&lt;/pages&gt;&lt;volume&gt; 716&lt;/volume&gt;&lt;dates&gt;&lt;year&gt;2012&lt;/year&gt;&lt;/dates&gt;&lt;urls&gt;&lt;/urls&gt;&lt;/record&gt;&lt;/Cite&gt;&lt;/EndNote&gt;</w:delInstrText>
        </w:r>
      </w:del>
      <w:r w:rsidR="008F150F">
        <w:rPr>
          <w:rFonts w:asciiTheme="majorHAnsi" w:hAnsiTheme="majorHAnsi"/>
        </w:rPr>
        <w:fldChar w:fldCharType="separate"/>
      </w:r>
      <w:r w:rsidR="000C149D" w:rsidRPr="000C149D">
        <w:rPr>
          <w:rFonts w:asciiTheme="majorHAnsi" w:hAnsiTheme="majorHAnsi"/>
          <w:noProof/>
          <w:vertAlign w:val="superscript"/>
        </w:rPr>
        <w:t>9</w:t>
      </w:r>
      <w:r w:rsidR="008F150F">
        <w:rPr>
          <w:rFonts w:asciiTheme="majorHAnsi" w:hAnsiTheme="majorHAnsi"/>
        </w:rPr>
        <w:fldChar w:fldCharType="end"/>
      </w:r>
      <w:r w:rsidR="0022540A">
        <w:rPr>
          <w:rFonts w:asciiTheme="majorHAnsi" w:hAnsiTheme="majorHAnsi"/>
        </w:rPr>
        <w:t xml:space="preserve">.  </w:t>
      </w:r>
      <w:r w:rsidR="00B66938">
        <w:rPr>
          <w:rFonts w:asciiTheme="majorHAnsi" w:hAnsiTheme="majorHAnsi"/>
        </w:rPr>
        <w:t>Accordingly, p</w:t>
      </w:r>
      <w:r w:rsidR="007F40C6">
        <w:rPr>
          <w:rFonts w:asciiTheme="majorHAnsi" w:hAnsiTheme="majorHAnsi"/>
        </w:rPr>
        <w:t xml:space="preserve">sychologists have </w:t>
      </w:r>
      <w:r w:rsidR="00B66938">
        <w:rPr>
          <w:rFonts w:asciiTheme="majorHAnsi" w:hAnsiTheme="majorHAnsi"/>
        </w:rPr>
        <w:t>studied</w:t>
      </w:r>
      <w:r w:rsidR="007F40C6">
        <w:rPr>
          <w:rFonts w:asciiTheme="majorHAnsi" w:hAnsiTheme="majorHAnsi"/>
        </w:rPr>
        <w:t xml:space="preserve"> the mechanisms by which</w:t>
      </w:r>
      <w:r w:rsidR="00715574">
        <w:rPr>
          <w:rFonts w:asciiTheme="majorHAnsi" w:hAnsiTheme="majorHAnsi"/>
        </w:rPr>
        <w:t xml:space="preserve"> both adults and</w:t>
      </w:r>
      <w:r w:rsidR="007F40C6">
        <w:rPr>
          <w:rFonts w:asciiTheme="majorHAnsi" w:hAnsiTheme="majorHAnsi"/>
        </w:rPr>
        <w:t xml:space="preserve"> </w:t>
      </w:r>
      <w:r w:rsidR="00B66938">
        <w:rPr>
          <w:rFonts w:asciiTheme="majorHAnsi" w:hAnsiTheme="majorHAnsi"/>
        </w:rPr>
        <w:t xml:space="preserve">infants acquire </w:t>
      </w:r>
      <w:r w:rsidR="00956F10">
        <w:rPr>
          <w:rFonts w:asciiTheme="majorHAnsi" w:hAnsiTheme="majorHAnsi"/>
        </w:rPr>
        <w:t xml:space="preserve">new knowledge </w:t>
      </w:r>
      <w:r>
        <w:rPr>
          <w:rFonts w:asciiTheme="majorHAnsi" w:hAnsiTheme="majorHAnsi"/>
        </w:rPr>
        <w:t>through induction</w:t>
      </w:r>
      <w:r w:rsidR="008F150F">
        <w:rPr>
          <w:rFonts w:asciiTheme="majorHAnsi" w:hAnsiTheme="majorHAnsi"/>
        </w:rPr>
        <w:fldChar w:fldCharType="begin"/>
      </w:r>
      <w:ins w:id="163" w:author="Christopher Summerfield" w:date="2014-04-29T10:20:00Z">
        <w:r w:rsidR="001261CC">
          <w:rPr>
            <w:rFonts w:asciiTheme="majorHAnsi" w:hAnsiTheme="majorHAnsi"/>
          </w:rPr>
          <w:instrText xml:space="preserve"> ADDIN EN.CITE &lt;EndNote&gt;&lt;Cite&gt;&lt;Author&gt;Gopnik&lt;/Author&gt;&lt;Year&gt;2004&lt;/Year&gt;&lt;RecNum&gt;1971&lt;/RecNum&gt;&lt;record&gt;&lt;rec-number&gt;1971&lt;/rec-number&gt;&lt;foreign-keys&gt;&lt;key app="EN" db-id="wzfpz2f01saxwce2avopas0hvweaawzx2err"&gt;1971&lt;/key&gt;&lt;/foreign-keys&gt;&lt;ref-type name="Journal Article"&gt;17&lt;/ref-type&gt;&lt;contributors&gt;&lt;authors&gt;&lt;author&gt;Gopnik, A.&lt;/author&gt;&lt;author&gt;Schulz, L.&lt;/author&gt;&lt;/authors&gt;&lt;/contributors&gt;&lt;auth-address&gt;Department of Psychology, University of California at Berkeley, Berkeley, CA 94720, USA. gopnik@socrates.berkeley.edu &amp;lt;gopnik@socrates.berkeley.edu&amp;gt;&lt;/auth-address&gt;&lt;titles&gt;&lt;title&gt;Mechanisms of theory formation in young children&lt;/title&gt;&lt;secondary-title&gt;Trends Cogn Sci&lt;/secondary-title&gt;&lt;/titles&gt;&lt;periodical&gt;&lt;full-title&gt;Trends Cogn Sci&lt;/full-title&gt;&lt;/periodical&gt;&lt;pages&gt;371-7&lt;/pages&gt;&lt;volume&gt;8&lt;/volume&gt;&lt;number&gt;8&lt;/number&gt;&lt;edition&gt;2004/09/01&lt;/edition&gt;&lt;keywords&gt;&lt;keyword&gt;Bayes Theorem&lt;/keyword&gt;&lt;keyword&gt;Child Development/*physiology&lt;/keyword&gt;&lt;keyword&gt;Child, Preschool&lt;/keyword&gt;&lt;keyword&gt;Cognition/*physiology&lt;/keyword&gt;&lt;keyword&gt;Concept Formation/*physiology&lt;/keyword&gt;&lt;keyword&gt;Humans&lt;/keyword&gt;&lt;keyword&gt;Learning/physiology&lt;/keyword&gt;&lt;keyword&gt;Markov Chains&lt;/keyword&gt;&lt;/keywords&gt;&lt;dates&gt;&lt;year&gt;2004&lt;/year&gt;&lt;pub-dates&gt;&lt;date&gt;Aug&lt;/date&gt;&lt;/pub-dates&gt;&lt;/dates&gt;&lt;isbn&gt;1364-6613 (Print)&amp;#xD;1364-6613 (Linking)&lt;/isbn&gt;&lt;accession-num&gt;15335464&lt;/accession-num&gt;&lt;urls&gt;&lt;related-urls&gt;&lt;url&gt;http://www.ncbi.nlm.nih.gov/entrez/query.fcgi?cmd=Retrieve&amp;amp;db=PubMed&amp;amp;dopt=Citation&amp;amp;list_uids=15335464&lt;/url&gt;&lt;/related-urls&gt;&lt;/urls&gt;&lt;electronic-resource-num&gt;10.1016/j.tics.2004.06.005&amp;#xD;S1364-6613(04)00164-0 [pii]&lt;/electronic-resource-num&gt;&lt;language&gt;eng&lt;/language&gt;&lt;/record&gt;&lt;/Cite&gt;&lt;/EndNote&gt;</w:instrText>
        </w:r>
      </w:ins>
      <w:del w:id="164" w:author="Christopher Summerfield" w:date="2014-04-23T15:13:00Z">
        <w:r w:rsidR="00333041" w:rsidDel="00705ED5">
          <w:rPr>
            <w:rFonts w:asciiTheme="majorHAnsi" w:hAnsiTheme="majorHAnsi"/>
          </w:rPr>
          <w:delInstrText xml:space="preserve"> ADDIN EN.CITE &lt;EndNote&gt;&lt;Cite&gt;&lt;Author&gt;Gopnik&lt;/Author&gt;&lt;Year&gt;2004&lt;/Year&gt;&lt;RecNum&gt;1971&lt;/RecNum&gt;&lt;record&gt;&lt;rec-number&gt;1971&lt;/rec-number&gt;&lt;foreign-keys&gt;&lt;key app="EN" db-id="wzfpz2f01saxwce2avopas0hvweaawzx2err"&gt;1971&lt;/key&gt;&lt;/foreign-keys&gt;&lt;ref-type name="Journal Article"&gt;17&lt;/ref-type&gt;&lt;contributors&gt;&lt;authors&gt;&lt;author&gt;Gopnik, A.&lt;/author&gt;&lt;author&gt;Schulz, L.&lt;/author&gt;&lt;/authors&gt;&lt;/contributors&gt;&lt;auth-address&gt;Department of Psychology, University of California at Berkeley, Berkeley, CA 94720, USA. gopnik@socrates.berkeley.edu &amp;lt;gopnik@socrates.berkeley.edu&amp;gt;&lt;/auth-address&gt;&lt;titles&gt;&lt;title&gt;Mechanisms of theory formation in young children&lt;/title&gt;&lt;secondary-title&gt;Trends Cogn Sci&lt;/secondary-title&gt;&lt;/titles&gt;&lt;periodical&gt;&lt;full-title&gt;Trends Cogn Sci&lt;/full-title&gt;&lt;/periodical&gt;&lt;pages&gt;371-7&lt;/pages&gt;&lt;volume&gt;8&lt;/volume&gt;&lt;number&gt;8&lt;/number&gt;&lt;edition&gt;2004/09/01&lt;/edition&gt;&lt;keywords&gt;&lt;keyword&gt;Bayes Theorem&lt;/keyword&gt;&lt;keyword&gt;Child Development/*physiology&lt;/keyword&gt;&lt;keyword&gt;Child, Preschool&lt;/keyword&gt;&lt;keyword&gt;Cognition/*physiology&lt;/keyword&gt;&lt;keyword&gt;Concept Formation/*physiology&lt;/keyword&gt;&lt;keyword&gt;Humans&lt;/keyword&gt;&lt;keyword&gt;Learning/physiology&lt;/keyword&gt;&lt;keyword&gt;Markov Chains&lt;/keyword&gt;&lt;/keywords&gt;&lt;dates&gt;&lt;year&gt;2004&lt;/year&gt;&lt;pub-dates&gt;&lt;date&gt;Aug&lt;/date&gt;&lt;/pub-dates&gt;&lt;/dates&gt;&lt;isbn&gt;1364-6613 (Print)&amp;#xD;1364-6613 (Linking)&lt;/isbn&gt;&lt;accession-num&gt;15335464&lt;/accession-num&gt;&lt;urls&gt;&lt;related-urls&gt;&lt;url&gt;http://www.ncbi.nlm.nih.gov/entrez/query.fcgi?cmd=Retrieve&amp;amp;db=PubMed&amp;amp;dopt=Citation&amp;amp;list_uids=15335464&lt;/url&gt;&lt;/related-urls&gt;&lt;/urls&gt;&lt;electronic-resource-num&gt;10.1016/j.tics.2004.06.005&amp;#xD;S1364-6613(04)00164-0 [pii]&lt;/electronic-resource-num&gt;&lt;language&gt;eng&lt;/language&gt;&lt;/record&gt;&lt;/Cite&gt;&lt;/EndNote&gt;</w:delInstrText>
        </w:r>
      </w:del>
      <w:r w:rsidR="008F150F">
        <w:rPr>
          <w:rFonts w:asciiTheme="majorHAnsi" w:hAnsiTheme="majorHAnsi"/>
        </w:rPr>
        <w:fldChar w:fldCharType="separate"/>
      </w:r>
      <w:r w:rsidR="000C149D" w:rsidRPr="000C149D">
        <w:rPr>
          <w:rFonts w:asciiTheme="majorHAnsi" w:hAnsiTheme="majorHAnsi"/>
          <w:noProof/>
          <w:vertAlign w:val="superscript"/>
        </w:rPr>
        <w:t>10</w:t>
      </w:r>
      <w:r w:rsidR="008F150F">
        <w:rPr>
          <w:rFonts w:asciiTheme="majorHAnsi" w:hAnsiTheme="majorHAnsi"/>
        </w:rPr>
        <w:fldChar w:fldCharType="end"/>
      </w:r>
      <w:r>
        <w:rPr>
          <w:rFonts w:asciiTheme="majorHAnsi" w:hAnsiTheme="majorHAnsi"/>
        </w:rPr>
        <w:t>,</w:t>
      </w:r>
      <w:r w:rsidR="00D0522D">
        <w:rPr>
          <w:rFonts w:asciiTheme="majorHAnsi" w:hAnsiTheme="majorHAnsi"/>
        </w:rPr>
        <w:t xml:space="preserve"> </w:t>
      </w:r>
      <w:r>
        <w:rPr>
          <w:rFonts w:asciiTheme="majorHAnsi" w:hAnsiTheme="majorHAnsi"/>
        </w:rPr>
        <w:t>or</w:t>
      </w:r>
      <w:r w:rsidR="00D0522D">
        <w:rPr>
          <w:rFonts w:asciiTheme="majorHAnsi" w:hAnsiTheme="majorHAnsi"/>
        </w:rPr>
        <w:t xml:space="preserve"> derived metrics for imputing cause to effect on the basis of observed contingency</w:t>
      </w:r>
      <w:r w:rsidR="008F150F">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ZzwvbGFuZ3VhZ2U+PC9yZWNvcmQ+PC9DaXRlPjxDaXRlPjxBdXRob3I+SmVua2luczwvQXV0aG9y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</w:fldData>
        </w:fldChar>
      </w:r>
      <w:ins w:id="165" w:author="Christopher Summerfield" w:date="2014-04-29T10:20:00Z">
        <w:r w:rsidR="001261CC">
          <w:rPr>
            <w:rFonts w:asciiTheme="majorHAnsi" w:hAnsiTheme="majorHAnsi"/>
          </w:rPr>
          <w:instrText xml:space="preserve"> ADDIN EN.CITE </w:instrText>
        </w:r>
      </w:ins>
      <w:del w:id="166" w:author="Christopher Summerfield" w:date="2014-04-23T15:13:00Z">
        <w:r w:rsidR="00333041" w:rsidDel="00705ED5">
          <w:rPr>
            <w:rFonts w:asciiTheme="majorHAnsi" w:hAnsiTheme="majorHAnsi"/>
          </w:rPr>
          <w:delInstrText xml:space="preserve"> ADDIN EN.CITE </w:delInstrText>
        </w:r>
        <w:r w:rsidR="008F150F" w:rsidDel="00705ED5">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ZzwvbGFuZ3VhZ2U+PC9yZWNvcmQ+PC9DaXRlPjxDaXRlPjxBdXRob3I+SmVua2luczwvQXV0aG9y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</w:fldData>
          </w:fldChar>
        </w:r>
        <w:r w:rsidR="00333041" w:rsidDel="00705ED5">
          <w:rPr>
            <w:rFonts w:asciiTheme="majorHAnsi" w:hAnsiTheme="majorHAnsi"/>
          </w:rPr>
          <w:delInstrText xml:space="preserve"> ADDIN EN.CITE.DATA </w:delInstrText>
        </w:r>
      </w:del>
      <w:r w:rsidR="00AA758C" w:rsidRPr="008F150F">
        <w:rPr>
          <w:rFonts w:asciiTheme="majorHAnsi" w:hAnsiTheme="majorHAnsi"/>
        </w:rPr>
      </w:r>
      <w:del w:id="167" w:author="Christopher Summerfield" w:date="2014-04-23T15:13:00Z">
        <w:r w:rsidR="008F150F" w:rsidDel="00705ED5">
          <w:rPr>
            <w:rFonts w:asciiTheme="majorHAnsi" w:hAnsiTheme="majorHAnsi"/>
          </w:rPr>
          <w:fldChar w:fldCharType="end"/>
        </w:r>
      </w:del>
      <w:ins w:id="168" w:author="Christopher Summerfield" w:date="2014-04-29T10:20:00Z">
        <w:r w:rsidR="008F150F">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ZzwvbGFuZ3VhZ2U+PC9yZWNvcmQ+PC9DaXRlPjxDaXRlPjxBdXRob3I+SmVua2luczwvQXV0aG9y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</w:fldData>
          </w:fldChar>
        </w:r>
        <w:r w:rsidR="001261CC">
          <w:rPr>
            <w:rFonts w:asciiTheme="majorHAnsi" w:hAnsiTheme="majorHAnsi"/>
          </w:rPr>
          <w:instrText xml:space="preserve"> ADDIN EN.CITE.DATA </w:instrText>
        </w:r>
      </w:ins>
      <w:r w:rsidR="00AA758C" w:rsidRPr="008F150F">
        <w:rPr>
          <w:rFonts w:asciiTheme="majorHAnsi" w:hAnsiTheme="majorHAnsi"/>
        </w:rPr>
      </w:r>
      <w:ins w:id="169" w:author="Christopher Summerfield" w:date="2014-04-29T10:20:00Z">
        <w:r w:rsidR="008F150F">
          <w:rPr>
            <w:rFonts w:asciiTheme="majorHAnsi" w:hAnsiTheme="majorHAnsi"/>
          </w:rPr>
          <w:fldChar w:fldCharType="end"/>
        </w:r>
      </w:ins>
      <w:r w:rsidR="00AA758C" w:rsidRPr="008F150F">
        <w:rPr>
          <w:rFonts w:asciiTheme="majorHAnsi" w:hAnsiTheme="majorHAnsi"/>
        </w:rPr>
      </w:r>
      <w:r w:rsidR="008F150F">
        <w:rPr>
          <w:rFonts w:asciiTheme="majorHAnsi" w:hAnsiTheme="majorHAnsi"/>
        </w:rPr>
        <w:fldChar w:fldCharType="separate"/>
      </w:r>
      <w:r w:rsidR="00ED14A1" w:rsidRPr="00ED14A1">
        <w:rPr>
          <w:rFonts w:asciiTheme="majorHAnsi" w:hAnsiTheme="majorHAnsi"/>
          <w:noProof/>
          <w:vertAlign w:val="superscript"/>
        </w:rPr>
        <w:t>11-13</w:t>
      </w:r>
      <w:r w:rsidR="008F150F">
        <w:rPr>
          <w:rFonts w:asciiTheme="majorHAnsi" w:hAnsiTheme="majorHAnsi"/>
        </w:rPr>
        <w:fldChar w:fldCharType="end"/>
      </w:r>
      <w:r w:rsidR="00D0522D">
        <w:rPr>
          <w:rFonts w:asciiTheme="majorHAnsi" w:hAnsiTheme="majorHAnsi"/>
        </w:rPr>
        <w:t>.  However, a</w:t>
      </w:r>
      <w:r>
        <w:rPr>
          <w:rFonts w:asciiTheme="majorHAnsi" w:hAnsiTheme="majorHAnsi"/>
        </w:rPr>
        <w:t xml:space="preserve">n alternative philosophical position </w:t>
      </w:r>
      <w:r w:rsidR="0022540A">
        <w:rPr>
          <w:rFonts w:asciiTheme="majorHAnsi" w:hAnsiTheme="majorHAnsi"/>
        </w:rPr>
        <w:t>is that scientific knowledge is acquired not by verification but by falsification</w:t>
      </w:r>
      <w:r>
        <w:rPr>
          <w:rFonts w:asciiTheme="majorHAnsi" w:hAnsiTheme="majorHAnsi"/>
        </w:rPr>
        <w:t xml:space="preserve">, because </w:t>
      </w:r>
      <w:r w:rsidR="007F40C6">
        <w:rPr>
          <w:rFonts w:asciiTheme="majorHAnsi" w:hAnsiTheme="majorHAnsi"/>
        </w:rPr>
        <w:t xml:space="preserve">a limitless number of experiments </w:t>
      </w:r>
      <w:r w:rsidR="00D16A84">
        <w:rPr>
          <w:rFonts w:asciiTheme="majorHAnsi" w:hAnsiTheme="majorHAnsi"/>
        </w:rPr>
        <w:t>are</w:t>
      </w:r>
      <w:r w:rsidR="007F40C6">
        <w:rPr>
          <w:rFonts w:asciiTheme="majorHAnsi" w:hAnsiTheme="majorHAnsi"/>
        </w:rPr>
        <w:t xml:space="preserve"> needed to </w:t>
      </w:r>
      <w:r w:rsidR="00D0522D">
        <w:rPr>
          <w:rFonts w:asciiTheme="majorHAnsi" w:hAnsiTheme="majorHAnsi"/>
        </w:rPr>
        <w:t>verify</w:t>
      </w:r>
      <w:r>
        <w:rPr>
          <w:rFonts w:asciiTheme="majorHAnsi" w:hAnsiTheme="majorHAnsi"/>
        </w:rPr>
        <w:t xml:space="preserve"> a theory</w:t>
      </w:r>
      <w:r w:rsidR="00423884">
        <w:rPr>
          <w:rFonts w:asciiTheme="majorHAnsi" w:hAnsiTheme="majorHAnsi"/>
        </w:rPr>
        <w:t xml:space="preserve"> exhaustively</w:t>
      </w:r>
      <w:r w:rsidR="008F150F">
        <w:rPr>
          <w:rFonts w:asciiTheme="majorHAnsi" w:hAnsiTheme="majorHAnsi"/>
        </w:rPr>
        <w:fldChar w:fldCharType="begin"/>
      </w:r>
      <w:ins w:id="170" w:author="Christopher Summerfield" w:date="2014-04-29T10:20:00Z">
        <w:r w:rsidR="001261CC">
          <w:rPr>
            <w:rFonts w:asciiTheme="majorHAnsi" w:hAnsiTheme="majorHAnsi"/>
          </w:rPr>
          <w:instrText xml:space="preserve"> ADDIN EN.CITE &lt;EndNote&gt;&lt;Cite&gt;&lt;Author&gt;Popper&lt;/Author&gt;&lt;Year&gt;1959&lt;/Year&gt;&lt;RecNum&gt;1972&lt;/RecNum&gt;&lt;record&gt;&lt;rec-number&gt;1972&lt;/rec-number&gt;&lt;foreign-keys&gt;&lt;key app="EN" db-id="wzfpz2f01saxwce2avopas0hvweaawzx2err"&gt;1972&lt;/key&gt;&lt;/foreign-keys&gt;&lt;ref-type name="Book"&gt;6&lt;/ref-type&gt;&lt;contributors&gt;&lt;authors&gt;&lt;author&gt;Popper, K.R.&lt;/author&gt;&lt;/authors&gt;&lt;/contributors&gt;&lt;titles&gt;&lt;title&gt;The Logic of Scientific Discovery&lt;/title&gt;&lt;/titles&gt;&lt;dates&gt;&lt;year&gt;1959&lt;/year&gt;&lt;/dates&gt;&lt;pub-location&gt;New York&lt;/pub-location&gt;&lt;publisher&gt;Basic Books&lt;/publisher&gt;&lt;urls&gt;&lt;/urls&gt;&lt;/record&gt;&lt;/Cite&gt;&lt;/EndNote&gt;</w:instrText>
        </w:r>
      </w:ins>
      <w:del w:id="171" w:author="Christopher Summerfield" w:date="2014-04-23T15:13:00Z">
        <w:r w:rsidR="00333041" w:rsidDel="00705ED5">
          <w:rPr>
            <w:rFonts w:asciiTheme="majorHAnsi" w:hAnsiTheme="majorHAnsi"/>
          </w:rPr>
          <w:delInstrText xml:space="preserve"> ADDIN EN.CITE &lt;EndNote&gt;&lt;Cite&gt;&lt;Author&gt;Popper&lt;/Author&gt;&lt;Year&gt;1959&lt;/Year&gt;&lt;RecNum&gt;1972&lt;/RecNum&gt;&lt;record&gt;&lt;rec-number&gt;1972&lt;/rec-number&gt;&lt;foreign-keys&gt;&lt;key app="EN" db-id="wzfpz2f01saxwce2avopas0hvweaawzx2err"&gt;1972&lt;/key&gt;&lt;/foreign-keys&gt;&lt;ref-type name="Book"&gt;6&lt;/ref-type&gt;&lt;contributors&gt;&lt;authors&gt;&lt;author&gt;Popper, K.R.&lt;/author&gt;&lt;/authors&gt;&lt;/contributors&gt;&lt;titles&gt;&lt;title&gt;The Logic of Scientific Discovery&lt;/title&gt;&lt;/titles&gt;&lt;dates&gt;&lt;year&gt;1959&lt;/year&gt;&lt;/dates&gt;&lt;pub-location&gt;New York&lt;/pub-location&gt;&lt;publisher&gt;Basic Books&lt;/publisher&gt;&lt;urls&gt;&lt;/urls&gt;&lt;/record&gt;&lt;/Cite&gt;&lt;/EndNote&gt;</w:delInstrText>
        </w:r>
      </w:del>
      <w:r w:rsidR="008F150F">
        <w:rPr>
          <w:rFonts w:asciiTheme="majorHAnsi" w:hAnsiTheme="majorHAnsi"/>
        </w:rPr>
        <w:fldChar w:fldCharType="separate"/>
      </w:r>
      <w:r w:rsidR="00ED14A1" w:rsidRPr="00ED14A1">
        <w:rPr>
          <w:rFonts w:asciiTheme="majorHAnsi" w:hAnsiTheme="majorHAnsi"/>
          <w:noProof/>
          <w:vertAlign w:val="superscript"/>
        </w:rPr>
        <w:t>14</w:t>
      </w:r>
      <w:r w:rsidR="008F150F">
        <w:rPr>
          <w:rFonts w:asciiTheme="majorHAnsi" w:hAnsiTheme="majorHAnsi"/>
        </w:rPr>
        <w:fldChar w:fldCharType="end"/>
      </w:r>
      <w:r>
        <w:rPr>
          <w:rFonts w:asciiTheme="majorHAnsi" w:hAnsiTheme="majorHAnsi"/>
        </w:rPr>
        <w:t>.  To give one</w:t>
      </w:r>
      <w:r w:rsidR="007F40C6">
        <w:rPr>
          <w:rFonts w:asciiTheme="majorHAnsi" w:hAnsiTheme="majorHAnsi"/>
        </w:rPr>
        <w:t xml:space="preserve"> oft-cited illustration, a definitive test of the theory </w:t>
      </w:r>
      <w:r w:rsidR="007F40C6" w:rsidRPr="007F40C6">
        <w:rPr>
          <w:rFonts w:asciiTheme="majorHAnsi" w:hAnsiTheme="majorHAnsi"/>
          <w:i/>
        </w:rPr>
        <w:t xml:space="preserve">all swans are white </w:t>
      </w:r>
      <w:r w:rsidR="007F40C6">
        <w:rPr>
          <w:rFonts w:asciiTheme="majorHAnsi" w:hAnsiTheme="majorHAnsi"/>
        </w:rPr>
        <w:t>would require the colour of all swans past, pres</w:t>
      </w:r>
      <w:r>
        <w:rPr>
          <w:rFonts w:asciiTheme="majorHAnsi" w:hAnsiTheme="majorHAnsi"/>
        </w:rPr>
        <w:t>ent and future to be measured, whereas</w:t>
      </w:r>
      <w:r w:rsidR="007F40C6">
        <w:rPr>
          <w:rFonts w:asciiTheme="majorHAnsi" w:hAnsiTheme="majorHAnsi"/>
        </w:rPr>
        <w:t xml:space="preserve"> this theory could be disproved by the discovery of a single black swan. </w:t>
      </w:r>
      <w:r w:rsidR="006B1148">
        <w:rPr>
          <w:rFonts w:asciiTheme="majorHAnsi" w:hAnsiTheme="majorHAnsi"/>
        </w:rPr>
        <w:t xml:space="preserve"> </w:t>
      </w:r>
      <w:r w:rsidR="00EB6EB8">
        <w:rPr>
          <w:rFonts w:asciiTheme="majorHAnsi" w:hAnsiTheme="majorHAnsi"/>
        </w:rPr>
        <w:t>This position is enshrined in conventions for the reporting of frequentist statistics</w:t>
      </w:r>
      <w:r w:rsidR="00E845F0">
        <w:rPr>
          <w:rFonts w:asciiTheme="majorHAnsi" w:hAnsiTheme="majorHAnsi"/>
        </w:rPr>
        <w:t>, where</w:t>
      </w:r>
      <w:r w:rsidR="00EB6EB8">
        <w:rPr>
          <w:rFonts w:asciiTheme="majorHAnsi" w:hAnsiTheme="majorHAnsi"/>
        </w:rPr>
        <w:t xml:space="preserve"> the null hypothesis is assumed</w:t>
      </w:r>
      <w:r w:rsidR="00B37D7B">
        <w:rPr>
          <w:rFonts w:asciiTheme="majorHAnsi" w:hAnsiTheme="majorHAnsi"/>
        </w:rPr>
        <w:t xml:space="preserve"> to be true</w:t>
      </w:r>
      <w:r w:rsidR="006462C4">
        <w:rPr>
          <w:rFonts w:asciiTheme="majorHAnsi" w:hAnsiTheme="majorHAnsi"/>
        </w:rPr>
        <w:t xml:space="preserve"> unless disproved</w:t>
      </w:r>
      <w:r w:rsidR="008F150F">
        <w:rPr>
          <w:rFonts w:asciiTheme="majorHAnsi" w:hAnsiTheme="majorHAnsi"/>
        </w:rPr>
        <w:fldChar w:fldCharType="begin"/>
      </w:r>
      <w:ins w:id="172" w:author="Christopher Summerfield" w:date="2014-04-29T10:20:00Z">
        <w:r w:rsidR="001261CC">
          <w:rPr>
            <w:rFonts w:asciiTheme="majorHAnsi" w:hAnsiTheme="majorHAnsi"/>
          </w:rPr>
          <w:instrText xml:space="preserve"> ADDIN EN.CITE &lt;EndNote&gt;&lt;Cite&gt;&lt;Author&gt;Fisher&lt;/Author&gt;&lt;Year&gt;1966&lt;/Year&gt;&lt;RecNum&gt;1973&lt;/RecNum&gt;&lt;record&gt;&lt;rec-number&gt;1973&lt;/rec-number&gt;&lt;foreign-keys&gt;&lt;key app="EN" db-id="wzfpz2f01saxwce2avopas0hvweaawzx2err"&gt;1973&lt;/key&gt;&lt;/foreign-keys&gt;&lt;ref-type name="Book"&gt;6&lt;/ref-type&gt;&lt;contributors&gt;&lt;authors&gt;&lt;author&gt;Fisher, R.A.&lt;/author&gt;&lt;/authors&gt;&lt;/contributors&gt;&lt;titles&gt;&lt;title&gt;The design of experiments. 8th edition.&lt;/title&gt;&lt;/titles&gt;&lt;dates&gt;&lt;year&gt;1966&lt;/year&gt;&lt;/dates&gt;&lt;pub-location&gt;Edinburgh.&lt;/pub-location&gt;&lt;publisher&gt;Hafner&lt;/publisher&gt;&lt;urls&gt;&lt;/urls&gt;&lt;/record&gt;&lt;/Cite&gt;&lt;/EndNote&gt;</w:instrText>
        </w:r>
      </w:ins>
      <w:del w:id="173" w:author="Christopher Summerfield" w:date="2014-04-23T15:13:00Z">
        <w:r w:rsidR="00333041" w:rsidDel="00705ED5">
          <w:rPr>
            <w:rFonts w:asciiTheme="majorHAnsi" w:hAnsiTheme="majorHAnsi"/>
          </w:rPr>
          <w:delInstrText xml:space="preserve"> ADDIN EN.CITE &lt;EndNote&gt;&lt;Cite&gt;&lt;Author&gt;Fisher&lt;/Author&gt;&lt;Year&gt;1966&lt;/Year&gt;&lt;RecNum&gt;1973&lt;/RecNum&gt;&lt;record&gt;&lt;rec-number&gt;1973&lt;/rec-number&gt;&lt;foreign-keys&gt;&lt;key app="EN" db-id="wzfpz2f01saxwce2avopas0hvweaawzx2err"&gt;1973&lt;/key&gt;&lt;/foreign-keys&gt;&lt;ref-type name="Book"&gt;6&lt;/ref-type&gt;&lt;contributors&gt;&lt;authors&gt;&lt;author&gt;Fisher, R.A.&lt;/author&gt;&lt;/authors&gt;&lt;/contributors&gt;&lt;titles&gt;&lt;title&gt;The design of experiments. 8th edition.&lt;/title&gt;&lt;/titles&gt;&lt;dates&gt;&lt;year&gt;1966&lt;/year&gt;&lt;/dates&gt;&lt;pub-location&gt;Edinburgh.&lt;/pub-location&gt;&lt;publisher&gt;Hafner&lt;/publisher&gt;&lt;urls&gt;&lt;/urls&gt;&lt;/record&gt;&lt;/Cite&gt;&lt;/EndNote&gt;</w:delInstrText>
        </w:r>
      </w:del>
      <w:r w:rsidR="008F150F">
        <w:rPr>
          <w:rFonts w:asciiTheme="majorHAnsi" w:hAnsiTheme="majorHAnsi"/>
        </w:rPr>
        <w:fldChar w:fldCharType="separate"/>
      </w:r>
      <w:r w:rsidR="00ED14A1" w:rsidRPr="00ED14A1">
        <w:rPr>
          <w:rFonts w:asciiTheme="majorHAnsi" w:hAnsiTheme="majorHAnsi"/>
          <w:noProof/>
          <w:vertAlign w:val="superscript"/>
        </w:rPr>
        <w:t>15</w:t>
      </w:r>
      <w:r w:rsidR="008F150F">
        <w:rPr>
          <w:rFonts w:asciiTheme="majorHAnsi" w:hAnsiTheme="majorHAnsi"/>
        </w:rPr>
        <w:fldChar w:fldCharType="end"/>
      </w:r>
      <w:r w:rsidR="00EB6EB8">
        <w:rPr>
          <w:rFonts w:asciiTheme="majorHAnsi" w:hAnsiTheme="majorHAnsi"/>
        </w:rPr>
        <w:t xml:space="preserve">.  </w:t>
      </w:r>
    </w:p>
    <w:p w:rsidR="00EB6EB8" w:rsidRDefault="00EB6EB8" w:rsidP="00794A3C">
      <w:pPr>
        <w:jc w:val="both"/>
        <w:rPr>
          <w:rFonts w:asciiTheme="majorHAnsi" w:hAnsiTheme="majorHAnsi"/>
        </w:rPr>
      </w:pPr>
    </w:p>
    <w:p w:rsidR="00D71B8F" w:rsidRDefault="00CA16B1" w:rsidP="00B37D7B">
      <w:pPr>
        <w:jc w:val="both"/>
        <w:rPr>
          <w:rFonts w:asciiTheme="majorHAnsi" w:hAnsiTheme="majorHAnsi"/>
        </w:rPr>
      </w:pPr>
      <w:r>
        <w:rPr>
          <w:rFonts w:asciiTheme="majorHAnsi" w:hAnsiTheme="majorHAnsi"/>
        </w:rPr>
        <w:t>P</w:t>
      </w:r>
      <w:r w:rsidR="00B37D7B">
        <w:rPr>
          <w:rFonts w:asciiTheme="majorHAnsi" w:hAnsiTheme="majorHAnsi"/>
        </w:rPr>
        <w:t>hilosophical considerations</w:t>
      </w:r>
      <w:r>
        <w:rPr>
          <w:rFonts w:asciiTheme="majorHAnsi" w:hAnsiTheme="majorHAnsi"/>
        </w:rPr>
        <w:t xml:space="preserve"> aside</w:t>
      </w:r>
      <w:r w:rsidR="00B37D7B">
        <w:rPr>
          <w:rFonts w:asciiTheme="majorHAnsi" w:hAnsiTheme="majorHAnsi"/>
        </w:rPr>
        <w:t xml:space="preserve">, </w:t>
      </w:r>
      <w:r w:rsidR="00456B70">
        <w:rPr>
          <w:rFonts w:asciiTheme="majorHAnsi" w:hAnsiTheme="majorHAnsi"/>
        </w:rPr>
        <w:t xml:space="preserve">how science advances will depend on the nature of the cognitive architecture that is employed by researchers as they design experiments and scrutinize data.  Here, thus, we sought to understand how </w:t>
      </w:r>
      <w:r w:rsidR="00F04E49">
        <w:rPr>
          <w:rFonts w:asciiTheme="majorHAnsi" w:hAnsiTheme="majorHAnsi"/>
        </w:rPr>
        <w:t xml:space="preserve">humans </w:t>
      </w:r>
      <w:r w:rsidR="00B37D7B">
        <w:rPr>
          <w:rFonts w:asciiTheme="majorHAnsi" w:hAnsiTheme="majorHAnsi"/>
        </w:rPr>
        <w:t>learn to reason from observation</w:t>
      </w:r>
      <w:r w:rsidR="00F04E49">
        <w:rPr>
          <w:rFonts w:asciiTheme="majorHAnsi" w:hAnsiTheme="majorHAnsi"/>
        </w:rPr>
        <w:t xml:space="preserve">, and how verification and falsification of </w:t>
      </w:r>
      <w:r w:rsidR="00AC03D3">
        <w:rPr>
          <w:rFonts w:asciiTheme="majorHAnsi" w:hAnsiTheme="majorHAnsi"/>
        </w:rPr>
        <w:t>hypotheses</w:t>
      </w:r>
      <w:r w:rsidR="00F04E49">
        <w:rPr>
          <w:rFonts w:asciiTheme="majorHAnsi" w:hAnsiTheme="majorHAnsi"/>
        </w:rPr>
        <w:t xml:space="preserve"> are implemented in the neural circuitry underpinning voluntary choices.  </w:t>
      </w:r>
      <w:r w:rsidR="00944DC0">
        <w:rPr>
          <w:rFonts w:asciiTheme="majorHAnsi" w:hAnsiTheme="majorHAnsi"/>
        </w:rPr>
        <w:t>It has been shown</w:t>
      </w:r>
      <w:r w:rsidR="00B37D7B">
        <w:rPr>
          <w:rFonts w:asciiTheme="majorHAnsi" w:hAnsiTheme="majorHAnsi"/>
        </w:rPr>
        <w:t xml:space="preserve"> that </w:t>
      </w:r>
      <w:r>
        <w:rPr>
          <w:rFonts w:asciiTheme="majorHAnsi" w:hAnsiTheme="majorHAnsi"/>
        </w:rPr>
        <w:t xml:space="preserve">even </w:t>
      </w:r>
      <w:r w:rsidR="006752C7">
        <w:rPr>
          <w:rFonts w:asciiTheme="majorHAnsi" w:hAnsiTheme="majorHAnsi"/>
        </w:rPr>
        <w:t>when</w:t>
      </w:r>
      <w:r w:rsidR="00B37D7B">
        <w:rPr>
          <w:rFonts w:asciiTheme="majorHAnsi" w:hAnsiTheme="majorHAnsi"/>
        </w:rPr>
        <w:t xml:space="preserve"> </w:t>
      </w:r>
      <w:r w:rsidR="004C15AE">
        <w:rPr>
          <w:rFonts w:asciiTheme="majorHAnsi" w:hAnsiTheme="majorHAnsi"/>
        </w:rPr>
        <w:t>conclusive information is obtained</w:t>
      </w:r>
      <w:r w:rsidR="00397145">
        <w:rPr>
          <w:rFonts w:asciiTheme="majorHAnsi" w:hAnsiTheme="majorHAnsi"/>
        </w:rPr>
        <w:t xml:space="preserve"> only from </w:t>
      </w:r>
      <w:r w:rsidR="00DD7CB5">
        <w:rPr>
          <w:rFonts w:asciiTheme="majorHAnsi" w:hAnsiTheme="majorHAnsi"/>
        </w:rPr>
        <w:t>falsification</w:t>
      </w:r>
      <w:r w:rsidR="00B37D7B">
        <w:rPr>
          <w:rFonts w:asciiTheme="majorHAnsi" w:hAnsiTheme="majorHAnsi"/>
        </w:rPr>
        <w:t xml:space="preserve">, humans </w:t>
      </w:r>
      <w:r w:rsidR="00F04E49">
        <w:rPr>
          <w:rFonts w:asciiTheme="majorHAnsi" w:hAnsiTheme="majorHAnsi"/>
        </w:rPr>
        <w:t xml:space="preserve">seek out </w:t>
      </w:r>
      <w:r w:rsidR="00DD7CB5">
        <w:rPr>
          <w:rFonts w:asciiTheme="majorHAnsi" w:hAnsiTheme="majorHAnsi"/>
        </w:rPr>
        <w:t xml:space="preserve">verificatory </w:t>
      </w:r>
      <w:r w:rsidR="00D91CB3">
        <w:rPr>
          <w:rFonts w:asciiTheme="majorHAnsi" w:hAnsiTheme="majorHAnsi"/>
        </w:rPr>
        <w:t>evidence by preference</w:t>
      </w:r>
      <w:r w:rsidR="008F150F">
        <w:rPr>
          <w:rFonts w:asciiTheme="majorHAnsi" w:hAnsiTheme="majorHAnsi"/>
        </w:rPr>
        <w:fldChar w:fldCharType="begin"/>
      </w:r>
      <w:ins w:id="174" w:author="Christopher Summerfield" w:date="2014-04-29T10:20:00Z">
        <w:r w:rsidR="001261CC">
          <w:rPr>
            <w:rFonts w:asciiTheme="majorHAnsi" w:hAnsiTheme="majorHAnsi"/>
          </w:rPr>
          <w:instrText xml:space="preserve"> ADDIN EN.CITE &lt;EndNote&gt;&lt;Cite&gt;&lt;Author&gt;Wason&lt;/Author&gt;&lt;Year&gt;1968&lt;/Year&gt;&lt;RecNum&gt;1974&lt;/RecNum&gt;&lt;record&gt;&lt;rec-number&gt;1974&lt;/rec-number&gt;&lt;foreign-keys&gt;&lt;key app="EN" db-id="wzfpz2f01saxwce2avopas0hvweaawzx2err"&gt;1974&lt;/key&gt;&lt;/foreign-keys&gt;&lt;ref-type name="Journal Article"&gt;17&lt;/ref-type&gt;&lt;contributors&gt;&lt;authors&gt;&lt;author&gt;Wason, P. C.&lt;/author&gt;&lt;/authors&gt;&lt;/contributors&gt;&lt;titles&gt;&lt;title&gt;Reasoning about a rule&lt;/title&gt;&lt;secondary-title&gt;Quarterly Journal of Experimental Psychology&lt;/secondary-title&gt;&lt;/titles&gt;&lt;periodical&gt;&lt;full-title&gt;Quarterly Journal of Experimental Psychology&lt;/full-title&gt;&lt;/periodical&gt;&lt;pages&gt;273–281&lt;/pages&gt;&lt;volume&gt;20&lt;/volume&gt;&lt;dates&gt;&lt;year&gt;1968&lt;/year&gt;&lt;/dates&gt;&lt;urls&gt;&lt;/urls&gt;&lt;/record&gt;&lt;/Ci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ins>
      <w:del w:id="175" w:author="Christopher Summerfield" w:date="2014-04-23T15:13:00Z">
        <w:r w:rsidR="00333041" w:rsidDel="00705ED5">
          <w:rPr>
            <w:rFonts w:asciiTheme="majorHAnsi" w:hAnsiTheme="majorHAnsi"/>
          </w:rPr>
          <w:delInstrText xml:space="preserve"> ADDIN EN.CITE &lt;EndNote&gt;&lt;Cite&gt;&lt;Author&gt;Wason&lt;/Author&gt;&lt;Year&gt;1968&lt;/Year&gt;&lt;RecNum&gt;1974&lt;/RecNum&gt;&lt;record&gt;&lt;rec-number&gt;1974&lt;/rec-number&gt;&lt;foreign-keys&gt;&lt;key app="EN" db-id="wzfpz2f01saxwce2avopas0hvweaawzx2err"&gt;1974&lt;/key&gt;&lt;/foreign-keys&gt;&lt;ref-type name="Journal Article"&gt;17&lt;/ref-type&gt;&lt;contributors&gt;&lt;authors&gt;&lt;author&gt;Wason, P. C.&lt;/author&gt;&lt;/authors&gt;&lt;/contributors&gt;&lt;titles&gt;&lt;title&gt;Reasoning about a rule&lt;/title&gt;&lt;secondary-title&gt;Quarterly Journal of Experimental Psychology&lt;/secondary-title&gt;&lt;/titles&gt;&lt;periodical&gt;&lt;full-title&gt;Quarterly Journal of Experimental Psychology&lt;/full-title&gt;&lt;/periodical&gt;&lt;pages&gt;273–281&lt;/pages&gt;&lt;volume&gt;20&lt;/volume&gt;&lt;dates&gt;&lt;year&gt;1968&lt;/year&gt;&lt;/dates&gt;&lt;urls&gt;&lt;/urls&gt;&lt;/record&gt;&lt;/Ci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delInstrText>
        </w:r>
      </w:del>
      <w:r w:rsidR="008F150F">
        <w:rPr>
          <w:rFonts w:asciiTheme="majorHAnsi" w:hAnsiTheme="majorHAnsi"/>
        </w:rPr>
        <w:fldChar w:fldCharType="separate"/>
      </w:r>
      <w:r w:rsidR="00ED14A1" w:rsidRPr="00ED14A1">
        <w:rPr>
          <w:rFonts w:asciiTheme="majorHAnsi" w:hAnsiTheme="majorHAnsi"/>
          <w:noProof/>
          <w:vertAlign w:val="superscript"/>
        </w:rPr>
        <w:t>16,17</w:t>
      </w:r>
      <w:r w:rsidR="008F150F">
        <w:rPr>
          <w:rFonts w:asciiTheme="majorHAnsi" w:hAnsiTheme="majorHAnsi"/>
        </w:rPr>
        <w:fldChar w:fldCharType="end"/>
      </w:r>
      <w:r w:rsidR="00F04E49">
        <w:rPr>
          <w:rFonts w:asciiTheme="majorHAnsi" w:hAnsiTheme="majorHAnsi"/>
        </w:rPr>
        <w:t xml:space="preserve"> and may overvalue </w:t>
      </w:r>
      <w:r w:rsidR="00DD7CB5">
        <w:rPr>
          <w:rFonts w:asciiTheme="majorHAnsi" w:hAnsiTheme="majorHAnsi"/>
        </w:rPr>
        <w:t xml:space="preserve">such </w:t>
      </w:r>
      <w:r w:rsidR="00F04E49">
        <w:rPr>
          <w:rFonts w:asciiTheme="majorHAnsi" w:hAnsiTheme="majorHAnsi"/>
        </w:rPr>
        <w:t xml:space="preserve">evidence when it </w:t>
      </w:r>
      <w:r w:rsidR="004C15AE">
        <w:rPr>
          <w:rFonts w:asciiTheme="majorHAnsi" w:hAnsiTheme="majorHAnsi"/>
        </w:rPr>
        <w:t>arises</w:t>
      </w:r>
      <w:r w:rsidR="008F150F">
        <w:rPr>
          <w:rFonts w:asciiTheme="majorHAnsi" w:hAnsiTheme="majorHAnsi"/>
        </w:rPr>
        <w:fldChar w:fldCharType="begin">
          <w:fldData xml:space="preserve">PEVuZE5vdGU+PENpdGU+PEF1dGhvcj5CcnVuZXI8L0F1dGhvcj48WWVhcj4xOTU2PC9ZZWFyPjxS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</w:fldData>
        </w:fldChar>
      </w:r>
      <w:ins w:id="176" w:author="Christopher Summerfield" w:date="2014-04-29T10:20:00Z">
        <w:r w:rsidR="001261CC">
          <w:rPr>
            <w:rFonts w:asciiTheme="majorHAnsi" w:hAnsiTheme="majorHAnsi"/>
          </w:rPr>
          <w:instrText xml:space="preserve"> ADDIN EN.CITE </w:instrText>
        </w:r>
      </w:ins>
      <w:del w:id="177" w:author="Christopher Summerfield" w:date="2014-04-23T15:13:00Z">
        <w:r w:rsidR="00333041" w:rsidDel="00705ED5">
          <w:rPr>
            <w:rFonts w:asciiTheme="majorHAnsi" w:hAnsiTheme="majorHAnsi"/>
          </w:rPr>
          <w:delInstrText xml:space="preserve"> ADDIN EN.CITE </w:delInstrText>
        </w:r>
        <w:r w:rsidR="008F150F" w:rsidDel="00705ED5">
          <w:rPr>
            <w:rFonts w:asciiTheme="majorHAnsi" w:hAnsiTheme="majorHAnsi"/>
          </w:rPr>
          <w:fldChar w:fldCharType="begin">
            <w:fldData xml:space="preserve">PEVuZE5vdGU+PENpdGU+PEF1dGhvcj5CcnVuZXI8L0F1dGhvcj48WWVhcj4xOTU2PC9ZZWFyPjxS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</w:fldData>
          </w:fldChar>
        </w:r>
        <w:r w:rsidR="00333041" w:rsidDel="00705ED5">
          <w:rPr>
            <w:rFonts w:asciiTheme="majorHAnsi" w:hAnsiTheme="majorHAnsi"/>
          </w:rPr>
          <w:delInstrText xml:space="preserve"> ADDIN EN.CITE.DATA </w:delInstrText>
        </w:r>
      </w:del>
      <w:r w:rsidR="00AA758C" w:rsidRPr="008F150F">
        <w:rPr>
          <w:rFonts w:asciiTheme="majorHAnsi" w:hAnsiTheme="majorHAnsi"/>
        </w:rPr>
      </w:r>
      <w:del w:id="178" w:author="Christopher Summerfield" w:date="2014-04-23T15:13:00Z">
        <w:r w:rsidR="008F150F" w:rsidDel="00705ED5">
          <w:rPr>
            <w:rFonts w:asciiTheme="majorHAnsi" w:hAnsiTheme="majorHAnsi"/>
          </w:rPr>
          <w:fldChar w:fldCharType="end"/>
        </w:r>
      </w:del>
      <w:ins w:id="179" w:author="Christopher Summerfield" w:date="2014-04-29T10:20:00Z">
        <w:r w:rsidR="008F150F">
          <w:rPr>
            <w:rFonts w:asciiTheme="majorHAnsi" w:hAnsiTheme="majorHAnsi"/>
          </w:rPr>
          <w:fldChar w:fldCharType="begin">
            <w:fldData xml:space="preserve">PEVuZE5vdGU+PENpdGU+PEF1dGhvcj5CcnVuZXI8L0F1dGhvcj48WWVhcj4xOTU2PC9ZZWFyPjxS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</w:fldData>
          </w:fldChar>
        </w:r>
        <w:r w:rsidR="001261CC">
          <w:rPr>
            <w:rFonts w:asciiTheme="majorHAnsi" w:hAnsiTheme="majorHAnsi"/>
          </w:rPr>
          <w:instrText xml:space="preserve"> ADDIN EN.CITE.DATA </w:instrText>
        </w:r>
      </w:ins>
      <w:r w:rsidR="00AA758C" w:rsidRPr="008F150F">
        <w:rPr>
          <w:rFonts w:asciiTheme="majorHAnsi" w:hAnsiTheme="majorHAnsi"/>
        </w:rPr>
      </w:r>
      <w:ins w:id="180" w:author="Christopher Summerfield" w:date="2014-04-29T10:20:00Z">
        <w:r w:rsidR="008F150F">
          <w:rPr>
            <w:rFonts w:asciiTheme="majorHAnsi" w:hAnsiTheme="majorHAnsi"/>
          </w:rPr>
          <w:fldChar w:fldCharType="end"/>
        </w:r>
      </w:ins>
      <w:r w:rsidR="00AA758C" w:rsidRPr="008F150F">
        <w:rPr>
          <w:rFonts w:asciiTheme="majorHAnsi" w:hAnsiTheme="majorHAnsi"/>
        </w:rPr>
      </w:r>
      <w:r w:rsidR="008F150F">
        <w:rPr>
          <w:rFonts w:asciiTheme="majorHAnsi" w:hAnsiTheme="majorHAnsi"/>
        </w:rPr>
        <w:fldChar w:fldCharType="separate"/>
      </w:r>
      <w:r w:rsidR="00ED14A1" w:rsidRPr="00ED14A1">
        <w:rPr>
          <w:rFonts w:asciiTheme="majorHAnsi" w:hAnsiTheme="majorHAnsi"/>
          <w:noProof/>
          <w:vertAlign w:val="superscript"/>
        </w:rPr>
        <w:t>6,18,19</w:t>
      </w:r>
      <w:r w:rsidR="008F150F">
        <w:rPr>
          <w:rFonts w:asciiTheme="majorHAnsi" w:hAnsiTheme="majorHAnsi"/>
        </w:rPr>
        <w:fldChar w:fldCharType="end"/>
      </w:r>
      <w:r w:rsidR="00F04E49">
        <w:rPr>
          <w:rFonts w:asciiTheme="majorHAnsi" w:hAnsiTheme="majorHAnsi"/>
        </w:rPr>
        <w:t>.</w:t>
      </w:r>
      <w:r w:rsidR="00B37D7B">
        <w:rPr>
          <w:rFonts w:asciiTheme="majorHAnsi" w:hAnsiTheme="majorHAnsi"/>
        </w:rPr>
        <w:t xml:space="preserve"> </w:t>
      </w:r>
      <w:r w:rsidR="00DD7CB5">
        <w:rPr>
          <w:rFonts w:asciiTheme="majorHAnsi" w:hAnsiTheme="majorHAnsi"/>
        </w:rPr>
        <w:t xml:space="preserve"> </w:t>
      </w:r>
      <w:r w:rsidR="00176C24">
        <w:rPr>
          <w:rFonts w:asciiTheme="majorHAnsi" w:hAnsiTheme="majorHAnsi"/>
        </w:rPr>
        <w:t>Verification bias</w:t>
      </w:r>
      <w:r w:rsidR="00DD7CB5">
        <w:rPr>
          <w:rFonts w:asciiTheme="majorHAnsi" w:hAnsiTheme="majorHAnsi"/>
        </w:rPr>
        <w:t xml:space="preserve"> is one of a family of confirmatory </w:t>
      </w:r>
      <w:r w:rsidR="00176C24">
        <w:rPr>
          <w:rFonts w:asciiTheme="majorHAnsi" w:hAnsiTheme="majorHAnsi"/>
        </w:rPr>
        <w:t xml:space="preserve">strategies that </w:t>
      </w:r>
      <w:r w:rsidR="004C15AE">
        <w:rPr>
          <w:rFonts w:asciiTheme="majorHAnsi" w:hAnsiTheme="majorHAnsi"/>
        </w:rPr>
        <w:t xml:space="preserve">allow humans to generalise old observations to new situations, but </w:t>
      </w:r>
      <w:r w:rsidR="00D7389B">
        <w:rPr>
          <w:rFonts w:asciiTheme="majorHAnsi" w:hAnsiTheme="majorHAnsi"/>
        </w:rPr>
        <w:t xml:space="preserve">it </w:t>
      </w:r>
      <w:r w:rsidR="004C15AE">
        <w:rPr>
          <w:rFonts w:asciiTheme="majorHAnsi" w:hAnsiTheme="majorHAnsi"/>
        </w:rPr>
        <w:t>may also hinder scientific reasoning, prompting researchers to overlook findings that are inconvenient for a favoured theory, or engage in flawed statistical methods such as circular analysis</w:t>
      </w:r>
      <w:r w:rsidR="008F150F">
        <w:rPr>
          <w:rFonts w:asciiTheme="majorHAnsi" w:hAnsiTheme="majorHAnsi"/>
        </w:rPr>
        <w:fldChar w:fldCharType="begin"/>
      </w:r>
      <w:ins w:id="181" w:author="Christopher Summerfield" w:date="2014-04-29T10:20:00Z">
        <w:r w:rsidR="001261CC">
          <w:rPr>
            <w:rFonts w:asciiTheme="majorHAnsi" w:hAnsiTheme="majorHAnsi"/>
          </w:rPr>
          <w:instrText xml:space="preserve"> ADDIN EN.CITE &lt;EndNote&gt;&lt;Cite&gt;&lt;Author&gt;Vul&lt;/Author&gt;&lt;Year&gt;2009&lt;/Year&gt;&lt;RecNum&gt;1975&lt;/RecNum&gt;&lt;record&gt;&lt;rec-number&gt;1975&lt;/rec-number&gt;&lt;foreign-keys&gt;&lt;key app="EN" db-id="wzfpz2f01saxwce2avopas0hvweaawzx2err"&gt;1975&lt;/key&gt;&lt;/foreign-keys&gt;&lt;ref-type name="Journal Article"&gt;17&lt;/ref-type&gt;&lt;contributors&gt;&lt;authors&gt;&lt;author&gt;Vul,E. &lt;/author&gt;&lt;author&gt;Harris, C. &lt;/author&gt;&lt;author&gt;Winkielman, P.&lt;/author&gt;&lt;author&gt;Pashler, H.&lt;/author&gt;&lt;/authors&gt;&lt;/contributors&gt;&lt;titles&gt;&lt;title&gt;Puzzlingly high correlations in fMRI studies of emotion, personality, and social cognition&lt;/title&gt;&lt;secondary-title&gt;Perspectives in Psychological Science&lt;/secondary-title&gt;&lt;/titles&gt;&lt;periodical&gt;&lt;full-title&gt;Perspectives in Psychological Science&lt;/full-title&gt;&lt;/periodical&gt;&lt;pages&gt;274-290&lt;/pages&gt;&lt;volume&gt;4&lt;/volume&gt;&lt;dates&gt;&lt;year&gt;2009&lt;/year&gt;&lt;/dates&gt;&lt;urls&gt;&lt;/urls&gt;&lt;/record&gt;&lt;/Cite&gt;&lt;/EndNote&gt;</w:instrText>
        </w:r>
      </w:ins>
      <w:del w:id="182" w:author="Christopher Summerfield" w:date="2014-04-23T15:13:00Z">
        <w:r w:rsidR="00333041" w:rsidDel="00705ED5">
          <w:rPr>
            <w:rFonts w:asciiTheme="majorHAnsi" w:hAnsiTheme="majorHAnsi"/>
          </w:rPr>
          <w:delInstrText xml:space="preserve"> ADDIN EN.CITE &lt;EndNote&gt;&lt;Cite&gt;&lt;Author&gt;Vul&lt;/Author&gt;&lt;Year&gt;2009&lt;/Year&gt;&lt;RecNum&gt;1975&lt;/RecNum&gt;&lt;record&gt;&lt;rec-number&gt;1975&lt;/rec-number&gt;&lt;foreign-keys&gt;&lt;key app="EN" db-id="wzfpz2f01saxwce2avopas0hvweaawzx2err"&gt;1975&lt;/key&gt;&lt;/foreign-keys&gt;&lt;ref-type name="Journal Article"&gt;17&lt;/ref-type&gt;&lt;contributors&gt;&lt;authors&gt;&lt;author&gt;Vul,E. &lt;/author&gt;&lt;author&gt;Harris, C. &lt;/author&gt;&lt;author&gt;Winkielman, P.&lt;/author&gt;&lt;author&gt;Pashler, H.&lt;/author&gt;&lt;/authors&gt;&lt;/contributors&gt;&lt;titles&gt;&lt;title&gt;Puzzlingly high correlations in fMRI studies of emotion, personality, and social cognition&lt;/title&gt;&lt;secondary-title&gt;Perspectives in Psychological Science&lt;/secondary-title&gt;&lt;/titles&gt;&lt;periodical&gt;&lt;full-title&gt;Perspectives in Psychological Science&lt;/full-title&gt;&lt;/periodical&gt;&lt;pages&gt;274-290&lt;/pages&gt;&lt;volume&gt;4&lt;/volume&gt;&lt;dates&gt;&lt;year&gt;2009&lt;/year&gt;&lt;/dates&gt;&lt;urls&gt;&lt;/urls&gt;&lt;/record&gt;&lt;/Cite&gt;&lt;/EndNote&gt;</w:delInstrText>
        </w:r>
      </w:del>
      <w:r w:rsidR="008F150F">
        <w:rPr>
          <w:rFonts w:asciiTheme="majorHAnsi" w:hAnsiTheme="majorHAnsi"/>
        </w:rPr>
        <w:fldChar w:fldCharType="separate"/>
      </w:r>
      <w:r w:rsidR="00ED14A1" w:rsidRPr="00ED14A1">
        <w:rPr>
          <w:rFonts w:asciiTheme="majorHAnsi" w:hAnsiTheme="majorHAnsi"/>
          <w:noProof/>
          <w:vertAlign w:val="superscript"/>
        </w:rPr>
        <w:t>20</w:t>
      </w:r>
      <w:r w:rsidR="008F150F">
        <w:rPr>
          <w:rFonts w:asciiTheme="majorHAnsi" w:hAnsiTheme="majorHAnsi"/>
        </w:rPr>
        <w:fldChar w:fldCharType="end"/>
      </w:r>
      <w:r w:rsidR="004C15AE">
        <w:rPr>
          <w:rFonts w:asciiTheme="majorHAnsi" w:hAnsiTheme="majorHAnsi"/>
        </w:rPr>
        <w:t>. Here, we asked human participan</w:t>
      </w:r>
      <w:r w:rsidR="00AF0169">
        <w:rPr>
          <w:rFonts w:asciiTheme="majorHAnsi" w:hAnsiTheme="majorHAnsi"/>
        </w:rPr>
        <w:t>ts to perform an experience</w:t>
      </w:r>
      <w:r w:rsidR="004C15AE">
        <w:rPr>
          <w:rFonts w:asciiTheme="majorHAnsi" w:hAnsiTheme="majorHAnsi"/>
        </w:rPr>
        <w:t>-based rule learning task</w:t>
      </w:r>
      <w:r w:rsidR="00214DF3">
        <w:rPr>
          <w:rFonts w:asciiTheme="majorHAnsi" w:hAnsiTheme="majorHAnsi"/>
        </w:rPr>
        <w:t xml:space="preserve">, allowing us to probe how humans learned from </w:t>
      </w:r>
      <w:r w:rsidR="002E352B">
        <w:rPr>
          <w:rFonts w:asciiTheme="majorHAnsi" w:hAnsiTheme="majorHAnsi"/>
        </w:rPr>
        <w:t xml:space="preserve">feedback that </w:t>
      </w:r>
      <w:r w:rsidR="00397145">
        <w:rPr>
          <w:rFonts w:asciiTheme="majorHAnsi" w:hAnsiTheme="majorHAnsi"/>
        </w:rPr>
        <w:t xml:space="preserve">verified </w:t>
      </w:r>
      <w:r w:rsidR="002E352B">
        <w:rPr>
          <w:rFonts w:asciiTheme="majorHAnsi" w:hAnsiTheme="majorHAnsi"/>
        </w:rPr>
        <w:t xml:space="preserve">or </w:t>
      </w:r>
      <w:r w:rsidR="00397145">
        <w:rPr>
          <w:rFonts w:asciiTheme="majorHAnsi" w:hAnsiTheme="majorHAnsi"/>
        </w:rPr>
        <w:t xml:space="preserve">falsified </w:t>
      </w:r>
      <w:r w:rsidR="002E352B">
        <w:rPr>
          <w:rFonts w:asciiTheme="majorHAnsi" w:hAnsiTheme="majorHAnsi"/>
        </w:rPr>
        <w:t>a current contention</w:t>
      </w:r>
      <w:r w:rsidR="00214DF3">
        <w:rPr>
          <w:rFonts w:asciiTheme="majorHAnsi" w:hAnsiTheme="majorHAnsi"/>
        </w:rPr>
        <w:t>.</w:t>
      </w:r>
      <w:r w:rsidR="004C15AE">
        <w:rPr>
          <w:rFonts w:asciiTheme="majorHAnsi" w:hAnsiTheme="majorHAnsi"/>
        </w:rPr>
        <w:t xml:space="preserve">  Simultaneously</w:t>
      </w:r>
      <w:r w:rsidR="00BC676E">
        <w:rPr>
          <w:rFonts w:asciiTheme="majorHAnsi" w:hAnsiTheme="majorHAnsi"/>
        </w:rPr>
        <w:t xml:space="preserve"> acquiring</w:t>
      </w:r>
      <w:r w:rsidR="004C15AE">
        <w:rPr>
          <w:rFonts w:asciiTheme="majorHAnsi" w:hAnsiTheme="majorHAnsi"/>
        </w:rPr>
        <w:t xml:space="preserve"> functional magnetic </w:t>
      </w:r>
      <w:r w:rsidR="0021051B">
        <w:rPr>
          <w:rFonts w:asciiTheme="majorHAnsi" w:hAnsiTheme="majorHAnsi"/>
        </w:rPr>
        <w:t>resonance imaging (fMRI) allowe</w:t>
      </w:r>
      <w:r w:rsidR="004C15AE">
        <w:rPr>
          <w:rFonts w:asciiTheme="majorHAnsi" w:hAnsiTheme="majorHAnsi"/>
        </w:rPr>
        <w:t>d us</w:t>
      </w:r>
      <w:r w:rsidR="00A20D56">
        <w:rPr>
          <w:rFonts w:asciiTheme="majorHAnsi" w:hAnsiTheme="majorHAnsi"/>
        </w:rPr>
        <w:t xml:space="preserve"> to measure behavioural and neural concomitants of learning from </w:t>
      </w:r>
      <w:del w:id="183" w:author="Christopher Summerfield" w:date="2014-04-28T14:07:00Z">
        <w:r w:rsidR="00A20D56" w:rsidDel="008E6565">
          <w:rPr>
            <w:rFonts w:asciiTheme="majorHAnsi" w:hAnsiTheme="majorHAnsi"/>
          </w:rPr>
          <w:delText>confirmatory and disconfirmatory feedback</w:delText>
        </w:r>
      </w:del>
      <w:ins w:id="184" w:author="Christopher Summerfield" w:date="2014-04-28T14:07:00Z">
        <w:r w:rsidR="008E6565">
          <w:rPr>
            <w:rFonts w:asciiTheme="majorHAnsi" w:hAnsiTheme="majorHAnsi"/>
          </w:rPr>
          <w:t>verification and falsification</w:t>
        </w:r>
      </w:ins>
      <w:r w:rsidR="00A20D56">
        <w:rPr>
          <w:rFonts w:asciiTheme="majorHAnsi" w:hAnsiTheme="majorHAnsi"/>
        </w:rPr>
        <w:t>,</w:t>
      </w:r>
      <w:r w:rsidR="00B53BF8">
        <w:rPr>
          <w:rFonts w:asciiTheme="majorHAnsi" w:hAnsiTheme="majorHAnsi"/>
        </w:rPr>
        <w:t xml:space="preserve"> offering insights into the</w:t>
      </w:r>
      <w:r w:rsidR="0005228C">
        <w:rPr>
          <w:rFonts w:asciiTheme="majorHAnsi" w:hAnsiTheme="majorHAnsi"/>
        </w:rPr>
        <w:t xml:space="preserve"> neural</w:t>
      </w:r>
      <w:r w:rsidR="004C15AE">
        <w:rPr>
          <w:rFonts w:asciiTheme="majorHAnsi" w:hAnsiTheme="majorHAnsi"/>
        </w:rPr>
        <w:t xml:space="preserve"> locus of the decision biases that </w:t>
      </w:r>
      <w:r w:rsidR="00944DC0">
        <w:rPr>
          <w:rFonts w:asciiTheme="majorHAnsi" w:hAnsiTheme="majorHAnsi"/>
        </w:rPr>
        <w:t>limit human</w:t>
      </w:r>
      <w:r w:rsidR="004C15AE">
        <w:rPr>
          <w:rFonts w:asciiTheme="majorHAnsi" w:hAnsiTheme="majorHAnsi"/>
        </w:rPr>
        <w:t xml:space="preserve"> </w:t>
      </w:r>
      <w:r w:rsidR="00A21558">
        <w:rPr>
          <w:rFonts w:asciiTheme="majorHAnsi" w:hAnsiTheme="majorHAnsi"/>
        </w:rPr>
        <w:t>inductive</w:t>
      </w:r>
      <w:r w:rsidR="004C15AE">
        <w:rPr>
          <w:rFonts w:asciiTheme="majorHAnsi" w:hAnsiTheme="majorHAnsi"/>
        </w:rPr>
        <w:t xml:space="preserve"> inference.</w:t>
      </w:r>
      <w:r w:rsidR="0021051B">
        <w:rPr>
          <w:rFonts w:asciiTheme="majorHAnsi" w:hAnsiTheme="majorHAnsi"/>
        </w:rPr>
        <w:t xml:space="preserve"> </w:t>
      </w:r>
    </w:p>
    <w:p w:rsidR="00E02B96" w:rsidRDefault="00E02B96" w:rsidP="0021051B">
      <w:pPr>
        <w:jc w:val="both"/>
        <w:rPr>
          <w:rFonts w:asciiTheme="majorHAnsi" w:hAnsiTheme="majorHAnsi"/>
        </w:rPr>
      </w:pPr>
    </w:p>
    <w:p w:rsidR="00D71B8F" w:rsidRDefault="00176C24" w:rsidP="0021051B">
      <w:pPr>
        <w:jc w:val="both"/>
        <w:rPr>
          <w:rFonts w:asciiTheme="majorHAnsi" w:hAnsiTheme="majorHAnsi"/>
        </w:rPr>
      </w:pPr>
      <w:r>
        <w:rPr>
          <w:rFonts w:asciiTheme="majorHAnsi" w:hAnsiTheme="majorHAnsi"/>
        </w:rPr>
        <w:t xml:space="preserve">Verification </w:t>
      </w:r>
      <w:r w:rsidR="0021051B">
        <w:rPr>
          <w:rFonts w:asciiTheme="majorHAnsi" w:hAnsiTheme="majorHAnsi"/>
        </w:rPr>
        <w:t>biases may be particu</w:t>
      </w:r>
      <w:r w:rsidR="00B86C18">
        <w:rPr>
          <w:rFonts w:asciiTheme="majorHAnsi" w:hAnsiTheme="majorHAnsi"/>
        </w:rPr>
        <w:t>l</w:t>
      </w:r>
      <w:r w:rsidR="0021051B">
        <w:rPr>
          <w:rFonts w:asciiTheme="majorHAnsi" w:hAnsiTheme="majorHAnsi"/>
        </w:rPr>
        <w:t>arly prevalent in situations that require multiple possible hypotheses to be entertained, because capacity li</w:t>
      </w:r>
      <w:r w:rsidR="00944DC0">
        <w:rPr>
          <w:rFonts w:asciiTheme="majorHAnsi" w:hAnsiTheme="majorHAnsi"/>
        </w:rPr>
        <w:t>mits preclude the online maintena</w:t>
      </w:r>
      <w:r w:rsidR="0021051B">
        <w:rPr>
          <w:rFonts w:asciiTheme="majorHAnsi" w:hAnsiTheme="majorHAnsi"/>
        </w:rPr>
        <w:t xml:space="preserve">nce of information about </w:t>
      </w:r>
      <w:r w:rsidR="00BC24CC">
        <w:rPr>
          <w:rFonts w:asciiTheme="majorHAnsi" w:hAnsiTheme="majorHAnsi"/>
        </w:rPr>
        <w:t xml:space="preserve">which </w:t>
      </w:r>
      <w:r w:rsidR="004B621B">
        <w:rPr>
          <w:rFonts w:asciiTheme="majorHAnsi" w:hAnsiTheme="majorHAnsi"/>
        </w:rPr>
        <w:t xml:space="preserve">contentions </w:t>
      </w:r>
      <w:r w:rsidR="00BC24CC">
        <w:rPr>
          <w:rFonts w:asciiTheme="majorHAnsi" w:hAnsiTheme="majorHAnsi"/>
        </w:rPr>
        <w:t>remain valid and which have been disproved</w:t>
      </w:r>
      <w:r w:rsidR="0021051B">
        <w:rPr>
          <w:rFonts w:asciiTheme="majorHAnsi" w:hAnsiTheme="majorHAnsi"/>
        </w:rPr>
        <w:t xml:space="preserve">.  Hand-in-hand with </w:t>
      </w:r>
      <w:r w:rsidR="00BC24CC">
        <w:rPr>
          <w:rFonts w:asciiTheme="majorHAnsi" w:hAnsiTheme="majorHAnsi"/>
        </w:rPr>
        <w:t xml:space="preserve">the capacity to reason, </w:t>
      </w:r>
      <w:r w:rsidR="00D71B8F">
        <w:rPr>
          <w:rFonts w:asciiTheme="majorHAnsi" w:hAnsiTheme="majorHAnsi"/>
        </w:rPr>
        <w:t xml:space="preserve">however, </w:t>
      </w:r>
      <w:r w:rsidR="0021051B">
        <w:rPr>
          <w:rFonts w:asciiTheme="majorHAnsi" w:hAnsiTheme="majorHAnsi"/>
        </w:rPr>
        <w:t xml:space="preserve">humans have evolved systems of symbolic representation and communication that allow rules to be </w:t>
      </w:r>
      <w:r w:rsidR="004B621B">
        <w:rPr>
          <w:rFonts w:asciiTheme="majorHAnsi" w:hAnsiTheme="majorHAnsi"/>
        </w:rPr>
        <w:t>conveyed</w:t>
      </w:r>
      <w:r w:rsidR="00C74F33">
        <w:rPr>
          <w:rFonts w:asciiTheme="majorHAnsi" w:hAnsiTheme="majorHAnsi"/>
        </w:rPr>
        <w:t xml:space="preserve"> and communicated</w:t>
      </w:r>
      <w:r w:rsidR="0021051B">
        <w:rPr>
          <w:rFonts w:asciiTheme="majorHAnsi" w:hAnsiTheme="majorHAnsi"/>
        </w:rPr>
        <w:t xml:space="preserve"> without costly trial-and-error search over possible hypotheses.</w:t>
      </w:r>
      <w:r w:rsidR="00AB1289">
        <w:rPr>
          <w:rFonts w:asciiTheme="majorHAnsi" w:hAnsiTheme="majorHAnsi"/>
        </w:rPr>
        <w:t xml:space="preserve">  </w:t>
      </w:r>
      <w:r w:rsidR="00D71B8F">
        <w:rPr>
          <w:rFonts w:asciiTheme="majorHAnsi" w:hAnsiTheme="majorHAnsi"/>
        </w:rPr>
        <w:t xml:space="preserve">A </w:t>
      </w:r>
      <w:r w:rsidR="00213643">
        <w:rPr>
          <w:rFonts w:asciiTheme="majorHAnsi" w:hAnsiTheme="majorHAnsi"/>
        </w:rPr>
        <w:t>related</w:t>
      </w:r>
      <w:r w:rsidR="00D71B8F">
        <w:rPr>
          <w:rFonts w:asciiTheme="majorHAnsi" w:hAnsiTheme="majorHAnsi"/>
        </w:rPr>
        <w:t xml:space="preserve"> goal of our experiment was to understand how human reasoning changes as the information burden is alleviated by symbolic information.  We thus included</w:t>
      </w:r>
      <w:r w:rsidR="003809F3">
        <w:rPr>
          <w:rFonts w:asciiTheme="majorHAnsi" w:hAnsiTheme="majorHAnsi"/>
        </w:rPr>
        <w:t xml:space="preserve"> two conditions: in the </w:t>
      </w:r>
      <w:r w:rsidR="00A00F37" w:rsidRPr="00A00F37">
        <w:rPr>
          <w:rFonts w:asciiTheme="majorHAnsi" w:hAnsiTheme="majorHAnsi"/>
          <w:i/>
        </w:rPr>
        <w:t>familiar cues</w:t>
      </w:r>
      <w:r w:rsidR="00A00F37">
        <w:rPr>
          <w:rFonts w:asciiTheme="majorHAnsi" w:hAnsiTheme="majorHAnsi"/>
        </w:rPr>
        <w:t xml:space="preserve"> condition</w:t>
      </w:r>
      <w:r w:rsidR="003809F3">
        <w:rPr>
          <w:rFonts w:asciiTheme="majorHAnsi" w:hAnsiTheme="majorHAnsi"/>
        </w:rPr>
        <w:t>, participants viewed symbolic cues that offered partial information about the rul</w:t>
      </w:r>
      <w:r w:rsidR="00D71B8F">
        <w:rPr>
          <w:rFonts w:asciiTheme="majorHAnsi" w:hAnsiTheme="majorHAnsi"/>
        </w:rPr>
        <w:t xml:space="preserve">e that was valid in that block, whereas in the </w:t>
      </w:r>
      <w:r w:rsidR="00D71B8F" w:rsidRPr="00D71B8F">
        <w:rPr>
          <w:rFonts w:asciiTheme="majorHAnsi" w:hAnsiTheme="majorHAnsi"/>
          <w:i/>
        </w:rPr>
        <w:t>novel cues</w:t>
      </w:r>
      <w:r w:rsidR="00D71B8F">
        <w:rPr>
          <w:rFonts w:asciiTheme="majorHAnsi" w:hAnsiTheme="majorHAnsi"/>
        </w:rPr>
        <w:t xml:space="preserve"> condition, no such information was available.  Comparing behaviour and brain activity in these conditions allowed us to assess how two landmark </w:t>
      </w:r>
      <w:r w:rsidR="006D4929">
        <w:rPr>
          <w:rFonts w:asciiTheme="majorHAnsi" w:hAnsiTheme="majorHAnsi"/>
        </w:rPr>
        <w:t xml:space="preserve">human </w:t>
      </w:r>
      <w:r w:rsidR="00D71B8F">
        <w:rPr>
          <w:rFonts w:asciiTheme="majorHAnsi" w:hAnsiTheme="majorHAnsi"/>
        </w:rPr>
        <w:t xml:space="preserve">cognitive advances – reasoning and </w:t>
      </w:r>
      <w:r w:rsidR="00D62701">
        <w:rPr>
          <w:rFonts w:asciiTheme="majorHAnsi" w:hAnsiTheme="majorHAnsi"/>
        </w:rPr>
        <w:t>symbolic communication</w:t>
      </w:r>
      <w:r w:rsidR="00D71B8F">
        <w:rPr>
          <w:rFonts w:asciiTheme="majorHAnsi" w:hAnsiTheme="majorHAnsi"/>
        </w:rPr>
        <w:t xml:space="preserve"> – interact during </w:t>
      </w:r>
      <w:r w:rsidR="00AF0C34">
        <w:rPr>
          <w:rFonts w:asciiTheme="majorHAnsi" w:hAnsiTheme="majorHAnsi"/>
        </w:rPr>
        <w:t>the learning of task rules.</w:t>
      </w:r>
    </w:p>
    <w:p w:rsidR="00D71B8F" w:rsidRDefault="00D71B8F" w:rsidP="0021051B">
      <w:pPr>
        <w:jc w:val="both"/>
        <w:rPr>
          <w:rFonts w:asciiTheme="majorHAnsi" w:hAnsiTheme="majorHAnsi"/>
        </w:rPr>
      </w:pPr>
    </w:p>
    <w:p w:rsidR="003809F3" w:rsidRPr="004C15AE" w:rsidRDefault="003809F3" w:rsidP="003809F3">
      <w:pPr>
        <w:jc w:val="both"/>
        <w:rPr>
          <w:rFonts w:asciiTheme="majorHAnsi" w:hAnsiTheme="majorHAnsi"/>
          <w:b/>
        </w:rPr>
      </w:pPr>
      <w:r w:rsidRPr="004C15AE">
        <w:rPr>
          <w:rFonts w:asciiTheme="majorHAnsi" w:hAnsiTheme="majorHAnsi"/>
          <w:b/>
        </w:rPr>
        <w:t>RESULTS</w:t>
      </w:r>
    </w:p>
    <w:p w:rsidR="002F6483" w:rsidRDefault="002F6483" w:rsidP="002F6483">
      <w:pPr>
        <w:jc w:val="both"/>
        <w:rPr>
          <w:rFonts w:asciiTheme="majorHAnsi" w:hAnsiTheme="majorHAnsi"/>
        </w:rPr>
      </w:pPr>
    </w:p>
    <w:p w:rsidR="00FD3AC4" w:rsidRDefault="00FD3AC4" w:rsidP="00FD3AC4">
      <w:pPr>
        <w:jc w:val="both"/>
        <w:rPr>
          <w:rFonts w:asciiTheme="majorHAnsi" w:hAnsiTheme="majorHAnsi"/>
        </w:rPr>
      </w:pPr>
      <w:r w:rsidRPr="004163AB">
        <w:rPr>
          <w:rFonts w:asciiTheme="majorHAnsi" w:hAnsiTheme="majorHAnsi"/>
          <w:b/>
        </w:rPr>
        <w:t>Task and design.</w:t>
      </w:r>
      <w:r>
        <w:rPr>
          <w:rFonts w:asciiTheme="majorHAnsi" w:hAnsiTheme="majorHAnsi"/>
        </w:rPr>
        <w:t xml:space="preserve"> Eighteen healthy human participan</w:t>
      </w:r>
      <w:r w:rsidR="00A137BB">
        <w:rPr>
          <w:rFonts w:asciiTheme="majorHAnsi" w:hAnsiTheme="majorHAnsi"/>
        </w:rPr>
        <w:t>ts learned to classify stimuli (</w:t>
      </w:r>
      <w:r>
        <w:rPr>
          <w:rFonts w:asciiTheme="majorHAnsi" w:hAnsiTheme="majorHAnsi"/>
        </w:rPr>
        <w:t xml:space="preserve">each composed of a pair of </w:t>
      </w:r>
      <w:r w:rsidR="00A137BB">
        <w:rPr>
          <w:rFonts w:asciiTheme="majorHAnsi" w:hAnsiTheme="majorHAnsi"/>
        </w:rPr>
        <w:t xml:space="preserve">coloured shapes occuring left and right of fixation) </w:t>
      </w:r>
      <w:r>
        <w:rPr>
          <w:rFonts w:asciiTheme="majorHAnsi" w:hAnsiTheme="majorHAnsi"/>
        </w:rPr>
        <w:t xml:space="preserve">as ‘target’ or ‘nontarget’ on the basis of their shape (square, circle, triangle) and/or colour (red, green, blue), </w:t>
      </w:r>
      <w:r w:rsidR="00A137BB">
        <w:rPr>
          <w:rFonts w:asciiTheme="majorHAnsi" w:hAnsiTheme="majorHAnsi"/>
        </w:rPr>
        <w:t xml:space="preserve">responding with a button press, and receiving </w:t>
      </w:r>
      <w:r>
        <w:rPr>
          <w:rFonts w:asciiTheme="majorHAnsi" w:hAnsiTheme="majorHAnsi"/>
        </w:rPr>
        <w:t xml:space="preserve">fully informative trial-and-error feedback </w:t>
      </w:r>
      <w:r w:rsidR="00A137BB">
        <w:rPr>
          <w:rFonts w:asciiTheme="majorHAnsi" w:hAnsiTheme="majorHAnsi"/>
        </w:rPr>
        <w:t>after</w:t>
      </w:r>
      <w:r>
        <w:rPr>
          <w:rFonts w:asciiTheme="majorHAnsi" w:hAnsiTheme="majorHAnsi"/>
        </w:rPr>
        <w:t xml:space="preserve"> each response</w:t>
      </w:r>
      <w:r w:rsidR="00C74F33">
        <w:rPr>
          <w:rFonts w:asciiTheme="majorHAnsi" w:hAnsiTheme="majorHAnsi"/>
        </w:rPr>
        <w:t xml:space="preserve"> (Fig. 1a)</w:t>
      </w:r>
      <w:r>
        <w:rPr>
          <w:rFonts w:asciiTheme="majorHAnsi" w:hAnsiTheme="majorHAnsi"/>
        </w:rPr>
        <w:t xml:space="preserve">.  Each decision rule, which remained constant over a block of 16 trials, defined targets (50% of trials) as a disjunctive combination of one feature on the left and another on the right. For example, in one block stimuli were targets if the stimulus on the left was red OR the stimulus on the right was a triangle (i.e. rule={red-left, triangle-right}). The use of a disjunctive (OR rule) ensured that an effect (target) could have multiple possible causes (i.e. potential decision rules). In the previous example, positive feedback could be received for the response ‘target’ to the </w:t>
      </w:r>
      <w:r w:rsidR="00D53ED4">
        <w:rPr>
          <w:rFonts w:asciiTheme="majorHAnsi" w:hAnsiTheme="majorHAnsi"/>
        </w:rPr>
        <w:t xml:space="preserve">pair </w:t>
      </w:r>
      <w:r>
        <w:rPr>
          <w:rFonts w:asciiTheme="majorHAnsi" w:hAnsiTheme="majorHAnsi"/>
        </w:rPr>
        <w:t xml:space="preserve">{red-left, circle-right}, even </w:t>
      </w:r>
      <w:r w:rsidR="002D762C">
        <w:rPr>
          <w:rFonts w:asciiTheme="majorHAnsi" w:hAnsiTheme="majorHAnsi"/>
        </w:rPr>
        <w:t>though</w:t>
      </w:r>
      <w:r>
        <w:rPr>
          <w:rFonts w:asciiTheme="majorHAnsi" w:hAnsiTheme="majorHAnsi"/>
        </w:rPr>
        <w:t xml:space="preserve"> circle</w:t>
      </w:r>
      <w:r w:rsidR="00A137BB">
        <w:rPr>
          <w:rFonts w:asciiTheme="majorHAnsi" w:hAnsiTheme="majorHAnsi"/>
        </w:rPr>
        <w:t>-right is not part of the rule.</w:t>
      </w:r>
      <w:r>
        <w:rPr>
          <w:rFonts w:asciiTheme="majorHAnsi" w:hAnsiTheme="majorHAnsi"/>
        </w:rPr>
        <w:t xml:space="preserve">  This feature of the task allowed us to </w:t>
      </w:r>
      <w:del w:id="185" w:author="Christopher Summerfield" w:date="2014-04-23T21:13:00Z">
        <w:r w:rsidDel="004D03F2">
          <w:rPr>
            <w:rFonts w:asciiTheme="majorHAnsi" w:hAnsiTheme="majorHAnsi"/>
          </w:rPr>
          <w:delText xml:space="preserve">tap into </w:delText>
        </w:r>
      </w:del>
      <w:ins w:id="186" w:author="Christopher Summerfield" w:date="2014-04-23T21:13:00Z">
        <w:r w:rsidR="004D03F2">
          <w:rPr>
            <w:rFonts w:asciiTheme="majorHAnsi" w:hAnsiTheme="majorHAnsi"/>
          </w:rPr>
          <w:t xml:space="preserve">mimic </w:t>
        </w:r>
      </w:ins>
      <w:r>
        <w:rPr>
          <w:rFonts w:asciiTheme="majorHAnsi" w:hAnsiTheme="majorHAnsi"/>
        </w:rPr>
        <w:t xml:space="preserve">a fundamental aspect of scientific reasoning, whereby multiple competing hypotheses vie to explain an </w:t>
      </w:r>
      <w:r w:rsidR="00217676">
        <w:rPr>
          <w:rFonts w:asciiTheme="majorHAnsi" w:hAnsiTheme="majorHAnsi"/>
        </w:rPr>
        <w:t>empirically observed phenomenon</w:t>
      </w:r>
      <w:ins w:id="187" w:author="Christopher Summerfield" w:date="2014-04-23T21:10:00Z">
        <w:r w:rsidR="004D03F2">
          <w:rPr>
            <w:rFonts w:asciiTheme="majorHAnsi" w:hAnsiTheme="majorHAnsi"/>
          </w:rPr>
          <w:t>.</w:t>
        </w:r>
      </w:ins>
      <w:del w:id="188" w:author="Christopher Summerfield" w:date="2014-04-23T21:10:00Z">
        <w:r w:rsidR="00217676" w:rsidDel="004D03F2">
          <w:rPr>
            <w:rFonts w:asciiTheme="majorHAnsi" w:hAnsiTheme="majorHAnsi"/>
          </w:rPr>
          <w:delText xml:space="preserve">, and inferences should be based on the </w:delText>
        </w:r>
        <w:r w:rsidR="00947EAE" w:rsidDel="004D03F2">
          <w:rPr>
            <w:rFonts w:asciiTheme="majorHAnsi" w:hAnsiTheme="majorHAnsi"/>
          </w:rPr>
          <w:delText>hypothesis providing the strongest positive evidence.</w:delText>
        </w:r>
      </w:del>
    </w:p>
    <w:p w:rsidR="00E73E14" w:rsidRDefault="00E73E14" w:rsidP="00E73E14">
      <w:pPr>
        <w:jc w:val="both"/>
        <w:rPr>
          <w:rFonts w:asciiTheme="majorHAnsi" w:hAnsiTheme="majorHAnsi"/>
        </w:rPr>
      </w:pPr>
    </w:p>
    <w:p w:rsidR="00542651" w:rsidRDefault="00E73E14" w:rsidP="00B37D7B">
      <w:pPr>
        <w:jc w:val="both"/>
        <w:rPr>
          <w:rFonts w:asciiTheme="majorHAnsi" w:hAnsiTheme="majorHAnsi"/>
        </w:rPr>
      </w:pPr>
      <w:r>
        <w:rPr>
          <w:rFonts w:asciiTheme="majorHAnsi" w:hAnsiTheme="majorHAnsi"/>
        </w:rPr>
        <w:t>The disjunctive task also ensured that targets and nontargets provide</w:t>
      </w:r>
      <w:r w:rsidR="00A21558">
        <w:rPr>
          <w:rFonts w:asciiTheme="majorHAnsi" w:hAnsiTheme="majorHAnsi"/>
        </w:rPr>
        <w:t>d</w:t>
      </w:r>
      <w:r>
        <w:rPr>
          <w:rFonts w:asciiTheme="majorHAnsi" w:hAnsiTheme="majorHAnsi"/>
        </w:rPr>
        <w:t xml:space="preserve"> asymmetric information about the decision rule. By analogy with the ‘black swan’ example introduced above, feedback that a </w:t>
      </w:r>
      <w:r w:rsidR="00D53ED4">
        <w:rPr>
          <w:rFonts w:asciiTheme="majorHAnsi" w:hAnsiTheme="majorHAnsi"/>
        </w:rPr>
        <w:t xml:space="preserve">pair of shapes </w:t>
      </w:r>
      <w:r>
        <w:rPr>
          <w:rFonts w:asciiTheme="majorHAnsi" w:hAnsiTheme="majorHAnsi"/>
        </w:rPr>
        <w:t>was a nontarget al</w:t>
      </w:r>
      <w:r w:rsidR="00A21558">
        <w:rPr>
          <w:rFonts w:asciiTheme="majorHAnsi" w:hAnsiTheme="majorHAnsi"/>
        </w:rPr>
        <w:t>lowed</w:t>
      </w:r>
      <w:r>
        <w:rPr>
          <w:rFonts w:asciiTheme="majorHAnsi" w:hAnsiTheme="majorHAnsi"/>
        </w:rPr>
        <w:t xml:space="preserve"> participants to eliminate hypotheses about the decision rule</w:t>
      </w:r>
      <w:r w:rsidR="00474C98">
        <w:rPr>
          <w:rFonts w:asciiTheme="majorHAnsi" w:hAnsiTheme="majorHAnsi"/>
        </w:rPr>
        <w:t xml:space="preserve"> component</w:t>
      </w:r>
      <w:r>
        <w:rPr>
          <w:rFonts w:asciiTheme="majorHAnsi" w:hAnsiTheme="majorHAnsi"/>
        </w:rPr>
        <w:t xml:space="preserve"> {e.g. red-left </w:t>
      </w:r>
      <w:r w:rsidR="00EE5EF3" w:rsidRPr="00B90A04">
        <w:rPr>
          <w:rFonts w:ascii="Calibri" w:hAnsi="Menlo Regular" w:cs="Menlo Regular"/>
          <w:color w:val="444444"/>
          <w:shd w:val="clear" w:color="auto" w:fill="FFFFFF"/>
          <w:lang w:val="en-GB"/>
        </w:rPr>
        <w:t>∉</w:t>
      </w:r>
      <w:r>
        <w:rPr>
          <w:rFonts w:asciiTheme="majorHAnsi" w:hAnsiTheme="majorHAnsi"/>
        </w:rPr>
        <w:t xml:space="preserve"> target}</w:t>
      </w:r>
      <w:ins w:id="189" w:author="Christopher Summerfield" w:date="2014-04-23T22:10:00Z">
        <w:r w:rsidR="00AC5F2F">
          <w:rPr>
            <w:rFonts w:asciiTheme="majorHAnsi" w:hAnsiTheme="majorHAnsi"/>
          </w:rPr>
          <w:t xml:space="preserve"> (falsificatory feedback)</w:t>
        </w:r>
      </w:ins>
      <w:r>
        <w:rPr>
          <w:rFonts w:asciiTheme="majorHAnsi" w:hAnsiTheme="majorHAnsi"/>
        </w:rPr>
        <w:t xml:space="preserve">, whereas information that </w:t>
      </w:r>
      <w:r w:rsidR="00D53ED4">
        <w:rPr>
          <w:rFonts w:asciiTheme="majorHAnsi" w:hAnsiTheme="majorHAnsi"/>
        </w:rPr>
        <w:t>it</w:t>
      </w:r>
      <w:r w:rsidR="00A21558">
        <w:rPr>
          <w:rFonts w:asciiTheme="majorHAnsi" w:hAnsiTheme="majorHAnsi"/>
        </w:rPr>
        <w:t xml:space="preserve"> was a target provided</w:t>
      </w:r>
      <w:r>
        <w:rPr>
          <w:rFonts w:asciiTheme="majorHAnsi" w:hAnsiTheme="majorHAnsi"/>
        </w:rPr>
        <w:t xml:space="preserve"> only incr</w:t>
      </w:r>
      <w:r w:rsidR="00EE5EF3">
        <w:rPr>
          <w:rFonts w:asciiTheme="majorHAnsi" w:hAnsiTheme="majorHAnsi"/>
        </w:rPr>
        <w:t xml:space="preserve">emental evidence for {red-left </w:t>
      </w:r>
      <w:r w:rsidR="00EE5EF3" w:rsidRPr="00B90A04">
        <w:rPr>
          <w:rFonts w:ascii="Menlo Regular" w:hAnsi="Menlo Regular" w:cs="Menlo Regular"/>
          <w:color w:val="000000"/>
          <w:szCs w:val="21"/>
          <w:shd w:val="clear" w:color="auto" w:fill="FFFFFF"/>
          <w:lang w:val="en-GB"/>
        </w:rPr>
        <w:t>∈</w:t>
      </w:r>
      <w:r>
        <w:rPr>
          <w:rFonts w:asciiTheme="majorHAnsi" w:hAnsiTheme="majorHAnsi"/>
        </w:rPr>
        <w:t xml:space="preserve"> target} but preclude</w:t>
      </w:r>
      <w:r w:rsidR="00D7389B">
        <w:rPr>
          <w:rFonts w:asciiTheme="majorHAnsi" w:hAnsiTheme="majorHAnsi"/>
        </w:rPr>
        <w:t>d</w:t>
      </w:r>
      <w:r>
        <w:rPr>
          <w:rFonts w:asciiTheme="majorHAnsi" w:hAnsiTheme="majorHAnsi"/>
        </w:rPr>
        <w:t xml:space="preserve"> definitive inclusion or exclusion of candidate decision rules</w:t>
      </w:r>
      <w:ins w:id="190" w:author="Christopher Summerfield" w:date="2014-04-23T22:10:00Z">
        <w:r w:rsidR="00AC5F2F">
          <w:rPr>
            <w:rFonts w:asciiTheme="majorHAnsi" w:hAnsiTheme="majorHAnsi"/>
          </w:rPr>
          <w:t xml:space="preserve"> (verificatory feedback)</w:t>
        </w:r>
      </w:ins>
      <w:r>
        <w:rPr>
          <w:rFonts w:asciiTheme="majorHAnsi" w:hAnsiTheme="majorHAnsi"/>
        </w:rPr>
        <w:t xml:space="preserve">.  This design thus allowed us to pursue our main question of interest: how participants learn differently from </w:t>
      </w:r>
      <w:r w:rsidR="00F53C82">
        <w:rPr>
          <w:rFonts w:asciiTheme="majorHAnsi" w:hAnsiTheme="majorHAnsi"/>
        </w:rPr>
        <w:t>verification</w:t>
      </w:r>
      <w:r w:rsidR="00176C24">
        <w:rPr>
          <w:rFonts w:asciiTheme="majorHAnsi" w:hAnsiTheme="majorHAnsi"/>
        </w:rPr>
        <w:t xml:space="preserve"> (</w:t>
      </w:r>
      <w:r w:rsidR="00F53C82">
        <w:rPr>
          <w:rFonts w:asciiTheme="majorHAnsi" w:hAnsiTheme="majorHAnsi"/>
        </w:rPr>
        <w:t xml:space="preserve">i.e. </w:t>
      </w:r>
      <w:r>
        <w:rPr>
          <w:rFonts w:asciiTheme="majorHAnsi" w:hAnsiTheme="majorHAnsi"/>
        </w:rPr>
        <w:t>evidence</w:t>
      </w:r>
      <w:r w:rsidR="00176C24">
        <w:rPr>
          <w:rFonts w:asciiTheme="majorHAnsi" w:hAnsiTheme="majorHAnsi"/>
        </w:rPr>
        <w:t xml:space="preserve"> </w:t>
      </w:r>
      <w:r w:rsidR="00FA5134">
        <w:rPr>
          <w:rFonts w:asciiTheme="majorHAnsi" w:hAnsiTheme="majorHAnsi"/>
        </w:rPr>
        <w:t>indicating that a stimulus was a target</w:t>
      </w:r>
      <w:r w:rsidR="00176C24">
        <w:rPr>
          <w:rFonts w:asciiTheme="majorHAnsi" w:hAnsiTheme="majorHAnsi"/>
        </w:rPr>
        <w:t>)</w:t>
      </w:r>
      <w:r>
        <w:rPr>
          <w:rFonts w:asciiTheme="majorHAnsi" w:hAnsiTheme="majorHAnsi"/>
        </w:rPr>
        <w:t xml:space="preserve"> and</w:t>
      </w:r>
      <w:r w:rsidR="00F53C82">
        <w:rPr>
          <w:rFonts w:asciiTheme="majorHAnsi" w:hAnsiTheme="majorHAnsi"/>
        </w:rPr>
        <w:t xml:space="preserve"> falsification</w:t>
      </w:r>
      <w:r w:rsidR="00176C24">
        <w:rPr>
          <w:rFonts w:asciiTheme="majorHAnsi" w:hAnsiTheme="majorHAnsi"/>
        </w:rPr>
        <w:t xml:space="preserve"> (</w:t>
      </w:r>
      <w:r w:rsidR="00F53C82">
        <w:rPr>
          <w:rFonts w:asciiTheme="majorHAnsi" w:hAnsiTheme="majorHAnsi"/>
        </w:rPr>
        <w:t>i.e</w:t>
      </w:r>
      <w:r w:rsidR="00176C24">
        <w:rPr>
          <w:rFonts w:asciiTheme="majorHAnsi" w:hAnsiTheme="majorHAnsi"/>
        </w:rPr>
        <w:t>.</w:t>
      </w:r>
      <w:r w:rsidR="00FA5134">
        <w:rPr>
          <w:rFonts w:asciiTheme="majorHAnsi" w:hAnsiTheme="majorHAnsi"/>
        </w:rPr>
        <w:t xml:space="preserve"> evidence indicating that it was a nontarget</w:t>
      </w:r>
      <w:r>
        <w:rPr>
          <w:rFonts w:asciiTheme="majorHAnsi" w:hAnsiTheme="majorHAnsi"/>
        </w:rPr>
        <w:t>)</w:t>
      </w:r>
      <w:ins w:id="191" w:author="Christopher Summerfield" w:date="2014-04-23T21:17:00Z">
        <w:r w:rsidR="001740F3">
          <w:rPr>
            <w:rFonts w:asciiTheme="majorHAnsi" w:hAnsiTheme="majorHAnsi"/>
          </w:rPr>
          <w:t xml:space="preserve">, </w:t>
        </w:r>
      </w:ins>
      <w:ins w:id="192" w:author="Christopher Summerfield" w:date="2014-04-23T22:11:00Z">
        <w:r w:rsidR="00182BE8">
          <w:rPr>
            <w:rFonts w:asciiTheme="majorHAnsi" w:hAnsiTheme="majorHAnsi"/>
          </w:rPr>
          <w:t>irrespective of</w:t>
        </w:r>
      </w:ins>
      <w:ins w:id="193" w:author="Christopher Summerfield" w:date="2014-04-23T21:17:00Z">
        <w:r w:rsidR="001740F3">
          <w:rPr>
            <w:rFonts w:asciiTheme="majorHAnsi" w:hAnsiTheme="majorHAnsi"/>
          </w:rPr>
          <w:t xml:space="preserve"> whether </w:t>
        </w:r>
      </w:ins>
      <w:ins w:id="194" w:author="Christopher Summerfield" w:date="2014-04-23T22:11:00Z">
        <w:r w:rsidR="00EE733B">
          <w:rPr>
            <w:rFonts w:asciiTheme="majorHAnsi" w:hAnsiTheme="majorHAnsi"/>
          </w:rPr>
          <w:t>feedback was positive (correct trial) or negative (error).</w:t>
        </w:r>
      </w:ins>
      <w:del w:id="195" w:author="Christopher Summerfield" w:date="2014-04-23T21:17:00Z">
        <w:r w:rsidDel="001740F3">
          <w:rPr>
            <w:rFonts w:asciiTheme="majorHAnsi" w:hAnsiTheme="majorHAnsi"/>
          </w:rPr>
          <w:delText>.</w:delText>
        </w:r>
        <w:r w:rsidR="00217676" w:rsidDel="001740F3">
          <w:rPr>
            <w:rFonts w:asciiTheme="majorHAnsi" w:hAnsiTheme="majorHAnsi"/>
          </w:rPr>
          <w:delText xml:space="preserve">  </w:delText>
        </w:r>
      </w:del>
      <w:del w:id="196" w:author="Christopher Summerfield" w:date="2014-04-23T21:14:00Z">
        <w:r w:rsidR="00176C24" w:rsidDel="004D03F2">
          <w:rPr>
            <w:rFonts w:asciiTheme="majorHAnsi" w:hAnsiTheme="majorHAnsi"/>
          </w:rPr>
          <w:delText xml:space="preserve">Importantly, in our design we could compare this to </w:delText>
        </w:r>
      </w:del>
      <w:del w:id="197" w:author="Christopher Summerfield" w:date="2014-04-23T21:17:00Z">
        <w:r w:rsidR="00176C24" w:rsidDel="001740F3">
          <w:rPr>
            <w:rFonts w:asciiTheme="majorHAnsi" w:hAnsiTheme="majorHAnsi"/>
          </w:rPr>
          <w:delText>the orthogonal question of whether humans learn more from confirmation (being correct) and disconfirmation (being incorrect).</w:delText>
        </w:r>
      </w:del>
    </w:p>
    <w:p w:rsidR="00542651" w:rsidRDefault="00542651" w:rsidP="00B37D7B">
      <w:pPr>
        <w:jc w:val="both"/>
        <w:rPr>
          <w:rFonts w:asciiTheme="majorHAnsi" w:hAnsiTheme="majorHAnsi"/>
        </w:rPr>
      </w:pPr>
    </w:p>
    <w:p w:rsidR="00542651" w:rsidRDefault="00291E65" w:rsidP="00542651">
      <w:pPr>
        <w:jc w:val="both"/>
        <w:rPr>
          <w:rFonts w:asciiTheme="majorHAnsi" w:hAnsiTheme="majorHAnsi"/>
        </w:rPr>
      </w:pPr>
      <w:r>
        <w:rPr>
          <w:rFonts w:asciiTheme="majorHAnsi" w:hAnsiTheme="majorHAnsi"/>
        </w:rPr>
        <w:t xml:space="preserve">In the </w:t>
      </w:r>
      <w:r w:rsidRPr="00291E65">
        <w:rPr>
          <w:rFonts w:asciiTheme="majorHAnsi" w:hAnsiTheme="majorHAnsi"/>
          <w:i/>
        </w:rPr>
        <w:t>familiar cues</w:t>
      </w:r>
      <w:r>
        <w:rPr>
          <w:rFonts w:asciiTheme="majorHAnsi" w:hAnsiTheme="majorHAnsi"/>
        </w:rPr>
        <w:t xml:space="preserve"> condition, symbolic cues</w:t>
      </w:r>
      <w:r w:rsidR="00D71B8F">
        <w:rPr>
          <w:rFonts w:asciiTheme="majorHAnsi" w:hAnsiTheme="majorHAnsi"/>
        </w:rPr>
        <w:t xml:space="preserve">, whose meaning had been learned in a previous training session, disclosed the </w:t>
      </w:r>
      <w:r w:rsidR="00D71B8F" w:rsidRPr="00E73E14">
        <w:rPr>
          <w:rFonts w:asciiTheme="majorHAnsi" w:hAnsiTheme="majorHAnsi"/>
          <w:i/>
        </w:rPr>
        <w:t>class</w:t>
      </w:r>
      <w:r w:rsidR="00D71B8F">
        <w:rPr>
          <w:rFonts w:asciiTheme="majorHAnsi" w:hAnsiTheme="majorHAnsi"/>
        </w:rPr>
        <w:t xml:space="preserve"> of ru</w:t>
      </w:r>
      <w:r>
        <w:rPr>
          <w:rFonts w:asciiTheme="majorHAnsi" w:hAnsiTheme="majorHAnsi"/>
        </w:rPr>
        <w:t>le</w:t>
      </w:r>
      <w:r w:rsidR="00E73E14">
        <w:rPr>
          <w:rFonts w:asciiTheme="majorHAnsi" w:hAnsiTheme="majorHAnsi"/>
        </w:rPr>
        <w:t xml:space="preserve"> </w:t>
      </w:r>
      <w:r>
        <w:rPr>
          <w:rFonts w:asciiTheme="majorHAnsi" w:hAnsiTheme="majorHAnsi"/>
        </w:rPr>
        <w:t xml:space="preserve">that applied in that block.  The rule ‘class’ referred to the </w:t>
      </w:r>
      <w:r w:rsidR="00D71B8F">
        <w:rPr>
          <w:rFonts w:asciiTheme="majorHAnsi" w:hAnsiTheme="majorHAnsi"/>
        </w:rPr>
        <w:t xml:space="preserve">dimension (e.g. </w:t>
      </w:r>
      <w:r>
        <w:rPr>
          <w:rFonts w:asciiTheme="majorHAnsi" w:hAnsiTheme="majorHAnsi"/>
        </w:rPr>
        <w:t>{</w:t>
      </w:r>
      <w:r w:rsidR="00A604B7">
        <w:rPr>
          <w:rFonts w:asciiTheme="majorHAnsi" w:hAnsiTheme="majorHAnsi"/>
        </w:rPr>
        <w:t>colour-left, shape-</w:t>
      </w:r>
      <w:r w:rsidR="00D71B8F">
        <w:rPr>
          <w:rFonts w:asciiTheme="majorHAnsi" w:hAnsiTheme="majorHAnsi"/>
        </w:rPr>
        <w:t>right</w:t>
      </w:r>
      <w:r>
        <w:rPr>
          <w:rFonts w:asciiTheme="majorHAnsi" w:hAnsiTheme="majorHAnsi"/>
        </w:rPr>
        <w:t>}</w:t>
      </w:r>
      <w:r w:rsidR="00D71B8F">
        <w:rPr>
          <w:rFonts w:asciiTheme="majorHAnsi" w:hAnsiTheme="majorHAnsi"/>
        </w:rPr>
        <w:t xml:space="preserve">) but not the feature (e.g. </w:t>
      </w:r>
      <w:r w:rsidR="00542651">
        <w:rPr>
          <w:rFonts w:asciiTheme="majorHAnsi" w:hAnsiTheme="majorHAnsi"/>
        </w:rPr>
        <w:t>{</w:t>
      </w:r>
      <w:r w:rsidR="00D71B8F">
        <w:rPr>
          <w:rFonts w:asciiTheme="majorHAnsi" w:hAnsiTheme="majorHAnsi"/>
        </w:rPr>
        <w:t>red</w:t>
      </w:r>
      <w:r w:rsidR="00A604B7">
        <w:rPr>
          <w:rFonts w:asciiTheme="majorHAnsi" w:hAnsiTheme="majorHAnsi"/>
        </w:rPr>
        <w:t>-left, triangle-</w:t>
      </w:r>
      <w:r w:rsidR="00D71B8F">
        <w:rPr>
          <w:rFonts w:asciiTheme="majorHAnsi" w:hAnsiTheme="majorHAnsi"/>
        </w:rPr>
        <w:t>right</w:t>
      </w:r>
      <w:r w:rsidR="00542651">
        <w:rPr>
          <w:rFonts w:asciiTheme="majorHAnsi" w:hAnsiTheme="majorHAnsi"/>
        </w:rPr>
        <w:t>}</w:t>
      </w:r>
      <w:r w:rsidR="00D71B8F">
        <w:rPr>
          <w:rFonts w:asciiTheme="majorHAnsi" w:hAnsiTheme="majorHAnsi"/>
        </w:rPr>
        <w:t xml:space="preserve">) that was relevant for decisions.  </w:t>
      </w:r>
      <w:r>
        <w:rPr>
          <w:rFonts w:asciiTheme="majorHAnsi" w:hAnsiTheme="majorHAnsi"/>
        </w:rPr>
        <w:t>There</w:t>
      </w:r>
      <w:r w:rsidR="00A604B7">
        <w:rPr>
          <w:rFonts w:asciiTheme="majorHAnsi" w:hAnsiTheme="majorHAnsi"/>
        </w:rPr>
        <w:t xml:space="preserve"> were four rule classes</w:t>
      </w:r>
      <w:r w:rsidR="00542651">
        <w:rPr>
          <w:rFonts w:asciiTheme="majorHAnsi" w:hAnsiTheme="majorHAnsi"/>
        </w:rPr>
        <w:t>:</w:t>
      </w:r>
      <w:r w:rsidR="00A604B7">
        <w:rPr>
          <w:rFonts w:asciiTheme="majorHAnsi" w:hAnsiTheme="majorHAnsi"/>
        </w:rPr>
        <w:t xml:space="preserve"> {colour-left, colour-right}, {colour-left, shape-right}, {shape-</w:t>
      </w:r>
      <w:r>
        <w:rPr>
          <w:rFonts w:asciiTheme="majorHAnsi" w:hAnsiTheme="majorHAnsi"/>
        </w:rPr>
        <w:t>left, c</w:t>
      </w:r>
      <w:r w:rsidR="00A604B7">
        <w:rPr>
          <w:rFonts w:asciiTheme="majorHAnsi" w:hAnsiTheme="majorHAnsi"/>
        </w:rPr>
        <w:t>olour-</w:t>
      </w:r>
      <w:r>
        <w:rPr>
          <w:rFonts w:asciiTheme="majorHAnsi" w:hAnsiTheme="majorHAnsi"/>
        </w:rPr>
        <w:t>right}, and {shape</w:t>
      </w:r>
      <w:r w:rsidR="00A604B7">
        <w:rPr>
          <w:rFonts w:asciiTheme="majorHAnsi" w:hAnsiTheme="majorHAnsi"/>
        </w:rPr>
        <w:t>-left, shape-</w:t>
      </w:r>
      <w:r>
        <w:rPr>
          <w:rFonts w:asciiTheme="majorHAnsi" w:hAnsiTheme="majorHAnsi"/>
        </w:rPr>
        <w:t>right</w:t>
      </w:r>
      <w:r w:rsidR="00474C98">
        <w:rPr>
          <w:rFonts w:asciiTheme="majorHAnsi" w:hAnsiTheme="majorHAnsi"/>
        </w:rPr>
        <w:t>}</w:t>
      </w:r>
      <w:r>
        <w:rPr>
          <w:rFonts w:asciiTheme="majorHAnsi" w:hAnsiTheme="majorHAnsi"/>
        </w:rPr>
        <w:t xml:space="preserve">. </w:t>
      </w:r>
      <w:r w:rsidR="00D71B8F">
        <w:rPr>
          <w:rFonts w:asciiTheme="majorHAnsi" w:hAnsiTheme="majorHAnsi"/>
        </w:rPr>
        <w:t xml:space="preserve">In the </w:t>
      </w:r>
      <w:r w:rsidR="00D71B8F" w:rsidRPr="00A00F37">
        <w:rPr>
          <w:rFonts w:asciiTheme="majorHAnsi" w:hAnsiTheme="majorHAnsi"/>
          <w:i/>
        </w:rPr>
        <w:t>novel cues</w:t>
      </w:r>
      <w:r w:rsidR="00D71B8F">
        <w:rPr>
          <w:rFonts w:asciiTheme="majorHAnsi" w:hAnsiTheme="majorHAnsi"/>
        </w:rPr>
        <w:t xml:space="preserve"> condition, a distinct set of cues were paired randomly with blocks, so that they offered no information about the relevant rule.</w:t>
      </w:r>
      <w:r w:rsidR="002B1E8D">
        <w:rPr>
          <w:rFonts w:asciiTheme="majorHAnsi" w:hAnsiTheme="majorHAnsi"/>
        </w:rPr>
        <w:t xml:space="preserve"> </w:t>
      </w:r>
      <w:r w:rsidR="005B4E44">
        <w:rPr>
          <w:rFonts w:asciiTheme="majorHAnsi" w:hAnsiTheme="majorHAnsi"/>
        </w:rPr>
        <w:t>An illustration of the task is provided in Fig. 1a, and more</w:t>
      </w:r>
      <w:r w:rsidR="00542651">
        <w:rPr>
          <w:rFonts w:asciiTheme="majorHAnsi" w:hAnsiTheme="majorHAnsi"/>
        </w:rPr>
        <w:t xml:space="preserve"> </w:t>
      </w:r>
      <w:r w:rsidR="005B4E44">
        <w:rPr>
          <w:rFonts w:asciiTheme="majorHAnsi" w:hAnsiTheme="majorHAnsi"/>
        </w:rPr>
        <w:t xml:space="preserve">detailed </w:t>
      </w:r>
      <w:r w:rsidR="00542651">
        <w:rPr>
          <w:rFonts w:asciiTheme="majorHAnsi" w:hAnsiTheme="majorHAnsi"/>
        </w:rPr>
        <w:t>information</w:t>
      </w:r>
      <w:r w:rsidR="005B4E44">
        <w:rPr>
          <w:rFonts w:asciiTheme="majorHAnsi" w:hAnsiTheme="majorHAnsi"/>
        </w:rPr>
        <w:t xml:space="preserve"> is available in the</w:t>
      </w:r>
      <w:r w:rsidR="00542651">
        <w:rPr>
          <w:rFonts w:asciiTheme="majorHAnsi" w:hAnsiTheme="majorHAnsi"/>
        </w:rPr>
        <w:t xml:space="preserve"> </w:t>
      </w:r>
      <w:r w:rsidR="00542651" w:rsidRPr="000D0866">
        <w:rPr>
          <w:rFonts w:asciiTheme="majorHAnsi" w:hAnsiTheme="majorHAnsi"/>
        </w:rPr>
        <w:t>Methods</w:t>
      </w:r>
      <w:r w:rsidR="004D6248">
        <w:rPr>
          <w:rFonts w:asciiTheme="majorHAnsi" w:hAnsiTheme="majorHAnsi"/>
        </w:rPr>
        <w:t xml:space="preserve"> section</w:t>
      </w:r>
      <w:r w:rsidR="00542651">
        <w:rPr>
          <w:rFonts w:asciiTheme="majorHAnsi" w:hAnsiTheme="majorHAnsi"/>
        </w:rPr>
        <w:t xml:space="preserve">. </w:t>
      </w:r>
    </w:p>
    <w:p w:rsidR="004C15AE" w:rsidRDefault="004C15AE" w:rsidP="00B37D7B">
      <w:pPr>
        <w:jc w:val="both"/>
        <w:rPr>
          <w:rFonts w:asciiTheme="majorHAnsi" w:hAnsiTheme="majorHAnsi"/>
        </w:rPr>
      </w:pPr>
    </w:p>
    <w:p w:rsidR="007A03C9" w:rsidRDefault="00947CAA" w:rsidP="00EE5EF3">
      <w:pPr>
        <w:jc w:val="both"/>
        <w:rPr>
          <w:ins w:id="198" w:author="Christopher Summerfield" w:date="2014-04-23T14:41:00Z"/>
          <w:rFonts w:asciiTheme="majorHAnsi" w:hAnsiTheme="majorHAnsi"/>
        </w:rPr>
      </w:pPr>
      <w:r w:rsidRPr="00947CAA">
        <w:rPr>
          <w:rFonts w:asciiTheme="majorHAnsi" w:hAnsiTheme="majorHAnsi"/>
          <w:b/>
        </w:rPr>
        <w:t>Computational model.</w:t>
      </w:r>
      <w:r>
        <w:rPr>
          <w:rFonts w:asciiTheme="majorHAnsi" w:hAnsiTheme="majorHAnsi"/>
        </w:rPr>
        <w:t xml:space="preserve"> </w:t>
      </w:r>
      <w:r w:rsidR="00E02B96">
        <w:rPr>
          <w:rFonts w:asciiTheme="majorHAnsi" w:hAnsiTheme="majorHAnsi"/>
        </w:rPr>
        <w:t xml:space="preserve">Our first concern was to understand the computational mechanisms by which humans performed the task.  </w:t>
      </w:r>
      <w:ins w:id="199" w:author="Christopher Summerfield" w:date="2014-04-23T14:37:00Z">
        <w:r w:rsidR="007A03C9">
          <w:rPr>
            <w:rFonts w:asciiTheme="majorHAnsi" w:hAnsiTheme="majorHAnsi"/>
          </w:rPr>
          <w:t xml:space="preserve">We began with the framework provided by reinforcement learning, </w:t>
        </w:r>
      </w:ins>
      <w:ins w:id="200" w:author="Christopher Summerfield" w:date="2014-04-23T14:38:00Z">
        <w:r w:rsidR="007A03C9">
          <w:rPr>
            <w:rFonts w:asciiTheme="majorHAnsi" w:hAnsiTheme="majorHAnsi"/>
          </w:rPr>
          <w:t xml:space="preserve">assuming that participants </w:t>
        </w:r>
      </w:ins>
      <w:ins w:id="201" w:author="Christopher Summerfield" w:date="2014-04-23T15:02:00Z">
        <w:r w:rsidR="00DB106E">
          <w:rPr>
            <w:rFonts w:asciiTheme="majorHAnsi" w:hAnsiTheme="majorHAnsi"/>
          </w:rPr>
          <w:t xml:space="preserve">learned associations between </w:t>
        </w:r>
      </w:ins>
      <w:ins w:id="202" w:author="Christopher Summerfield" w:date="2014-04-23T15:04:00Z">
        <w:r w:rsidR="00DB106E">
          <w:rPr>
            <w:rFonts w:asciiTheme="majorHAnsi" w:hAnsiTheme="majorHAnsi"/>
          </w:rPr>
          <w:t>each state</w:t>
        </w:r>
      </w:ins>
      <w:ins w:id="203" w:author="Christopher Summerfield" w:date="2014-04-23T15:07:00Z">
        <w:r w:rsidR="00DB106E">
          <w:rPr>
            <w:rFonts w:asciiTheme="majorHAnsi" w:hAnsiTheme="majorHAnsi"/>
          </w:rPr>
          <w:t xml:space="preserve"> (potential cause)</w:t>
        </w:r>
      </w:ins>
      <w:ins w:id="204" w:author="Christopher Summerfield" w:date="2014-04-23T15:06:00Z">
        <w:r w:rsidR="00DB106E">
          <w:rPr>
            <w:rFonts w:asciiTheme="majorHAnsi" w:hAnsiTheme="majorHAnsi"/>
          </w:rPr>
          <w:t xml:space="preserve"> </w:t>
        </w:r>
      </w:ins>
      <w:ins w:id="205" w:author="Christopher Summerfield" w:date="2014-04-23T15:03:00Z">
        <w:r w:rsidR="00DB106E">
          <w:rPr>
            <w:rFonts w:asciiTheme="majorHAnsi" w:hAnsiTheme="majorHAnsi"/>
          </w:rPr>
          <w:t xml:space="preserve">and </w:t>
        </w:r>
      </w:ins>
      <w:ins w:id="206" w:author="Christopher Summerfield" w:date="2014-04-23T15:04:00Z">
        <w:r w:rsidR="00DB106E">
          <w:rPr>
            <w:rFonts w:asciiTheme="majorHAnsi" w:hAnsiTheme="majorHAnsi"/>
          </w:rPr>
          <w:t xml:space="preserve">a target/non-target response.  </w:t>
        </w:r>
      </w:ins>
      <w:ins w:id="207" w:author="Christopher Summerfield" w:date="2014-04-23T15:09:00Z">
        <w:r w:rsidR="00DB106E">
          <w:rPr>
            <w:rFonts w:asciiTheme="majorHAnsi" w:hAnsiTheme="majorHAnsi"/>
          </w:rPr>
          <w:t>In total,</w:t>
        </w:r>
      </w:ins>
      <w:ins w:id="208" w:author="Christopher Summerfield" w:date="2014-04-23T15:06:00Z">
        <w:r w:rsidR="00DB106E">
          <w:rPr>
            <w:rFonts w:asciiTheme="majorHAnsi" w:hAnsiTheme="majorHAnsi"/>
          </w:rPr>
          <w:t xml:space="preserve"> there were 12 potential causes: 4 side-dimension pairs (colour-right, colour-left, shape-right and shape-left)  x  3 possible features (red, green, bl</w:t>
        </w:r>
        <w:r w:rsidR="008632DD">
          <w:rPr>
            <w:rFonts w:asciiTheme="majorHAnsi" w:hAnsiTheme="majorHAnsi"/>
          </w:rPr>
          <w:t>ue or circle, square, triangle),</w:t>
        </w:r>
      </w:ins>
      <w:ins w:id="209" w:author="Christopher Summerfield" w:date="2014-04-23T15:09:00Z">
        <w:r w:rsidR="00DB106E">
          <w:rPr>
            <w:rFonts w:asciiTheme="majorHAnsi" w:hAnsiTheme="majorHAnsi"/>
          </w:rPr>
          <w:t xml:space="preserve"> although</w:t>
        </w:r>
      </w:ins>
      <w:ins w:id="210" w:author="Christopher Summerfield" w:date="2014-04-23T15:06:00Z">
        <w:r w:rsidR="00DB106E">
          <w:rPr>
            <w:rFonts w:asciiTheme="majorHAnsi" w:hAnsiTheme="majorHAnsi"/>
          </w:rPr>
          <w:t xml:space="preserve"> </w:t>
        </w:r>
      </w:ins>
      <w:ins w:id="211" w:author="Christopher Summerfield" w:date="2014-04-23T15:10:00Z">
        <w:r w:rsidR="00DB106E">
          <w:rPr>
            <w:rFonts w:asciiTheme="majorHAnsi" w:hAnsiTheme="majorHAnsi"/>
          </w:rPr>
          <w:t xml:space="preserve">the information provided by </w:t>
        </w:r>
      </w:ins>
      <w:ins w:id="212" w:author="Christopher Summerfield" w:date="2014-04-23T15:06:00Z">
        <w:r w:rsidR="00DB106E">
          <w:rPr>
            <w:rFonts w:asciiTheme="majorHAnsi" w:hAnsiTheme="majorHAnsi"/>
          </w:rPr>
          <w:t xml:space="preserve">familiar cues </w:t>
        </w:r>
      </w:ins>
      <w:ins w:id="213" w:author="Christopher Summerfield" w:date="2014-04-23T15:10:00Z">
        <w:r w:rsidR="00DB106E">
          <w:rPr>
            <w:rFonts w:asciiTheme="majorHAnsi" w:hAnsiTheme="majorHAnsi"/>
          </w:rPr>
          <w:t xml:space="preserve">reduced </w:t>
        </w:r>
      </w:ins>
      <w:ins w:id="214" w:author="Christopher Summerfield" w:date="2014-04-23T15:06:00Z">
        <w:r w:rsidR="00DB106E">
          <w:rPr>
            <w:rFonts w:asciiTheme="majorHAnsi" w:hAnsiTheme="majorHAnsi"/>
          </w:rPr>
          <w:t xml:space="preserve">this space by </w:t>
        </w:r>
      </w:ins>
      <w:ins w:id="215" w:author="Christopher Summerfield" w:date="2014-05-01T07:53:00Z">
        <w:r w:rsidR="00DD0FC3">
          <w:rPr>
            <w:rFonts w:asciiTheme="majorHAnsi" w:hAnsiTheme="majorHAnsi"/>
          </w:rPr>
          <w:t>a factor of 3</w:t>
        </w:r>
      </w:ins>
      <w:ins w:id="216" w:author="Christopher Summerfield" w:date="2014-04-23T15:06:00Z">
        <w:r w:rsidR="00DB106E">
          <w:rPr>
            <w:rFonts w:asciiTheme="majorHAnsi" w:hAnsiTheme="majorHAnsi"/>
          </w:rPr>
          <w:t>.</w:t>
        </w:r>
      </w:ins>
      <w:ins w:id="217" w:author="Christopher Summerfield" w:date="2014-04-23T15:07:00Z">
        <w:r w:rsidR="00DB106E">
          <w:rPr>
            <w:rFonts w:asciiTheme="majorHAnsi" w:hAnsiTheme="majorHAnsi"/>
          </w:rPr>
          <w:t xml:space="preserve"> We denote these associative values H</w:t>
        </w:r>
        <w:r w:rsidR="00DB106E" w:rsidRPr="00766304">
          <w:rPr>
            <w:rFonts w:asciiTheme="majorHAnsi" w:hAnsiTheme="majorHAnsi"/>
            <w:vertAlign w:val="subscript"/>
          </w:rPr>
          <w:t>i,</w:t>
        </w:r>
        <w:r w:rsidR="00DB106E">
          <w:rPr>
            <w:rFonts w:asciiTheme="majorHAnsi" w:hAnsiTheme="majorHAnsi"/>
            <w:vertAlign w:val="subscript"/>
          </w:rPr>
          <w:t>j</w:t>
        </w:r>
        <w:r w:rsidR="00DB106E">
          <w:rPr>
            <w:rFonts w:asciiTheme="majorHAnsi" w:hAnsiTheme="majorHAnsi"/>
          </w:rPr>
          <w:t xml:space="preserve"> where i and j are the indices over all the possible side-dimensions and features respectively.</w:t>
        </w:r>
      </w:ins>
      <w:ins w:id="218" w:author="Christopher Summerfield" w:date="2014-04-23T14:38:00Z">
        <w:r w:rsidR="003837D4">
          <w:rPr>
            <w:rFonts w:asciiTheme="majorHAnsi" w:hAnsiTheme="majorHAnsi"/>
          </w:rPr>
          <w:t xml:space="preserve"> Model </w:t>
        </w:r>
      </w:ins>
      <w:ins w:id="219" w:author="Christopher Summerfield" w:date="2014-04-23T14:43:00Z">
        <w:r w:rsidR="003837D4">
          <w:rPr>
            <w:rFonts w:asciiTheme="majorHAnsi" w:hAnsiTheme="majorHAnsi"/>
          </w:rPr>
          <w:t>c</w:t>
        </w:r>
      </w:ins>
      <w:ins w:id="220" w:author="Christopher Summerfield" w:date="2014-04-23T14:38:00Z">
        <w:r w:rsidR="003837D4">
          <w:rPr>
            <w:rFonts w:asciiTheme="majorHAnsi" w:hAnsiTheme="majorHAnsi"/>
          </w:rPr>
          <w:t>hoices were made</w:t>
        </w:r>
        <w:r w:rsidR="007A03C9">
          <w:rPr>
            <w:rFonts w:asciiTheme="majorHAnsi" w:hAnsiTheme="majorHAnsi"/>
          </w:rPr>
          <w:t xml:space="preserve"> </w:t>
        </w:r>
      </w:ins>
      <w:ins w:id="221" w:author="Christopher Summerfield" w:date="2014-04-23T14:39:00Z">
        <w:r w:rsidR="007A03C9">
          <w:rPr>
            <w:rFonts w:asciiTheme="majorHAnsi" w:hAnsiTheme="majorHAnsi"/>
          </w:rPr>
          <w:t>according to whether there was criterial evidence that either the left or right stimulus was a target</w:t>
        </w:r>
        <w:r w:rsidR="008F150F">
          <w:rPr>
            <w:rFonts w:asciiTheme="majorHAnsi" w:hAnsiTheme="majorHAnsi"/>
          </w:rPr>
          <w:fldChar w:fldCharType="begin"/>
        </w:r>
      </w:ins>
      <w:ins w:id="222" w:author="Christopher Summerfield" w:date="2014-04-29T10:20:00Z">
        <w:r w:rsidR="001261CC">
          <w:rPr>
            <w:rFonts w:asciiTheme="majorHAnsi" w:hAnsiTheme="majorHAnsi"/>
          </w:rPr>
          <w:instrText xml:space="preserve"> ADDIN EN.CITE &lt;EndNote&gt;&lt;Cite&gt;&lt;Author&gt;Perales&lt;/Author&gt;&lt;Year&gt;2007&lt;/Year&gt;&lt;RecNum&gt;2131&lt;/RecNum&gt;&lt;record&gt;&lt;rec-number&gt;2131&lt;/rec-number&gt;&lt;foreign-keys&gt;&lt;key app="EN" db-id="wzfpz2f01saxwce2avopas0hvweaawzx2err"&gt;2131&lt;/key&gt;&lt;/foreign-keys&gt;&lt;ref-type name="Journal Article"&gt;17&lt;/ref-type&gt;&lt;contributors&gt;&lt;authors&gt;&lt;author&gt;Perales, J. C.&lt;/author&gt;&lt;author&gt;Shanks, D. R.&lt;/author&gt;&lt;/authors&gt;&lt;/contributors&gt;&lt;auth-address&gt;University of Granada, Granada, Spain. jcesar@ugr.es&lt;/auth-address&gt;&lt;titles&gt;&lt;title&gt;Models of covariation-based causal judgment: a review and synthesis&lt;/title&gt;&lt;secondary-title&gt;Psychon Bull Rev&lt;/secondary-title&gt;&lt;/titles&gt;&lt;periodical&gt;&lt;full-title&gt;Psychon Bull Rev&lt;/full-title&gt;&lt;/periodical&gt;&lt;pages&gt;577-96&lt;/pages&gt;&lt;volume&gt;14&lt;/volume&gt;&lt;number&gt;4&lt;/number&gt;&lt;edition&gt;2007/11/02&lt;/edition&gt;&lt;keywords&gt;&lt;keyword&gt;*Causality&lt;/keyword&gt;&lt;keyword&gt;*Data Interpretation, Statistical&lt;/keyword&gt;&lt;keyword&gt;Humans&lt;/keyword&gt;&lt;keyword&gt;*Judgment&lt;/keyword&gt;&lt;keyword&gt;*Models, Psychological&lt;/keyword&gt;&lt;/keywords&gt;&lt;dates&gt;&lt;year&gt;2007&lt;/year&gt;&lt;pub-dates&gt;&lt;date&gt;Aug&lt;/date&gt;&lt;/pub-dates&gt;&lt;/dates&gt;&lt;isbn&gt;1069-9384 (Print)&amp;#xD;1069-9384 (Linking)&lt;/isbn&gt;&lt;accession-num&gt;17972719&lt;/accession-num&gt;&lt;urls&gt;&lt;related-urls&gt;&lt;url&gt;http://www.ncbi.nlm.nih.gov/entrez/query.fcgi?cmd=Retrieve&amp;amp;db=PubMed&amp;amp;dopt=Citation&amp;amp;list_uids=17972719&lt;/url&gt;&lt;/related-urls&gt;&lt;/urls&gt;&lt;language&gt;eng&lt;/language&gt;&lt;/record&gt;&lt;/Cite&gt;&lt;/EndNote&gt;</w:instrText>
        </w:r>
      </w:ins>
      <w:ins w:id="223" w:author="Christopher Summerfield" w:date="2014-04-23T14:39:00Z">
        <w:r w:rsidR="008F150F">
          <w:rPr>
            <w:rFonts w:asciiTheme="majorHAnsi" w:hAnsiTheme="majorHAnsi"/>
          </w:rPr>
          <w:fldChar w:fldCharType="separate"/>
        </w:r>
        <w:r w:rsidR="007A03C9" w:rsidRPr="00156C4F">
          <w:rPr>
            <w:rFonts w:asciiTheme="majorHAnsi" w:hAnsiTheme="majorHAnsi"/>
            <w:noProof/>
            <w:vertAlign w:val="superscript"/>
          </w:rPr>
          <w:t>21</w:t>
        </w:r>
        <w:r w:rsidR="008F150F">
          <w:rPr>
            <w:rFonts w:asciiTheme="majorHAnsi" w:hAnsiTheme="majorHAnsi"/>
          </w:rPr>
          <w:fldChar w:fldCharType="end"/>
        </w:r>
        <w:r w:rsidR="007A03C9">
          <w:rPr>
            <w:rFonts w:asciiTheme="majorHAnsi" w:hAnsiTheme="majorHAnsi"/>
          </w:rPr>
          <w:t>.</w:t>
        </w:r>
      </w:ins>
    </w:p>
    <w:p w:rsidR="003837D4" w:rsidRDefault="003837D4" w:rsidP="00EE5EF3">
      <w:pPr>
        <w:numPr>
          <w:ins w:id="224" w:author="Christopher Summerfield" w:date="2014-04-23T14:41:00Z"/>
        </w:numPr>
        <w:jc w:val="both"/>
        <w:rPr>
          <w:ins w:id="225" w:author="Christopher Summerfield" w:date="2014-04-23T14:41:00Z"/>
          <w:rFonts w:asciiTheme="majorHAnsi" w:hAnsiTheme="majorHAnsi"/>
        </w:rPr>
      </w:pPr>
    </w:p>
    <w:p w:rsidR="003837D4" w:rsidRDefault="003837D4" w:rsidP="00EE5EF3">
      <w:pPr>
        <w:numPr>
          <w:ins w:id="226" w:author="Christopher Summerfield" w:date="2014-04-23T14:41:00Z"/>
        </w:numPr>
        <w:jc w:val="both"/>
        <w:rPr>
          <w:ins w:id="227" w:author="Christopher Summerfield" w:date="2014-04-23T14:37:00Z"/>
          <w:rFonts w:asciiTheme="majorHAnsi" w:hAnsiTheme="majorHAnsi"/>
        </w:rPr>
      </w:pPr>
      <w:ins w:id="228" w:author="Christopher Summerfield" w:date="2014-04-23T14:42:00Z">
        <w:r>
          <w:rPr>
            <w:rFonts w:asciiTheme="majorHAnsi" w:hAnsiTheme="majorHAnsi"/>
          </w:rPr>
          <w:t>In standard reinforcement learning models,</w:t>
        </w:r>
      </w:ins>
      <w:ins w:id="229" w:author="Christopher Summerfield" w:date="2014-04-23T14:44:00Z">
        <w:r>
          <w:rPr>
            <w:rFonts w:asciiTheme="majorHAnsi" w:hAnsiTheme="majorHAnsi"/>
          </w:rPr>
          <w:t xml:space="preserve"> data are fit with</w:t>
        </w:r>
      </w:ins>
      <w:ins w:id="230" w:author="Christopher Summerfield" w:date="2014-04-23T14:42:00Z">
        <w:r w:rsidR="00705ED5">
          <w:rPr>
            <w:rFonts w:asciiTheme="majorHAnsi" w:hAnsiTheme="majorHAnsi"/>
          </w:rPr>
          <w:t xml:space="preserve"> a single learning rate </w:t>
        </w:r>
      </w:ins>
      <w:ins w:id="231" w:author="Christopher Summerfield" w:date="2014-04-23T15:13:00Z">
        <w:r w:rsidR="00705ED5">
          <w:rPr>
            <w:rFonts w:asciiTheme="majorHAnsi" w:hAnsiTheme="majorHAnsi"/>
          </w:rPr>
          <w:sym w:font="Symbol" w:char="F061"/>
        </w:r>
      </w:ins>
      <w:ins w:id="232" w:author="Christopher Summerfield" w:date="2014-04-23T14:42:00Z">
        <w:r>
          <w:rPr>
            <w:rFonts w:asciiTheme="majorHAnsi" w:hAnsiTheme="majorHAnsi"/>
          </w:rPr>
          <w:t xml:space="preserve"> </w:t>
        </w:r>
      </w:ins>
      <w:ins w:id="233" w:author="Christopher Summerfield" w:date="2014-04-23T14:45:00Z">
        <w:r>
          <w:rPr>
            <w:rFonts w:asciiTheme="majorHAnsi" w:hAnsiTheme="majorHAnsi"/>
          </w:rPr>
          <w:t xml:space="preserve">that </w:t>
        </w:r>
      </w:ins>
      <w:ins w:id="234" w:author="Christopher Summerfield" w:date="2014-04-23T14:42:00Z">
        <w:r>
          <w:rPr>
            <w:rFonts w:asciiTheme="majorHAnsi" w:hAnsiTheme="majorHAnsi"/>
          </w:rPr>
          <w:t>controls the r</w:t>
        </w:r>
        <w:r w:rsidR="001E0028">
          <w:rPr>
            <w:rFonts w:asciiTheme="majorHAnsi" w:hAnsiTheme="majorHAnsi"/>
          </w:rPr>
          <w:t xml:space="preserve">ate at which beliefs change </w:t>
        </w:r>
        <w:r>
          <w:rPr>
            <w:rFonts w:asciiTheme="majorHAnsi" w:hAnsiTheme="majorHAnsi"/>
          </w:rPr>
          <w:t>on the basis of new information.</w:t>
        </w:r>
      </w:ins>
      <w:ins w:id="235" w:author="Christopher Summerfield" w:date="2014-04-23T14:43:00Z">
        <w:r>
          <w:rPr>
            <w:rFonts w:asciiTheme="majorHAnsi" w:hAnsiTheme="majorHAnsi"/>
          </w:rPr>
          <w:t xml:space="preserve">  Here, we employed </w:t>
        </w:r>
      </w:ins>
      <w:ins w:id="236" w:author="Christopher Summerfield" w:date="2014-04-23T14:44:00Z">
        <w:r>
          <w:rPr>
            <w:rFonts w:asciiTheme="majorHAnsi" w:hAnsiTheme="majorHAnsi"/>
          </w:rPr>
          <w:t>two free parameters</w:t>
        </w:r>
      </w:ins>
      <w:ins w:id="237" w:author="Christopher Summerfield" w:date="2014-04-23T14:43:00Z">
        <w:r>
          <w:rPr>
            <w:rFonts w:asciiTheme="majorHAnsi" w:hAnsiTheme="majorHAnsi"/>
          </w:rPr>
          <w:t xml:space="preserve">: </w:t>
        </w:r>
      </w:ins>
      <w:ins w:id="238" w:author="Christopher Summerfield" w:date="2014-04-23T14:49:00Z">
        <w:r>
          <w:rPr>
            <w:rFonts w:asciiTheme="majorHAnsi" w:hAnsiTheme="majorHAnsi"/>
          </w:rPr>
          <w:sym w:font="Symbol" w:char="F061"/>
        </w:r>
        <w:r>
          <w:rPr>
            <w:rFonts w:asciiTheme="majorHAnsi" w:hAnsiTheme="majorHAnsi"/>
            <w:vertAlign w:val="subscript"/>
          </w:rPr>
          <w:t>M</w:t>
        </w:r>
        <w:r>
          <w:rPr>
            <w:rFonts w:asciiTheme="majorHAnsi" w:hAnsiTheme="majorHAnsi"/>
          </w:rPr>
          <w:t xml:space="preserve"> controlled the </w:t>
        </w:r>
        <w:r w:rsidRPr="003837D4">
          <w:rPr>
            <w:rFonts w:asciiTheme="majorHAnsi" w:hAnsiTheme="majorHAnsi"/>
            <w:i/>
          </w:rPr>
          <w:t>absolute</w:t>
        </w:r>
        <w:r>
          <w:rPr>
            <w:rFonts w:asciiTheme="majorHAnsi" w:hAnsiTheme="majorHAnsi"/>
          </w:rPr>
          <w:t xml:space="preserve"> rate </w:t>
        </w:r>
      </w:ins>
      <w:ins w:id="239" w:author="Christopher Summerfield" w:date="2014-04-29T09:26:00Z">
        <w:r w:rsidR="008632DD">
          <w:rPr>
            <w:rFonts w:asciiTheme="majorHAnsi" w:hAnsiTheme="majorHAnsi"/>
          </w:rPr>
          <w:t>at which beliefs changed following a target or a nontarget</w:t>
        </w:r>
      </w:ins>
      <w:ins w:id="240" w:author="Christopher Summerfield" w:date="2014-04-23T14:49:00Z">
        <w:r>
          <w:rPr>
            <w:rFonts w:asciiTheme="majorHAnsi" w:hAnsiTheme="majorHAnsi"/>
          </w:rPr>
          <w:t xml:space="preserve">, whereas </w:t>
        </w:r>
        <w:r>
          <w:rPr>
            <w:rFonts w:asciiTheme="majorHAnsi" w:hAnsiTheme="majorHAnsi"/>
          </w:rPr>
          <w:sym w:font="Symbol" w:char="F061"/>
        </w:r>
        <w:r>
          <w:rPr>
            <w:rFonts w:asciiTheme="majorHAnsi" w:hAnsiTheme="majorHAnsi"/>
            <w:vertAlign w:val="subscript"/>
          </w:rPr>
          <w:t>R</w:t>
        </w:r>
        <w:r w:rsidRPr="007954B0">
          <w:rPr>
            <w:rFonts w:asciiTheme="majorHAnsi" w:hAnsiTheme="majorHAnsi"/>
          </w:rPr>
          <w:t xml:space="preserve"> </w:t>
        </w:r>
        <w:r>
          <w:rPr>
            <w:rFonts w:asciiTheme="majorHAnsi" w:hAnsiTheme="majorHAnsi"/>
          </w:rPr>
          <w:t xml:space="preserve">controlled the </w:t>
        </w:r>
        <w:r w:rsidRPr="003837D4">
          <w:rPr>
            <w:rFonts w:asciiTheme="majorHAnsi" w:hAnsiTheme="majorHAnsi"/>
            <w:i/>
          </w:rPr>
          <w:t>relative</w:t>
        </w:r>
        <w:r>
          <w:rPr>
            <w:rFonts w:asciiTheme="majorHAnsi" w:hAnsiTheme="majorHAnsi"/>
          </w:rPr>
          <w:t xml:space="preserve"> rate</w:t>
        </w:r>
      </w:ins>
      <w:ins w:id="241" w:author="Christopher Summerfield" w:date="2014-04-29T09:26:00Z">
        <w:r w:rsidR="008632DD" w:rsidRPr="008632DD">
          <w:rPr>
            <w:rFonts w:asciiTheme="majorHAnsi" w:hAnsiTheme="majorHAnsi"/>
          </w:rPr>
          <w:t xml:space="preserve"> </w:t>
        </w:r>
        <w:r w:rsidR="008632DD">
          <w:rPr>
            <w:rFonts w:asciiTheme="majorHAnsi" w:hAnsiTheme="majorHAnsi"/>
          </w:rPr>
          <w:t>of belief updating</w:t>
        </w:r>
      </w:ins>
      <w:ins w:id="242" w:author="Jan Balaguer" w:date="2014-04-28T18:14:00Z">
        <w:r w:rsidR="008E2E54">
          <w:rPr>
            <w:rFonts w:asciiTheme="majorHAnsi" w:hAnsiTheme="majorHAnsi"/>
          </w:rPr>
          <w:t xml:space="preserve">. </w:t>
        </w:r>
      </w:ins>
      <w:ins w:id="243" w:author="Christopher Summerfield" w:date="2014-04-29T09:27:00Z">
        <w:r w:rsidR="008632DD">
          <w:rPr>
            <w:rFonts w:asciiTheme="majorHAnsi" w:hAnsiTheme="majorHAnsi"/>
          </w:rPr>
          <w:t xml:space="preserve">Following each trial, </w:t>
        </w:r>
      </w:ins>
      <w:ins w:id="244" w:author="Jan Balaguer" w:date="2014-04-28T18:14:00Z">
        <w:del w:id="245" w:author="Christopher Summerfield" w:date="2014-04-29T09:27:00Z">
          <w:r w:rsidR="008E2E54" w:rsidDel="008632DD">
            <w:rPr>
              <w:rFonts w:asciiTheme="majorHAnsi" w:hAnsiTheme="majorHAnsi"/>
            </w:rPr>
            <w:delText>O</w:delText>
          </w:r>
        </w:del>
      </w:ins>
      <w:ins w:id="246" w:author="Christopher Summerfield" w:date="2014-04-29T09:27:00Z">
        <w:r w:rsidR="008632DD">
          <w:rPr>
            <w:rFonts w:asciiTheme="majorHAnsi" w:hAnsiTheme="majorHAnsi"/>
          </w:rPr>
          <w:t>o</w:t>
        </w:r>
      </w:ins>
      <w:ins w:id="247" w:author="Jan Balaguer" w:date="2014-04-28T18:14:00Z">
        <w:r w:rsidR="008E2E54">
          <w:rPr>
            <w:rFonts w:asciiTheme="majorHAnsi" w:hAnsiTheme="majorHAnsi"/>
          </w:rPr>
          <w:t xml:space="preserve">ur model updated the </w:t>
        </w:r>
      </w:ins>
      <w:ins w:id="248" w:author="Jan Balaguer" w:date="2014-04-28T18:15:00Z">
        <w:r w:rsidR="008E2E54">
          <w:rPr>
            <w:rFonts w:asciiTheme="majorHAnsi" w:hAnsiTheme="majorHAnsi"/>
          </w:rPr>
          <w:t>associat</w:t>
        </w:r>
      </w:ins>
      <w:ins w:id="249" w:author="Christopher Summerfield" w:date="2014-04-29T09:26:00Z">
        <w:r w:rsidR="008632DD">
          <w:rPr>
            <w:rFonts w:asciiTheme="majorHAnsi" w:hAnsiTheme="majorHAnsi"/>
          </w:rPr>
          <w:t>ive</w:t>
        </w:r>
      </w:ins>
      <w:ins w:id="250" w:author="Jan Balaguer" w:date="2014-04-28T18:15:00Z">
        <w:del w:id="251" w:author="Christopher Summerfield" w:date="2014-04-29T09:26:00Z">
          <w:r w:rsidR="008E2E54" w:rsidDel="008632DD">
            <w:rPr>
              <w:rFonts w:asciiTheme="majorHAnsi" w:hAnsiTheme="majorHAnsi"/>
            </w:rPr>
            <w:delText>e</w:delText>
          </w:r>
        </w:del>
        <w:r w:rsidR="008E2E54">
          <w:rPr>
            <w:rFonts w:asciiTheme="majorHAnsi" w:hAnsiTheme="majorHAnsi"/>
          </w:rPr>
          <w:t xml:space="preserve"> </w:t>
        </w:r>
      </w:ins>
      <w:ins w:id="252" w:author="Jan Balaguer" w:date="2014-04-28T18:14:00Z">
        <w:r w:rsidR="008E2E54">
          <w:rPr>
            <w:rFonts w:asciiTheme="majorHAnsi" w:hAnsiTheme="majorHAnsi"/>
          </w:rPr>
          <w:t>value</w:t>
        </w:r>
      </w:ins>
      <w:ins w:id="253" w:author="Jan Balaguer" w:date="2014-04-28T18:15:00Z">
        <w:r w:rsidR="008E2E54">
          <w:rPr>
            <w:rFonts w:asciiTheme="majorHAnsi" w:hAnsiTheme="majorHAnsi"/>
          </w:rPr>
          <w:t xml:space="preserve">s H </w:t>
        </w:r>
        <w:del w:id="254" w:author="Christopher Summerfield" w:date="2014-04-29T09:26:00Z">
          <w:r w:rsidR="008E2E54" w:rsidDel="008632DD">
            <w:rPr>
              <w:rFonts w:asciiTheme="majorHAnsi" w:hAnsiTheme="majorHAnsi"/>
            </w:rPr>
            <w:delText>associated</w:delText>
          </w:r>
        </w:del>
      </w:ins>
      <w:ins w:id="255" w:author="Christopher Summerfield" w:date="2014-04-29T09:26:00Z">
        <w:r w:rsidR="008632DD">
          <w:rPr>
            <w:rFonts w:asciiTheme="majorHAnsi" w:hAnsiTheme="majorHAnsi"/>
          </w:rPr>
          <w:t>for</w:t>
        </w:r>
      </w:ins>
      <w:ins w:id="256" w:author="Jan Balaguer" w:date="2014-04-28T18:15:00Z">
        <w:r w:rsidR="008E2E54">
          <w:rPr>
            <w:rFonts w:asciiTheme="majorHAnsi" w:hAnsiTheme="majorHAnsi"/>
          </w:rPr>
          <w:t xml:space="preserve"> </w:t>
        </w:r>
        <w:del w:id="257" w:author="Christopher Summerfield" w:date="2014-04-29T09:26:00Z">
          <w:r w:rsidR="008E2E54" w:rsidDel="008632DD">
            <w:rPr>
              <w:rFonts w:asciiTheme="majorHAnsi" w:hAnsiTheme="majorHAnsi"/>
            </w:rPr>
            <w:delText xml:space="preserve">to </w:delText>
          </w:r>
        </w:del>
        <w:r w:rsidR="008E2E54">
          <w:rPr>
            <w:rFonts w:asciiTheme="majorHAnsi" w:hAnsiTheme="majorHAnsi"/>
          </w:rPr>
          <w:t xml:space="preserve">each feature present in </w:t>
        </w:r>
        <w:del w:id="258" w:author="Christopher Summerfield" w:date="2014-04-29T09:27:00Z">
          <w:r w:rsidR="008E2E54" w:rsidDel="008632DD">
            <w:rPr>
              <w:rFonts w:asciiTheme="majorHAnsi" w:hAnsiTheme="majorHAnsi"/>
            </w:rPr>
            <w:delText>the current trial</w:delText>
          </w:r>
        </w:del>
      </w:ins>
      <w:ins w:id="259" w:author="Christopher Summerfield" w:date="2014-04-29T09:27:00Z">
        <w:r w:rsidR="008632DD">
          <w:rPr>
            <w:rFonts w:asciiTheme="majorHAnsi" w:hAnsiTheme="majorHAnsi"/>
          </w:rPr>
          <w:t>the stimulus pair</w:t>
        </w:r>
      </w:ins>
      <w:ins w:id="260" w:author="Christopher Summerfield" w:date="2014-04-23T14:50:00Z">
        <w:r w:rsidR="001E0028">
          <w:rPr>
            <w:rFonts w:asciiTheme="majorHAnsi" w:hAnsiTheme="majorHAnsi"/>
          </w:rPr>
          <w:t>:</w:t>
        </w:r>
      </w:ins>
    </w:p>
    <w:p w:rsidR="007A03C9" w:rsidRDefault="007A03C9" w:rsidP="00EE5EF3">
      <w:pPr>
        <w:numPr>
          <w:ins w:id="261" w:author="Christopher Summerfield" w:date="2014-04-23T14:37:00Z"/>
        </w:numPr>
        <w:jc w:val="both"/>
        <w:rPr>
          <w:ins w:id="262" w:author="Christopher Summerfield" w:date="2014-04-23T14:37:00Z"/>
          <w:rFonts w:asciiTheme="majorHAnsi" w:hAnsiTheme="majorHAnsi"/>
        </w:rPr>
      </w:pPr>
    </w:p>
    <w:p w:rsidR="00000000" w:rsidRDefault="001E0028">
      <w:pPr>
        <w:numPr>
          <w:ins w:id="263" w:author="Christopher Summerfield" w:date="2014-04-23T14:51:00Z"/>
        </w:numPr>
        <w:tabs>
          <w:tab w:val="left" w:pos="1134"/>
          <w:tab w:val="left" w:pos="2552"/>
          <w:tab w:val="left" w:pos="2977"/>
          <w:tab w:val="left" w:pos="3544"/>
          <w:tab w:val="left" w:pos="4253"/>
          <w:tab w:val="left" w:pos="7230"/>
        </w:tabs>
        <w:ind w:firstLine="720"/>
        <w:jc w:val="both"/>
        <w:rPr>
          <w:ins w:id="264" w:author="Christopher Summerfield" w:date="2014-04-23T14:51:00Z"/>
          <w:rFonts w:asciiTheme="majorHAnsi" w:hAnsiTheme="majorHAnsi"/>
        </w:rPr>
        <w:pPrChange w:id="265" w:author="Jan Balaguer" w:date="2014-04-30T12:44:00Z">
          <w:pPr>
            <w:tabs>
              <w:tab w:val="left" w:pos="2127"/>
              <w:tab w:val="left" w:pos="2552"/>
              <w:tab w:val="left" w:pos="3119"/>
              <w:tab w:val="left" w:pos="3969"/>
              <w:tab w:val="left" w:pos="7230"/>
            </w:tabs>
            <w:ind w:firstLine="720"/>
            <w:jc w:val="both"/>
          </w:pPr>
        </w:pPrChange>
      </w:pPr>
      <w:ins w:id="266" w:author="Christopher Summerfield" w:date="2014-04-23T14:51:00Z">
        <w:r>
          <w:rPr>
            <w:rFonts w:asciiTheme="majorHAnsi" w:hAnsiTheme="majorHAnsi"/>
          </w:rPr>
          <w:t>dH</w:t>
        </w:r>
        <w:del w:id="267" w:author="Jan Balaguer" w:date="2014-04-28T18:16:00Z">
          <w:r w:rsidDel="008E2E54">
            <w:rPr>
              <w:rFonts w:asciiTheme="majorHAnsi" w:hAnsiTheme="majorHAnsi"/>
              <w:vertAlign w:val="subscript"/>
            </w:rPr>
            <w:delText>(i,j)</w:delText>
          </w:r>
          <w:r w:rsidRPr="00815328" w:rsidDel="008E2E54">
            <w:rPr>
              <w:rFonts w:ascii="Menlo Regular" w:hAnsi="Menlo Regular" w:cs="Menlo Regular"/>
              <w:color w:val="000000"/>
              <w:szCs w:val="21"/>
              <w:shd w:val="clear" w:color="auto" w:fill="FFFFFF"/>
              <w:vertAlign w:val="subscript"/>
              <w:lang w:val="en-GB"/>
            </w:rPr>
            <w:delText>∈</w:delText>
          </w:r>
          <w:r w:rsidDel="008E2E54">
            <w:rPr>
              <w:rFonts w:asciiTheme="majorHAnsi" w:hAnsiTheme="majorHAnsi"/>
              <w:vertAlign w:val="subscript"/>
            </w:rPr>
            <w:delText>S</w:delText>
          </w:r>
          <w:r w:rsidRPr="00A902FA" w:rsidDel="008E2E54">
            <w:rPr>
              <w:rFonts w:asciiTheme="majorHAnsi" w:hAnsiTheme="majorHAnsi"/>
              <w:vertAlign w:val="subscript"/>
            </w:rPr>
            <w:delText>(t)</w:delText>
          </w:r>
        </w:del>
      </w:ins>
      <w:ins w:id="268" w:author="Jan Balaguer" w:date="2014-04-28T18:52:00Z">
        <w:r w:rsidR="00FB4BB8">
          <w:rPr>
            <w:rFonts w:asciiTheme="majorHAnsi" w:hAnsiTheme="majorHAnsi"/>
          </w:rPr>
          <w:tab/>
        </w:r>
      </w:ins>
      <w:ins w:id="269" w:author="Christopher Summerfield" w:date="2014-04-23T14:51:00Z">
        <w:del w:id="270" w:author="Jan Balaguer" w:date="2014-04-28T18:52:00Z">
          <w:r w:rsidDel="00FB4BB8">
            <w:rPr>
              <w:rFonts w:asciiTheme="majorHAnsi" w:hAnsiTheme="majorHAnsi"/>
            </w:rPr>
            <w:delText xml:space="preserve"> </w:delText>
          </w:r>
        </w:del>
        <w:r>
          <w:rPr>
            <w:rFonts w:asciiTheme="majorHAnsi" w:hAnsiTheme="majorHAnsi"/>
          </w:rPr>
          <w:t xml:space="preserve">=  </w:t>
        </w:r>
      </w:ins>
      <w:ins w:id="271" w:author="Jan Balaguer" w:date="2014-04-30T12:42:00Z">
        <w:r w:rsidR="002947BB">
          <w:rPr>
            <w:rFonts w:asciiTheme="majorHAnsi" w:hAnsiTheme="majorHAnsi"/>
          </w:rPr>
          <w:t>2</w:t>
        </w:r>
        <w:r w:rsidR="002947BB">
          <w:t xml:space="preserve"> </w:t>
        </w:r>
        <w:r w:rsidR="002947BB">
          <w:rPr>
            <w:rFonts w:ascii="Calibri" w:hAnsi="Calibri"/>
          </w:rPr>
          <w:t xml:space="preserve">· </w:t>
        </w:r>
      </w:ins>
      <w:ins w:id="272" w:author="Christopher Summerfield" w:date="2014-04-23T14:51:00Z">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Calibri" w:hAnsi="Calibri"/>
          </w:rPr>
          <w:tab/>
        </w:r>
        <w:r>
          <w:rPr>
            <w:rFonts w:asciiTheme="majorHAnsi" w:hAnsiTheme="majorHAnsi"/>
          </w:rPr>
          <w:sym w:font="Symbol" w:char="F061"/>
        </w:r>
        <w:r>
          <w:rPr>
            <w:rFonts w:asciiTheme="majorHAnsi" w:hAnsiTheme="majorHAnsi"/>
            <w:vertAlign w:val="subscript"/>
          </w:rPr>
          <w:t>R</w:t>
        </w:r>
        <w:r>
          <w:rPr>
            <w:rFonts w:asciiTheme="majorHAnsi" w:hAnsiTheme="majorHAnsi"/>
          </w:rPr>
          <w:tab/>
        </w:r>
        <w:r>
          <w:rPr>
            <w:rFonts w:ascii="Calibri" w:hAnsi="Calibri"/>
          </w:rPr>
          <w:t>·</w:t>
        </w:r>
        <w:r>
          <w:rPr>
            <w:rFonts w:asciiTheme="majorHAnsi" w:hAnsiTheme="majorHAnsi"/>
          </w:rPr>
          <w:t xml:space="preserve"> (</w:t>
        </w:r>
        <w:del w:id="273" w:author="Jan Balaguer" w:date="2014-04-28T18:50:00Z">
          <w:r w:rsidDel="00FB4BB8">
            <w:rPr>
              <w:rFonts w:asciiTheme="majorHAnsi" w:hAnsiTheme="majorHAnsi"/>
            </w:rPr>
            <w:delText>(</w:delText>
          </w:r>
        </w:del>
        <w:r>
          <w:rPr>
            <w:rFonts w:asciiTheme="majorHAnsi" w:hAnsiTheme="majorHAnsi"/>
          </w:rPr>
          <w:t>+1</w:t>
        </w:r>
        <w:del w:id="274" w:author="Jan Balaguer" w:date="2014-04-28T18:50:00Z">
          <w:r w:rsidDel="00FB4BB8">
            <w:rPr>
              <w:rFonts w:asciiTheme="majorHAnsi" w:hAnsiTheme="majorHAnsi"/>
            </w:rPr>
            <w:delText>)</w:delText>
          </w:r>
        </w:del>
      </w:ins>
      <w:ins w:id="275" w:author="Jan Balaguer" w:date="2014-04-28T18:51:00Z">
        <w:r w:rsidR="00FB4BB8">
          <w:rPr>
            <w:rFonts w:asciiTheme="majorHAnsi" w:hAnsiTheme="majorHAnsi"/>
          </w:rPr>
          <w:tab/>
        </w:r>
      </w:ins>
      <w:ins w:id="276" w:author="Christopher Summerfield" w:date="2014-04-23T14:51:00Z">
        <w:del w:id="277" w:author="Jan Balaguer" w:date="2014-04-28T18:51:00Z">
          <w:r w:rsidDel="00FB4BB8">
            <w:rPr>
              <w:rFonts w:asciiTheme="majorHAnsi" w:hAnsiTheme="majorHAnsi"/>
            </w:rPr>
            <w:delText xml:space="preserve"> </w:delText>
          </w:r>
        </w:del>
        <w:r>
          <w:rPr>
            <w:rFonts w:asciiTheme="majorHAnsi" w:hAnsiTheme="majorHAnsi"/>
          </w:rPr>
          <w:t>- H</w:t>
        </w:r>
        <w:del w:id="278" w:author="Jan Balaguer" w:date="2014-04-28T18:16:00Z">
          <w:r w:rsidDel="008E2E54">
            <w:rPr>
              <w:rFonts w:asciiTheme="majorHAnsi" w:hAnsiTheme="majorHAnsi"/>
              <w:vertAlign w:val="subscript"/>
            </w:rPr>
            <w:delText>(i,</w:delText>
          </w:r>
          <w:r w:rsidRPr="00396BB5" w:rsidDel="008E2E54">
            <w:rPr>
              <w:rFonts w:asciiTheme="majorHAnsi" w:hAnsiTheme="majorHAnsi"/>
              <w:vertAlign w:val="subscript"/>
            </w:rPr>
            <w:delText>j</w:delText>
          </w:r>
          <w:r w:rsidDel="008E2E54">
            <w:rPr>
              <w:rFonts w:asciiTheme="majorHAnsi" w:hAnsiTheme="majorHAnsi"/>
              <w:vertAlign w:val="subscript"/>
            </w:rPr>
            <w:delText>)</w:delText>
          </w:r>
          <w:r w:rsidRPr="00815328" w:rsidDel="008E2E54">
            <w:rPr>
              <w:rFonts w:ascii="Menlo Regular" w:hAnsi="Menlo Regular" w:cs="Menlo Regular"/>
              <w:color w:val="000000"/>
              <w:szCs w:val="21"/>
              <w:shd w:val="clear" w:color="auto" w:fill="FFFFFF"/>
              <w:vertAlign w:val="subscript"/>
              <w:lang w:val="en-GB"/>
            </w:rPr>
            <w:delText>∈</w:delText>
          </w:r>
          <w:r w:rsidDel="008E2E54">
            <w:rPr>
              <w:rFonts w:asciiTheme="majorHAnsi" w:hAnsiTheme="majorHAnsi"/>
              <w:vertAlign w:val="subscript"/>
            </w:rPr>
            <w:delText>S</w:delText>
          </w:r>
          <w:r w:rsidRPr="00A902FA" w:rsidDel="008E2E54">
            <w:rPr>
              <w:rFonts w:asciiTheme="majorHAnsi" w:hAnsiTheme="majorHAnsi"/>
              <w:vertAlign w:val="subscript"/>
            </w:rPr>
            <w:delText>(t)</w:delText>
          </w:r>
        </w:del>
        <w:r w:rsidR="00766304">
          <w:rPr>
            <w:rFonts w:asciiTheme="majorHAnsi" w:hAnsiTheme="majorHAnsi"/>
          </w:rPr>
          <w:t>)</w:t>
        </w:r>
        <w:r w:rsidR="00766304">
          <w:rPr>
            <w:rFonts w:asciiTheme="majorHAnsi" w:hAnsiTheme="majorHAnsi"/>
          </w:rPr>
          <w:tab/>
          <w:t>if target</w:t>
        </w:r>
        <w:r w:rsidR="00766304">
          <w:rPr>
            <w:rFonts w:asciiTheme="majorHAnsi" w:hAnsiTheme="majorHAnsi"/>
          </w:rPr>
          <w:tab/>
        </w:r>
        <w:del w:id="279" w:author="Jan Balaguer" w:date="2014-04-28T18:17:00Z">
          <w:r w:rsidR="00766304" w:rsidDel="008E2E54">
            <w:rPr>
              <w:rFonts w:asciiTheme="majorHAnsi" w:hAnsiTheme="majorHAnsi"/>
            </w:rPr>
            <w:tab/>
          </w:r>
          <w:r w:rsidR="00766304" w:rsidDel="008E2E54">
            <w:rPr>
              <w:rFonts w:asciiTheme="majorHAnsi" w:hAnsiTheme="majorHAnsi"/>
            </w:rPr>
            <w:tab/>
          </w:r>
          <w:r w:rsidR="00766304" w:rsidDel="008E2E54">
            <w:rPr>
              <w:rFonts w:asciiTheme="majorHAnsi" w:hAnsiTheme="majorHAnsi"/>
            </w:rPr>
            <w:tab/>
          </w:r>
        </w:del>
        <w:r w:rsidR="00766304">
          <w:rPr>
            <w:rFonts w:asciiTheme="majorHAnsi" w:hAnsiTheme="majorHAnsi"/>
          </w:rPr>
          <w:t>(1</w:t>
        </w:r>
        <w:r>
          <w:rPr>
            <w:rFonts w:asciiTheme="majorHAnsi" w:hAnsiTheme="majorHAnsi"/>
          </w:rPr>
          <w:t>.1)</w:t>
        </w:r>
      </w:ins>
    </w:p>
    <w:p w:rsidR="00000000" w:rsidRDefault="001E0028">
      <w:pPr>
        <w:numPr>
          <w:ins w:id="280" w:author="Christopher Summerfield" w:date="2014-04-23T14:51:00Z"/>
        </w:numPr>
        <w:tabs>
          <w:tab w:val="left" w:pos="1134"/>
          <w:tab w:val="left" w:pos="2552"/>
          <w:tab w:val="left" w:pos="2977"/>
          <w:tab w:val="left" w:pos="3544"/>
          <w:tab w:val="left" w:pos="4253"/>
          <w:tab w:val="left" w:pos="7230"/>
        </w:tabs>
        <w:ind w:firstLine="720"/>
        <w:jc w:val="both"/>
        <w:rPr>
          <w:ins w:id="281" w:author="Christopher Summerfield" w:date="2014-04-23T14:51:00Z"/>
          <w:del w:id="282" w:author="Jan Balaguer" w:date="2014-04-28T18:51:00Z"/>
          <w:rFonts w:asciiTheme="majorHAnsi" w:hAnsiTheme="majorHAnsi"/>
        </w:rPr>
        <w:pPrChange w:id="283" w:author="Jan Balaguer" w:date="2014-04-30T12:44:00Z">
          <w:pPr>
            <w:tabs>
              <w:tab w:val="left" w:pos="2127"/>
              <w:tab w:val="left" w:pos="2552"/>
              <w:tab w:val="left" w:pos="3119"/>
              <w:tab w:val="left" w:pos="3969"/>
              <w:tab w:val="left" w:pos="7230"/>
            </w:tabs>
            <w:ind w:firstLine="720"/>
            <w:jc w:val="both"/>
          </w:pPr>
        </w:pPrChange>
      </w:pPr>
      <w:ins w:id="284" w:author="Christopher Summerfield" w:date="2014-04-23T14:51:00Z">
        <w:r>
          <w:rPr>
            <w:rFonts w:asciiTheme="majorHAnsi" w:hAnsiTheme="majorHAnsi"/>
          </w:rPr>
          <w:t>dH</w:t>
        </w:r>
        <w:del w:id="285" w:author="Jan Balaguer" w:date="2014-04-28T18:16:00Z">
          <w:r w:rsidDel="008E2E54">
            <w:rPr>
              <w:rFonts w:asciiTheme="majorHAnsi" w:hAnsiTheme="majorHAnsi"/>
              <w:vertAlign w:val="subscript"/>
            </w:rPr>
            <w:delText>(i,</w:delText>
          </w:r>
          <w:r w:rsidRPr="00396BB5" w:rsidDel="008E2E54">
            <w:rPr>
              <w:rFonts w:asciiTheme="majorHAnsi" w:hAnsiTheme="majorHAnsi"/>
              <w:vertAlign w:val="subscript"/>
            </w:rPr>
            <w:delText>j</w:delText>
          </w:r>
          <w:r w:rsidDel="008E2E54">
            <w:rPr>
              <w:rFonts w:asciiTheme="majorHAnsi" w:hAnsiTheme="majorHAnsi"/>
              <w:vertAlign w:val="subscript"/>
            </w:rPr>
            <w:delText>)</w:delText>
          </w:r>
          <w:r w:rsidRPr="00815328" w:rsidDel="008E2E54">
            <w:rPr>
              <w:rFonts w:ascii="Menlo Regular" w:hAnsi="Menlo Regular" w:cs="Menlo Regular"/>
              <w:color w:val="000000"/>
              <w:szCs w:val="21"/>
              <w:shd w:val="clear" w:color="auto" w:fill="FFFFFF"/>
              <w:vertAlign w:val="subscript"/>
              <w:lang w:val="en-GB"/>
            </w:rPr>
            <w:delText>∈</w:delText>
          </w:r>
          <w:r w:rsidDel="008E2E54">
            <w:rPr>
              <w:rFonts w:asciiTheme="majorHAnsi" w:hAnsiTheme="majorHAnsi"/>
              <w:vertAlign w:val="subscript"/>
            </w:rPr>
            <w:delText>S</w:delText>
          </w:r>
          <w:r w:rsidRPr="00A902FA" w:rsidDel="008E2E54">
            <w:rPr>
              <w:rFonts w:asciiTheme="majorHAnsi" w:hAnsiTheme="majorHAnsi"/>
              <w:vertAlign w:val="subscript"/>
            </w:rPr>
            <w:delText>(t)</w:delText>
          </w:r>
        </w:del>
      </w:ins>
      <w:ins w:id="286" w:author="Jan Balaguer" w:date="2014-04-28T18:52:00Z">
        <w:r w:rsidR="00FB4BB8">
          <w:rPr>
            <w:rFonts w:asciiTheme="majorHAnsi" w:hAnsiTheme="majorHAnsi"/>
          </w:rPr>
          <w:tab/>
        </w:r>
      </w:ins>
      <w:ins w:id="287" w:author="Christopher Summerfield" w:date="2014-04-23T14:51:00Z">
        <w:del w:id="288" w:author="Jan Balaguer" w:date="2014-04-28T18:52:00Z">
          <w:r w:rsidDel="00FB4BB8">
            <w:rPr>
              <w:rFonts w:asciiTheme="majorHAnsi" w:hAnsiTheme="majorHAnsi"/>
            </w:rPr>
            <w:delText xml:space="preserve"> </w:delText>
          </w:r>
        </w:del>
        <w:r>
          <w:rPr>
            <w:rFonts w:asciiTheme="majorHAnsi" w:hAnsiTheme="majorHAnsi"/>
          </w:rPr>
          <w:t xml:space="preserve">=  </w:t>
        </w:r>
      </w:ins>
      <w:commentRangeStart w:id="289"/>
      <w:ins w:id="290" w:author="Jan Balaguer" w:date="2014-04-30T12:42:00Z">
        <w:r w:rsidR="002947BB">
          <w:rPr>
            <w:rFonts w:asciiTheme="majorHAnsi" w:hAnsiTheme="majorHAnsi"/>
          </w:rPr>
          <w:t>2</w:t>
        </w:r>
        <w:r w:rsidR="002947BB">
          <w:t xml:space="preserve"> </w:t>
        </w:r>
        <w:r w:rsidR="002947BB">
          <w:rPr>
            <w:rFonts w:ascii="Calibri" w:hAnsi="Calibri"/>
          </w:rPr>
          <w:t xml:space="preserve">· </w:t>
        </w:r>
      </w:ins>
      <w:commentRangeEnd w:id="289"/>
      <w:r w:rsidR="002947BB">
        <w:rPr>
          <w:rStyle w:val="CommentReference"/>
          <w:vanish/>
        </w:rPr>
        <w:commentReference w:id="289"/>
      </w:r>
      <w:ins w:id="291" w:author="Christopher Summerfield" w:date="2014-04-23T14:51:00Z">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rPr>
          <w:t>)</w:t>
        </w:r>
        <w:r>
          <w:rPr>
            <w:rFonts w:asciiTheme="majorHAnsi" w:hAnsiTheme="majorHAnsi"/>
          </w:rPr>
          <w:tab/>
        </w:r>
        <w:r>
          <w:rPr>
            <w:rFonts w:ascii="Calibri" w:hAnsi="Calibri"/>
          </w:rPr>
          <w:t>·</w:t>
        </w:r>
        <w:r>
          <w:rPr>
            <w:rFonts w:asciiTheme="majorHAnsi" w:hAnsiTheme="majorHAnsi"/>
          </w:rPr>
          <w:t xml:space="preserve"> (</w:t>
        </w:r>
        <w:del w:id="292" w:author="Jan Balaguer" w:date="2014-04-28T18:50:00Z">
          <w:r w:rsidDel="00FB4BB8">
            <w:rPr>
              <w:rFonts w:asciiTheme="majorHAnsi" w:hAnsiTheme="majorHAnsi"/>
            </w:rPr>
            <w:delText>(</w:delText>
          </w:r>
        </w:del>
        <w:r>
          <w:rPr>
            <w:rFonts w:asciiTheme="majorHAnsi" w:hAnsiTheme="majorHAnsi"/>
          </w:rPr>
          <w:t>-1</w:t>
        </w:r>
        <w:del w:id="293" w:author="Jan Balaguer" w:date="2014-04-28T18:50:00Z">
          <w:r w:rsidDel="00FB4BB8">
            <w:rPr>
              <w:rFonts w:asciiTheme="majorHAnsi" w:hAnsiTheme="majorHAnsi"/>
            </w:rPr>
            <w:delText>)</w:delText>
          </w:r>
        </w:del>
      </w:ins>
      <w:ins w:id="294" w:author="Jan Balaguer" w:date="2014-04-28T18:51:00Z">
        <w:r w:rsidR="00FB4BB8">
          <w:rPr>
            <w:rFonts w:asciiTheme="majorHAnsi" w:hAnsiTheme="majorHAnsi"/>
          </w:rPr>
          <w:tab/>
        </w:r>
      </w:ins>
      <w:ins w:id="295" w:author="Christopher Summerfield" w:date="2014-04-23T14:51:00Z">
        <w:del w:id="296" w:author="Jan Balaguer" w:date="2014-04-28T18:51:00Z">
          <w:r w:rsidDel="00FB4BB8">
            <w:rPr>
              <w:rFonts w:asciiTheme="majorHAnsi" w:hAnsiTheme="majorHAnsi"/>
            </w:rPr>
            <w:delText xml:space="preserve"> </w:delText>
          </w:r>
        </w:del>
        <w:r>
          <w:rPr>
            <w:rFonts w:asciiTheme="majorHAnsi" w:hAnsiTheme="majorHAnsi"/>
          </w:rPr>
          <w:t>- H</w:t>
        </w:r>
        <w:del w:id="297" w:author="Jan Balaguer" w:date="2014-04-28T18:16:00Z">
          <w:r w:rsidDel="008E2E54">
            <w:rPr>
              <w:rFonts w:asciiTheme="majorHAnsi" w:hAnsiTheme="majorHAnsi"/>
              <w:vertAlign w:val="subscript"/>
            </w:rPr>
            <w:delText>(i,</w:delText>
          </w:r>
          <w:r w:rsidRPr="00396BB5" w:rsidDel="008E2E54">
            <w:rPr>
              <w:rFonts w:asciiTheme="majorHAnsi" w:hAnsiTheme="majorHAnsi"/>
              <w:vertAlign w:val="subscript"/>
            </w:rPr>
            <w:delText>j</w:delText>
          </w:r>
          <w:r w:rsidDel="008E2E54">
            <w:rPr>
              <w:rFonts w:asciiTheme="majorHAnsi" w:hAnsiTheme="majorHAnsi"/>
              <w:vertAlign w:val="subscript"/>
            </w:rPr>
            <w:delText>)</w:delText>
          </w:r>
          <w:r w:rsidRPr="00815328" w:rsidDel="008E2E54">
            <w:rPr>
              <w:rFonts w:ascii="Menlo Regular" w:hAnsi="Menlo Regular" w:cs="Menlo Regular"/>
              <w:color w:val="000000"/>
              <w:szCs w:val="21"/>
              <w:shd w:val="clear" w:color="auto" w:fill="FFFFFF"/>
              <w:vertAlign w:val="subscript"/>
              <w:lang w:val="en-GB"/>
            </w:rPr>
            <w:delText>∈</w:delText>
          </w:r>
          <w:r w:rsidDel="008E2E54">
            <w:rPr>
              <w:rFonts w:asciiTheme="majorHAnsi" w:hAnsiTheme="majorHAnsi"/>
              <w:vertAlign w:val="subscript"/>
            </w:rPr>
            <w:delText>S</w:delText>
          </w:r>
          <w:r w:rsidRPr="00A902FA" w:rsidDel="008E2E54">
            <w:rPr>
              <w:rFonts w:asciiTheme="majorHAnsi" w:hAnsiTheme="majorHAnsi"/>
              <w:vertAlign w:val="subscript"/>
            </w:rPr>
            <w:delText>(t)</w:delText>
          </w:r>
        </w:del>
        <w:r w:rsidR="00766304">
          <w:rPr>
            <w:rFonts w:asciiTheme="majorHAnsi" w:hAnsiTheme="majorHAnsi"/>
          </w:rPr>
          <w:t>)</w:t>
        </w:r>
        <w:r w:rsidR="00766304">
          <w:rPr>
            <w:rFonts w:asciiTheme="majorHAnsi" w:hAnsiTheme="majorHAnsi"/>
          </w:rPr>
          <w:tab/>
          <w:t>if nontarget</w:t>
        </w:r>
        <w:r w:rsidR="00766304">
          <w:rPr>
            <w:rFonts w:asciiTheme="majorHAnsi" w:hAnsiTheme="majorHAnsi"/>
          </w:rPr>
          <w:tab/>
        </w:r>
        <w:del w:id="298" w:author="Jan Balaguer" w:date="2014-04-28T18:17:00Z">
          <w:r w:rsidR="00766304" w:rsidDel="008E2E54">
            <w:rPr>
              <w:rFonts w:asciiTheme="majorHAnsi" w:hAnsiTheme="majorHAnsi"/>
            </w:rPr>
            <w:tab/>
          </w:r>
          <w:r w:rsidR="00766304" w:rsidDel="008E2E54">
            <w:rPr>
              <w:rFonts w:asciiTheme="majorHAnsi" w:hAnsiTheme="majorHAnsi"/>
            </w:rPr>
            <w:tab/>
          </w:r>
          <w:r w:rsidR="00766304" w:rsidDel="008E2E54">
            <w:rPr>
              <w:rFonts w:asciiTheme="majorHAnsi" w:hAnsiTheme="majorHAnsi"/>
            </w:rPr>
            <w:tab/>
          </w:r>
        </w:del>
        <w:r w:rsidR="00766304">
          <w:rPr>
            <w:rFonts w:asciiTheme="majorHAnsi" w:hAnsiTheme="majorHAnsi"/>
          </w:rPr>
          <w:t>(1</w:t>
        </w:r>
        <w:r>
          <w:rPr>
            <w:rFonts w:asciiTheme="majorHAnsi" w:hAnsiTheme="majorHAnsi"/>
          </w:rPr>
          <w:t>.2)</w:t>
        </w:r>
      </w:ins>
    </w:p>
    <w:p w:rsidR="00000000" w:rsidRDefault="00AA758C">
      <w:pPr>
        <w:numPr>
          <w:ins w:id="299" w:author="Christopher Summerfield" w:date="2014-04-23T14:59:00Z"/>
        </w:numPr>
        <w:tabs>
          <w:tab w:val="left" w:pos="1134"/>
          <w:tab w:val="left" w:pos="2552"/>
          <w:tab w:val="left" w:pos="2977"/>
          <w:tab w:val="left" w:pos="3544"/>
          <w:tab w:val="left" w:pos="4253"/>
          <w:tab w:val="left" w:pos="7230"/>
        </w:tabs>
        <w:ind w:firstLine="720"/>
        <w:jc w:val="both"/>
        <w:rPr>
          <w:ins w:id="300" w:author="Christopher Summerfield" w:date="2014-04-23T14:59:00Z"/>
          <w:rFonts w:asciiTheme="majorHAnsi" w:hAnsiTheme="majorHAnsi"/>
        </w:rPr>
        <w:pPrChange w:id="301" w:author="Jan Balaguer" w:date="2014-04-30T12:44:00Z">
          <w:pPr>
            <w:ind w:firstLine="720"/>
            <w:jc w:val="both"/>
          </w:pPr>
        </w:pPrChange>
      </w:pPr>
    </w:p>
    <w:p w:rsidR="00000000" w:rsidRDefault="001E0028">
      <w:pPr>
        <w:numPr>
          <w:ins w:id="302" w:author="Christopher Summerfield" w:date="2014-04-23T14:51:00Z"/>
        </w:numPr>
        <w:tabs>
          <w:tab w:val="left" w:pos="1134"/>
          <w:tab w:val="left" w:pos="7230"/>
        </w:tabs>
        <w:ind w:firstLine="720"/>
        <w:jc w:val="both"/>
        <w:rPr>
          <w:ins w:id="303" w:author="Christopher Summerfield" w:date="2014-04-23T14:51:00Z"/>
          <w:rFonts w:asciiTheme="majorHAnsi" w:hAnsiTheme="majorHAnsi"/>
        </w:rPr>
        <w:pPrChange w:id="304" w:author="Jan Balaguer" w:date="2014-04-28T18:52:00Z">
          <w:pPr>
            <w:tabs>
              <w:tab w:val="left" w:pos="7230"/>
            </w:tabs>
            <w:ind w:firstLine="720"/>
            <w:jc w:val="both"/>
          </w:pPr>
        </w:pPrChange>
      </w:pPr>
      <w:ins w:id="305" w:author="Christopher Summerfield" w:date="2014-04-23T14:51:00Z">
        <w:r>
          <w:rPr>
            <w:rFonts w:asciiTheme="majorHAnsi" w:hAnsiTheme="majorHAnsi"/>
          </w:rPr>
          <w:t>H</w:t>
        </w:r>
        <w:del w:id="306" w:author="Jan Balaguer" w:date="2014-04-28T18:16:00Z">
          <w:r w:rsidDel="008E2E54">
            <w:rPr>
              <w:rFonts w:asciiTheme="majorHAnsi" w:hAnsiTheme="majorHAnsi"/>
              <w:vertAlign w:val="subscript"/>
            </w:rPr>
            <w:delText>(i,</w:delText>
          </w:r>
          <w:r w:rsidRPr="00396BB5" w:rsidDel="008E2E54">
            <w:rPr>
              <w:rFonts w:asciiTheme="majorHAnsi" w:hAnsiTheme="majorHAnsi"/>
              <w:vertAlign w:val="subscript"/>
            </w:rPr>
            <w:delText>j</w:delText>
          </w:r>
          <w:r w:rsidDel="008E2E54">
            <w:rPr>
              <w:rFonts w:asciiTheme="majorHAnsi" w:hAnsiTheme="majorHAnsi"/>
              <w:vertAlign w:val="subscript"/>
            </w:rPr>
            <w:delText>)</w:delText>
          </w:r>
          <w:r w:rsidRPr="00815328" w:rsidDel="008E2E54">
            <w:rPr>
              <w:rFonts w:ascii="Menlo Regular" w:hAnsi="Menlo Regular" w:cs="Menlo Regular"/>
              <w:color w:val="000000"/>
              <w:szCs w:val="21"/>
              <w:shd w:val="clear" w:color="auto" w:fill="FFFFFF"/>
              <w:vertAlign w:val="subscript"/>
              <w:lang w:val="en-GB"/>
            </w:rPr>
            <w:delText>∈</w:delText>
          </w:r>
          <w:r w:rsidDel="008E2E54">
            <w:rPr>
              <w:rFonts w:asciiTheme="majorHAnsi" w:hAnsiTheme="majorHAnsi"/>
              <w:vertAlign w:val="subscript"/>
            </w:rPr>
            <w:delText>S</w:delText>
          </w:r>
          <w:r w:rsidRPr="00A902FA" w:rsidDel="008E2E54">
            <w:rPr>
              <w:rFonts w:asciiTheme="majorHAnsi" w:hAnsiTheme="majorHAnsi"/>
              <w:vertAlign w:val="subscript"/>
            </w:rPr>
            <w:delText>(t)</w:delText>
          </w:r>
        </w:del>
      </w:ins>
      <w:ins w:id="307" w:author="Jan Balaguer" w:date="2014-04-28T18:52:00Z">
        <w:r w:rsidR="00FB4BB8">
          <w:rPr>
            <w:rFonts w:asciiTheme="majorHAnsi" w:hAnsiTheme="majorHAnsi"/>
          </w:rPr>
          <w:tab/>
        </w:r>
      </w:ins>
      <w:ins w:id="308" w:author="Christopher Summerfield" w:date="2014-04-23T14:51:00Z">
        <w:del w:id="309" w:author="Jan Balaguer" w:date="2014-04-28T18:52:00Z">
          <w:r w:rsidDel="00FB4BB8">
            <w:rPr>
              <w:rFonts w:asciiTheme="majorHAnsi" w:hAnsiTheme="majorHAnsi"/>
            </w:rPr>
            <w:delText xml:space="preserve"> </w:delText>
          </w:r>
        </w:del>
        <w:r>
          <w:rPr>
            <w:rFonts w:asciiTheme="majorHAnsi" w:hAnsiTheme="majorHAnsi"/>
          </w:rPr>
          <w:t>= H</w:t>
        </w:r>
        <w:del w:id="310" w:author="Jan Balaguer" w:date="2014-04-28T18:15:00Z">
          <w:r w:rsidDel="008E2E54">
            <w:rPr>
              <w:rFonts w:asciiTheme="majorHAnsi" w:hAnsiTheme="majorHAnsi"/>
              <w:vertAlign w:val="subscript"/>
            </w:rPr>
            <w:delText>(i,</w:delText>
          </w:r>
          <w:r w:rsidRPr="00396BB5" w:rsidDel="008E2E54">
            <w:rPr>
              <w:rFonts w:asciiTheme="majorHAnsi" w:hAnsiTheme="majorHAnsi"/>
              <w:vertAlign w:val="subscript"/>
            </w:rPr>
            <w:delText>j</w:delText>
          </w:r>
          <w:r w:rsidDel="008E2E54">
            <w:rPr>
              <w:rFonts w:asciiTheme="majorHAnsi" w:hAnsiTheme="majorHAnsi"/>
              <w:vertAlign w:val="subscript"/>
            </w:rPr>
            <w:delText>)</w:delText>
          </w:r>
          <w:r w:rsidRPr="00815328" w:rsidDel="008E2E54">
            <w:rPr>
              <w:rFonts w:ascii="Menlo Regular" w:hAnsi="Menlo Regular" w:cs="Menlo Regular"/>
              <w:color w:val="000000"/>
              <w:szCs w:val="21"/>
              <w:shd w:val="clear" w:color="auto" w:fill="FFFFFF"/>
              <w:vertAlign w:val="subscript"/>
              <w:lang w:val="en-GB"/>
            </w:rPr>
            <w:delText>∈</w:delText>
          </w:r>
          <w:r w:rsidDel="008E2E54">
            <w:rPr>
              <w:rFonts w:asciiTheme="majorHAnsi" w:hAnsiTheme="majorHAnsi"/>
              <w:vertAlign w:val="subscript"/>
            </w:rPr>
            <w:delText>S</w:delText>
          </w:r>
          <w:r w:rsidRPr="00A902FA" w:rsidDel="008E2E54">
            <w:rPr>
              <w:rFonts w:asciiTheme="majorHAnsi" w:hAnsiTheme="majorHAnsi"/>
              <w:vertAlign w:val="subscript"/>
            </w:rPr>
            <w:delText>(t)</w:delText>
          </w:r>
        </w:del>
        <w:r>
          <w:t xml:space="preserve"> + </w:t>
        </w:r>
        <w:r>
          <w:rPr>
            <w:rFonts w:asciiTheme="majorHAnsi" w:hAnsiTheme="majorHAnsi"/>
          </w:rPr>
          <w:t>dH</w:t>
        </w:r>
        <w:del w:id="311" w:author="Jan Balaguer" w:date="2014-04-28T18:15:00Z">
          <w:r w:rsidDel="008E2E54">
            <w:rPr>
              <w:rFonts w:asciiTheme="majorHAnsi" w:hAnsiTheme="majorHAnsi"/>
              <w:vertAlign w:val="subscript"/>
            </w:rPr>
            <w:delText>(i,</w:delText>
          </w:r>
          <w:r w:rsidRPr="00396BB5" w:rsidDel="008E2E54">
            <w:rPr>
              <w:rFonts w:asciiTheme="majorHAnsi" w:hAnsiTheme="majorHAnsi"/>
              <w:vertAlign w:val="subscript"/>
            </w:rPr>
            <w:delText>j</w:delText>
          </w:r>
          <w:r w:rsidDel="008E2E54">
            <w:rPr>
              <w:rFonts w:asciiTheme="majorHAnsi" w:hAnsiTheme="majorHAnsi"/>
              <w:vertAlign w:val="subscript"/>
            </w:rPr>
            <w:delText>)</w:delText>
          </w:r>
          <w:r w:rsidRPr="00815328" w:rsidDel="008E2E54">
            <w:rPr>
              <w:rFonts w:ascii="Menlo Regular" w:hAnsi="Menlo Regular" w:cs="Menlo Regular"/>
              <w:color w:val="000000"/>
              <w:szCs w:val="21"/>
              <w:shd w:val="clear" w:color="auto" w:fill="FFFFFF"/>
              <w:vertAlign w:val="subscript"/>
              <w:lang w:val="en-GB"/>
            </w:rPr>
            <w:delText>∈</w:delText>
          </w:r>
          <w:r w:rsidDel="008E2E54">
            <w:rPr>
              <w:rFonts w:asciiTheme="majorHAnsi" w:hAnsiTheme="majorHAnsi"/>
              <w:vertAlign w:val="subscript"/>
            </w:rPr>
            <w:delText>S</w:delText>
          </w:r>
          <w:r w:rsidRPr="00A902FA" w:rsidDel="008E2E54">
            <w:rPr>
              <w:rFonts w:asciiTheme="majorHAnsi" w:hAnsiTheme="majorHAnsi"/>
              <w:vertAlign w:val="subscript"/>
            </w:rPr>
            <w:delText>(t)</w:delText>
          </w:r>
        </w:del>
        <w:del w:id="312" w:author="Jan Balaguer" w:date="2014-04-28T18:17:00Z">
          <w:r w:rsidR="00766304" w:rsidDel="008E2E54">
            <w:rPr>
              <w:rFonts w:asciiTheme="majorHAnsi" w:hAnsiTheme="majorHAnsi"/>
            </w:rPr>
            <w:tab/>
          </w:r>
        </w:del>
        <w:r w:rsidR="00766304">
          <w:rPr>
            <w:rFonts w:asciiTheme="majorHAnsi" w:hAnsiTheme="majorHAnsi"/>
          </w:rPr>
          <w:tab/>
        </w:r>
        <w:del w:id="313" w:author="Jan Balaguer" w:date="2014-04-28T18:17:00Z">
          <w:r w:rsidR="00766304" w:rsidDel="008E2E54">
            <w:rPr>
              <w:rFonts w:asciiTheme="majorHAnsi" w:hAnsiTheme="majorHAnsi"/>
            </w:rPr>
            <w:tab/>
          </w:r>
          <w:r w:rsidR="00766304" w:rsidDel="008E2E54">
            <w:rPr>
              <w:rFonts w:asciiTheme="majorHAnsi" w:hAnsiTheme="majorHAnsi"/>
            </w:rPr>
            <w:tab/>
          </w:r>
          <w:r w:rsidR="00766304" w:rsidDel="008E2E54">
            <w:rPr>
              <w:rFonts w:asciiTheme="majorHAnsi" w:hAnsiTheme="majorHAnsi"/>
            </w:rPr>
            <w:tab/>
          </w:r>
          <w:r w:rsidR="00766304" w:rsidDel="008E2E54">
            <w:rPr>
              <w:rFonts w:asciiTheme="majorHAnsi" w:hAnsiTheme="majorHAnsi"/>
            </w:rPr>
            <w:tab/>
          </w:r>
          <w:r w:rsidR="00766304" w:rsidDel="008E2E54">
            <w:rPr>
              <w:rFonts w:asciiTheme="majorHAnsi" w:hAnsiTheme="majorHAnsi"/>
            </w:rPr>
            <w:tab/>
          </w:r>
          <w:r w:rsidR="00766304" w:rsidDel="008E2E54">
            <w:rPr>
              <w:rFonts w:asciiTheme="majorHAnsi" w:hAnsiTheme="majorHAnsi"/>
            </w:rPr>
            <w:tab/>
          </w:r>
        </w:del>
        <w:r w:rsidR="00766304">
          <w:rPr>
            <w:rFonts w:asciiTheme="majorHAnsi" w:hAnsiTheme="majorHAnsi"/>
          </w:rPr>
          <w:t>(</w:t>
        </w:r>
        <w:commentRangeStart w:id="314"/>
        <w:r w:rsidR="00766304">
          <w:rPr>
            <w:rFonts w:asciiTheme="majorHAnsi" w:hAnsiTheme="majorHAnsi"/>
          </w:rPr>
          <w:t>2</w:t>
        </w:r>
      </w:ins>
      <w:commentRangeEnd w:id="314"/>
      <w:ins w:id="315" w:author="Christopher Summerfield" w:date="2014-05-01T07:55:00Z">
        <w:r w:rsidR="00DD0FC3">
          <w:rPr>
            <w:rStyle w:val="CommentReference"/>
            <w:vanish/>
          </w:rPr>
          <w:commentReference w:id="314"/>
        </w:r>
      </w:ins>
      <w:ins w:id="316" w:author="Christopher Summerfield" w:date="2014-04-23T14:51:00Z">
        <w:r>
          <w:rPr>
            <w:rFonts w:asciiTheme="majorHAnsi" w:hAnsiTheme="majorHAnsi"/>
          </w:rPr>
          <w:t>)</w:t>
        </w:r>
      </w:ins>
    </w:p>
    <w:p w:rsidR="001E0028" w:rsidRDefault="001E0028" w:rsidP="001E0028">
      <w:pPr>
        <w:numPr>
          <w:ins w:id="317" w:author="Christopher Summerfield" w:date="2014-04-23T14:51:00Z"/>
        </w:numPr>
        <w:jc w:val="both"/>
        <w:rPr>
          <w:ins w:id="318" w:author="Christopher Summerfield" w:date="2014-04-23T14:51:00Z"/>
          <w:rFonts w:asciiTheme="majorHAnsi" w:hAnsiTheme="majorHAnsi"/>
        </w:rPr>
      </w:pPr>
    </w:p>
    <w:p w:rsidR="007A03C9" w:rsidRDefault="00766304" w:rsidP="00EE5EF3">
      <w:pPr>
        <w:numPr>
          <w:ins w:id="319" w:author="Christopher Summerfield" w:date="2014-04-23T14:37:00Z"/>
        </w:numPr>
        <w:jc w:val="both"/>
        <w:rPr>
          <w:ins w:id="320" w:author="Jan Balaguer" w:date="2014-04-29T13:36:00Z"/>
          <w:rFonts w:asciiTheme="majorHAnsi" w:hAnsiTheme="majorHAnsi"/>
        </w:rPr>
      </w:pPr>
      <w:ins w:id="321" w:author="Christopher Summerfield" w:date="2014-04-23T14:54:00Z">
        <w:r>
          <w:rPr>
            <w:rFonts w:asciiTheme="majorHAnsi" w:hAnsiTheme="majorHAnsi"/>
          </w:rPr>
          <w:t xml:space="preserve">Thus, </w:t>
        </w:r>
        <w:r>
          <w:rPr>
            <w:rFonts w:asciiTheme="majorHAnsi" w:hAnsiTheme="majorHAnsi"/>
          </w:rPr>
          <w:sym w:font="Symbol" w:char="F061"/>
        </w:r>
        <w:r>
          <w:rPr>
            <w:rFonts w:asciiTheme="majorHAnsi" w:hAnsiTheme="majorHAnsi"/>
            <w:vertAlign w:val="subscript"/>
          </w:rPr>
          <w:t xml:space="preserve">R </w:t>
        </w:r>
        <w:r>
          <w:rPr>
            <w:rFonts w:asciiTheme="majorHAnsi" w:hAnsiTheme="majorHAnsi"/>
          </w:rPr>
          <w:t xml:space="preserve">controlled whether </w:t>
        </w:r>
      </w:ins>
      <w:ins w:id="322" w:author="Christopher Summerfield" w:date="2014-04-23T15:19:00Z">
        <w:r w:rsidR="00D4210B">
          <w:rPr>
            <w:rFonts w:asciiTheme="majorHAnsi" w:hAnsiTheme="majorHAnsi"/>
          </w:rPr>
          <w:t>the model</w:t>
        </w:r>
      </w:ins>
      <w:ins w:id="323" w:author="Christopher Summerfield" w:date="2014-04-23T14:54:00Z">
        <w:r>
          <w:rPr>
            <w:rFonts w:asciiTheme="majorHAnsi" w:hAnsiTheme="majorHAnsi"/>
          </w:rPr>
          <w:t xml:space="preserve"> learned from verification (</w:t>
        </w:r>
        <w:r>
          <w:rPr>
            <w:rFonts w:asciiTheme="majorHAnsi" w:hAnsiTheme="majorHAnsi"/>
          </w:rPr>
          <w:sym w:font="Symbol" w:char="F061"/>
        </w:r>
        <w:r>
          <w:rPr>
            <w:rFonts w:asciiTheme="majorHAnsi" w:hAnsiTheme="majorHAnsi"/>
            <w:vertAlign w:val="subscript"/>
          </w:rPr>
          <w:t>R</w:t>
        </w:r>
      </w:ins>
      <w:ins w:id="324" w:author="Christopher Summerfield" w:date="2014-04-23T14:55:00Z">
        <w:r>
          <w:rPr>
            <w:rFonts w:asciiTheme="majorHAnsi" w:hAnsiTheme="majorHAnsi"/>
            <w:vertAlign w:val="subscript"/>
          </w:rPr>
          <w:t xml:space="preserve"> </w:t>
        </w:r>
        <w:r w:rsidR="00705ED5">
          <w:rPr>
            <w:rFonts w:asciiTheme="majorHAnsi" w:hAnsiTheme="majorHAnsi"/>
          </w:rPr>
          <w:t xml:space="preserve">= 1), falsification </w:t>
        </w:r>
        <w:r>
          <w:rPr>
            <w:rFonts w:asciiTheme="majorHAnsi" w:hAnsiTheme="majorHAnsi"/>
          </w:rPr>
          <w:t>(</w:t>
        </w:r>
        <w:r>
          <w:rPr>
            <w:rFonts w:asciiTheme="majorHAnsi" w:hAnsiTheme="majorHAnsi"/>
          </w:rPr>
          <w:sym w:font="Symbol" w:char="F061"/>
        </w:r>
        <w:r>
          <w:rPr>
            <w:rFonts w:asciiTheme="majorHAnsi" w:hAnsiTheme="majorHAnsi"/>
            <w:vertAlign w:val="subscript"/>
          </w:rPr>
          <w:t xml:space="preserve">R </w:t>
        </w:r>
        <w:r>
          <w:rPr>
            <w:rFonts w:asciiTheme="majorHAnsi" w:hAnsiTheme="majorHAnsi"/>
          </w:rPr>
          <w:t xml:space="preserve">= 0) or a mixture of the two strategies (1 &gt; </w:t>
        </w:r>
        <w:r>
          <w:rPr>
            <w:rFonts w:asciiTheme="majorHAnsi" w:hAnsiTheme="majorHAnsi"/>
          </w:rPr>
          <w:sym w:font="Symbol" w:char="F061"/>
        </w:r>
        <w:r>
          <w:rPr>
            <w:rFonts w:asciiTheme="majorHAnsi" w:hAnsiTheme="majorHAnsi"/>
            <w:vertAlign w:val="subscript"/>
          </w:rPr>
          <w:t>R</w:t>
        </w:r>
        <w:r>
          <w:rPr>
            <w:rFonts w:asciiTheme="majorHAnsi" w:hAnsiTheme="majorHAnsi"/>
          </w:rPr>
          <w:t xml:space="preserve"> &gt;</w:t>
        </w:r>
      </w:ins>
      <w:ins w:id="325" w:author="Christopher Summerfield" w:date="2014-04-23T14:56:00Z">
        <w:r>
          <w:rPr>
            <w:rFonts w:asciiTheme="majorHAnsi" w:hAnsiTheme="majorHAnsi"/>
          </w:rPr>
          <w:t xml:space="preserve"> </w:t>
        </w:r>
      </w:ins>
      <w:ins w:id="326" w:author="Christopher Summerfield" w:date="2014-04-23T14:55:00Z">
        <w:r>
          <w:rPr>
            <w:rFonts w:asciiTheme="majorHAnsi" w:hAnsiTheme="majorHAnsi"/>
          </w:rPr>
          <w:t>0)</w:t>
        </w:r>
      </w:ins>
      <w:ins w:id="327" w:author="Christopher Summerfield" w:date="2014-04-23T14:56:00Z">
        <w:r>
          <w:rPr>
            <w:rFonts w:asciiTheme="majorHAnsi" w:hAnsiTheme="majorHAnsi"/>
          </w:rPr>
          <w:t xml:space="preserve">.  </w:t>
        </w:r>
      </w:ins>
      <w:ins w:id="328" w:author="Christopher Summerfield" w:date="2014-04-23T15:19:00Z">
        <w:r w:rsidR="007F60AD">
          <w:rPr>
            <w:rFonts w:asciiTheme="majorHAnsi" w:hAnsiTheme="majorHAnsi"/>
          </w:rPr>
          <w:t>Model choices</w:t>
        </w:r>
      </w:ins>
      <w:ins w:id="329" w:author="Christopher Summerfield" w:date="2014-04-23T14:56:00Z">
        <w:r>
          <w:rPr>
            <w:rFonts w:asciiTheme="majorHAnsi" w:hAnsiTheme="majorHAnsi"/>
          </w:rPr>
          <w:t xml:space="preserve"> were made </w:t>
        </w:r>
      </w:ins>
      <w:ins w:id="330" w:author="Christopher Summerfield" w:date="2014-04-23T15:11:00Z">
        <w:r w:rsidR="00705ED5">
          <w:rPr>
            <w:rFonts w:asciiTheme="majorHAnsi" w:hAnsiTheme="majorHAnsi"/>
          </w:rPr>
          <w:t xml:space="preserve">according to whether these values favoured </w:t>
        </w:r>
      </w:ins>
      <w:ins w:id="331" w:author="Christopher Summerfield" w:date="2014-04-23T15:12:00Z">
        <w:r w:rsidR="00705ED5">
          <w:rPr>
            <w:rFonts w:asciiTheme="majorHAnsi" w:hAnsiTheme="majorHAnsi"/>
          </w:rPr>
          <w:t xml:space="preserve">a </w:t>
        </w:r>
      </w:ins>
      <w:ins w:id="332" w:author="Christopher Summerfield" w:date="2014-04-23T15:11:00Z">
        <w:r w:rsidR="00705ED5">
          <w:rPr>
            <w:rFonts w:asciiTheme="majorHAnsi" w:hAnsiTheme="majorHAnsi"/>
          </w:rPr>
          <w:t xml:space="preserve">target or non-target </w:t>
        </w:r>
      </w:ins>
      <w:ins w:id="333" w:author="Christopher Summerfield" w:date="2014-04-23T15:12:00Z">
        <w:r w:rsidR="00705ED5">
          <w:rPr>
            <w:rFonts w:asciiTheme="majorHAnsi" w:hAnsiTheme="majorHAnsi"/>
          </w:rPr>
          <w:t xml:space="preserve">response </w:t>
        </w:r>
      </w:ins>
      <w:ins w:id="334" w:author="Christopher Summerfield" w:date="2014-04-23T15:11:00Z">
        <w:r w:rsidR="00705ED5">
          <w:rPr>
            <w:rFonts w:asciiTheme="majorHAnsi" w:hAnsiTheme="majorHAnsi"/>
          </w:rPr>
          <w:t xml:space="preserve">(see </w:t>
        </w:r>
        <w:commentRangeStart w:id="335"/>
        <w:r w:rsidR="00705ED5">
          <w:rPr>
            <w:rFonts w:asciiTheme="majorHAnsi" w:hAnsiTheme="majorHAnsi"/>
          </w:rPr>
          <w:t>methods</w:t>
        </w:r>
      </w:ins>
      <w:commentRangeEnd w:id="335"/>
      <w:ins w:id="336" w:author="Christopher Summerfield" w:date="2014-05-01T08:02:00Z">
        <w:r w:rsidR="007443F1">
          <w:rPr>
            <w:rStyle w:val="CommentReference"/>
            <w:vanish/>
          </w:rPr>
          <w:commentReference w:id="335"/>
        </w:r>
      </w:ins>
      <w:ins w:id="337" w:author="Christopher Summerfield" w:date="2014-04-23T15:11:00Z">
        <w:r w:rsidR="00705ED5">
          <w:rPr>
            <w:rFonts w:asciiTheme="majorHAnsi" w:hAnsiTheme="majorHAnsi"/>
          </w:rPr>
          <w:t>).</w:t>
        </w:r>
      </w:ins>
    </w:p>
    <w:p w:rsidR="0071785E" w:rsidDel="00DD0FC3" w:rsidRDefault="0071785E" w:rsidP="00EE5EF3">
      <w:pPr>
        <w:numPr>
          <w:ins w:id="338" w:author="Jan Balaguer" w:date="2014-04-29T13:36:00Z"/>
        </w:numPr>
        <w:jc w:val="both"/>
        <w:rPr>
          <w:ins w:id="339" w:author="Jan Balaguer" w:date="2014-04-29T13:37:00Z"/>
          <w:del w:id="340" w:author="Christopher Summerfield" w:date="2014-05-01T07:57:00Z"/>
          <w:rFonts w:asciiTheme="majorHAnsi" w:hAnsiTheme="majorHAnsi"/>
        </w:rPr>
      </w:pPr>
      <w:ins w:id="341" w:author="Jan Balaguer" w:date="2014-04-29T13:36:00Z">
        <w:del w:id="342" w:author="Christopher Summerfield" w:date="2014-05-01T07:57:00Z">
          <w:r w:rsidDel="00DD0FC3">
            <w:rPr>
              <w:rFonts w:asciiTheme="majorHAnsi" w:hAnsiTheme="majorHAnsi"/>
            </w:rPr>
            <w:delText xml:space="preserve">On every trial, the model </w:delText>
          </w:r>
        </w:del>
      </w:ins>
      <w:ins w:id="343" w:author="Jan Balaguer" w:date="2014-04-29T13:38:00Z">
        <w:del w:id="344" w:author="Christopher Summerfield" w:date="2014-05-01T07:57:00Z">
          <w:r w:rsidDel="00DD0FC3">
            <w:rPr>
              <w:rFonts w:asciiTheme="majorHAnsi" w:hAnsiTheme="majorHAnsi"/>
            </w:rPr>
            <w:delText>chose</w:delText>
          </w:r>
          <w:r w:rsidRPr="007A165F" w:rsidDel="00DD0FC3">
            <w:rPr>
              <w:rFonts w:asciiTheme="majorHAnsi" w:hAnsiTheme="majorHAnsi"/>
            </w:rPr>
            <w:delText xml:space="preserve"> target if TV ≥ 0</w:delText>
          </w:r>
          <w:r w:rsidDel="00DD0FC3">
            <w:rPr>
              <w:rFonts w:asciiTheme="majorHAnsi" w:hAnsiTheme="majorHAnsi"/>
            </w:rPr>
            <w:delText>,</w:delText>
          </w:r>
          <w:r w:rsidRPr="007A165F" w:rsidDel="00DD0FC3">
            <w:rPr>
              <w:rFonts w:asciiTheme="majorHAnsi" w:hAnsiTheme="majorHAnsi"/>
            </w:rPr>
            <w:delText xml:space="preserve"> and nontarget otherwise</w:delText>
          </w:r>
        </w:del>
      </w:ins>
      <w:ins w:id="345" w:author="Jan Balaguer" w:date="2014-04-29T13:37:00Z">
        <w:del w:id="346" w:author="Christopher Summerfield" w:date="2014-05-01T07:57:00Z">
          <w:r w:rsidDel="00DD0FC3">
            <w:rPr>
              <w:rFonts w:asciiTheme="majorHAnsi" w:hAnsiTheme="majorHAnsi"/>
            </w:rPr>
            <w:delText>, where:</w:delText>
          </w:r>
        </w:del>
      </w:ins>
    </w:p>
    <w:p w:rsidR="0071785E" w:rsidDel="00DD0FC3" w:rsidRDefault="0071785E" w:rsidP="00EE5EF3">
      <w:pPr>
        <w:numPr>
          <w:ins w:id="347" w:author="Jan Balaguer" w:date="2014-04-29T13:37:00Z"/>
        </w:numPr>
        <w:jc w:val="both"/>
        <w:rPr>
          <w:ins w:id="348" w:author="Jan Balaguer" w:date="2014-04-29T13:38:00Z"/>
          <w:del w:id="349" w:author="Christopher Summerfield" w:date="2014-05-01T07:57:00Z"/>
          <w:rFonts w:asciiTheme="majorHAnsi" w:hAnsiTheme="majorHAnsi"/>
        </w:rPr>
      </w:pPr>
      <w:ins w:id="350" w:author="Jan Balaguer" w:date="2014-04-29T13:37:00Z">
        <w:del w:id="351" w:author="Christopher Summerfield" w:date="2014-05-01T07:57:00Z">
          <w:r w:rsidDel="00DD0FC3">
            <w:rPr>
              <w:rFonts w:asciiTheme="majorHAnsi" w:hAnsiTheme="majorHAnsi"/>
            </w:rPr>
            <w:tab/>
          </w:r>
        </w:del>
      </w:ins>
    </w:p>
    <w:p w:rsidR="0071785E" w:rsidDel="00DD0FC3" w:rsidRDefault="0071785E" w:rsidP="0071785E">
      <w:pPr>
        <w:numPr>
          <w:ins w:id="352" w:author="Jan Balaguer" w:date="2014-04-29T13:41:00Z"/>
        </w:numPr>
        <w:tabs>
          <w:tab w:val="left" w:pos="1134"/>
          <w:tab w:val="left" w:pos="7230"/>
        </w:tabs>
        <w:ind w:firstLine="709"/>
        <w:jc w:val="both"/>
        <w:rPr>
          <w:ins w:id="353" w:author="Jan Balaguer" w:date="2014-04-29T13:42:00Z"/>
          <w:del w:id="354" w:author="Christopher Summerfield" w:date="2014-05-01T07:57:00Z"/>
          <w:rFonts w:ascii="Calibri" w:hAnsi="Calibri"/>
        </w:rPr>
      </w:pPr>
      <w:ins w:id="355" w:author="Jan Balaguer" w:date="2014-04-29T13:37:00Z">
        <w:del w:id="356" w:author="Christopher Summerfield" w:date="2014-05-01T07:57:00Z">
          <w:r w:rsidDel="00DD0FC3">
            <w:rPr>
              <w:rFonts w:asciiTheme="majorHAnsi" w:hAnsiTheme="majorHAnsi"/>
            </w:rPr>
            <w:delText xml:space="preserve">TV </w:delText>
          </w:r>
        </w:del>
      </w:ins>
      <w:ins w:id="357" w:author="Jan Balaguer" w:date="2014-04-29T13:36:00Z">
        <w:del w:id="358" w:author="Christopher Summerfield" w:date="2014-05-01T07:57:00Z">
          <w:r w:rsidDel="00DD0FC3">
            <w:rPr>
              <w:rFonts w:asciiTheme="majorHAnsi" w:hAnsiTheme="majorHAnsi"/>
            </w:rPr>
            <w:delText xml:space="preserve"> </w:delText>
          </w:r>
        </w:del>
      </w:ins>
      <w:ins w:id="359" w:author="Jan Balaguer" w:date="2014-04-29T13:38:00Z">
        <w:del w:id="360" w:author="Christopher Summerfield" w:date="2014-05-01T07:57:00Z">
          <w:r w:rsidDel="00DD0FC3">
            <w:rPr>
              <w:rFonts w:asciiTheme="majorHAnsi" w:hAnsiTheme="majorHAnsi"/>
            </w:rPr>
            <w:delText>=</w:delText>
          </w:r>
        </w:del>
      </w:ins>
      <w:ins w:id="361" w:author="Jan Balaguer" w:date="2014-04-29T13:39:00Z">
        <w:del w:id="362" w:author="Christopher Summerfield" w:date="2014-05-01T07:57:00Z">
          <w:r w:rsidDel="00DD0FC3">
            <w:rPr>
              <w:rFonts w:asciiTheme="majorHAnsi" w:hAnsiTheme="majorHAnsi"/>
            </w:rPr>
            <w:delText xml:space="preserve"> </w:delText>
          </w:r>
        </w:del>
      </w:ins>
      <w:ins w:id="363" w:author="Jan Balaguer" w:date="2014-04-29T13:41:00Z">
        <w:del w:id="364" w:author="Christopher Summerfield" w:date="2014-05-01T07:57:00Z">
          <w:r w:rsidDel="00DD0FC3">
            <w:rPr>
              <w:rFonts w:ascii="Calibri" w:hAnsi="Calibri"/>
            </w:rPr>
            <w:delText>H</w:delText>
          </w:r>
          <w:r w:rsidRPr="0071785E" w:rsidDel="00DD0FC3">
            <w:rPr>
              <w:rFonts w:ascii="Calibri" w:hAnsi="Calibri"/>
              <w:vertAlign w:val="subscript"/>
            </w:rPr>
            <w:delText>MAX</w:delText>
          </w:r>
          <w:r w:rsidDel="00DD0FC3">
            <w:delText xml:space="preserve"> + </w:delText>
          </w:r>
        </w:del>
      </w:ins>
      <w:ins w:id="365" w:author="Jan Balaguer" w:date="2014-04-29T13:40:00Z">
        <w:del w:id="366" w:author="Christopher Summerfield" w:date="2014-05-01T07:57:00Z">
          <w:r w:rsidDel="00DD0FC3">
            <w:delText xml:space="preserve">τ </w:delText>
          </w:r>
          <w:r w:rsidDel="00DD0FC3">
            <w:rPr>
              <w:rFonts w:ascii="Calibri" w:hAnsi="Calibri"/>
            </w:rPr>
            <w:delText>· (H</w:delText>
          </w:r>
        </w:del>
      </w:ins>
      <w:ins w:id="367" w:author="Jan Balaguer" w:date="2014-04-29T13:41:00Z">
        <w:del w:id="368" w:author="Christopher Summerfield" w:date="2014-05-01T07:57:00Z">
          <w:r w:rsidDel="00DD0FC3">
            <w:rPr>
              <w:rFonts w:ascii="Calibri" w:hAnsi="Calibri"/>
              <w:vertAlign w:val="subscript"/>
            </w:rPr>
            <w:delText>MIN</w:delText>
          </w:r>
          <w:r w:rsidDel="00DD0FC3">
            <w:rPr>
              <w:rFonts w:ascii="Calibri" w:hAnsi="Calibri"/>
            </w:rPr>
            <w:delText xml:space="preserve"> - </w:delText>
          </w:r>
        </w:del>
      </w:ins>
      <w:ins w:id="369" w:author="Jan Balaguer" w:date="2014-04-29T13:40:00Z">
        <w:del w:id="370" w:author="Christopher Summerfield" w:date="2014-05-01T07:57:00Z">
          <w:r w:rsidDel="00DD0FC3">
            <w:rPr>
              <w:rFonts w:ascii="Calibri" w:hAnsi="Calibri"/>
            </w:rPr>
            <w:delText>H</w:delText>
          </w:r>
        </w:del>
      </w:ins>
      <w:ins w:id="371" w:author="Jan Balaguer" w:date="2014-04-29T13:41:00Z">
        <w:del w:id="372" w:author="Christopher Summerfield" w:date="2014-05-01T07:57:00Z">
          <w:r w:rsidR="008F150F" w:rsidRPr="008F150F">
            <w:rPr>
              <w:rFonts w:ascii="Calibri" w:hAnsi="Calibri"/>
              <w:vertAlign w:val="subscript"/>
              <w:rPrChange w:id="373" w:author="Jan Balaguer" w:date="2014-04-29T13:41:00Z">
                <w:rPr>
                  <w:rFonts w:ascii="Calibri" w:hAnsi="Calibri"/>
                </w:rPr>
              </w:rPrChange>
            </w:rPr>
            <w:delText>MAX</w:delText>
          </w:r>
          <w:r w:rsidDel="00DD0FC3">
            <w:rPr>
              <w:rFonts w:ascii="Calibri" w:hAnsi="Calibri"/>
            </w:rPr>
            <w:delText>)</w:delText>
          </w:r>
          <w:r w:rsidDel="00DD0FC3">
            <w:rPr>
              <w:rFonts w:ascii="Calibri" w:hAnsi="Calibri"/>
            </w:rPr>
            <w:tab/>
            <w:delText>(3)</w:delText>
          </w:r>
        </w:del>
      </w:ins>
    </w:p>
    <w:p w:rsidR="0071785E" w:rsidDel="00DD0FC3" w:rsidRDefault="0071785E" w:rsidP="0071785E">
      <w:pPr>
        <w:numPr>
          <w:ins w:id="374" w:author="Jan Balaguer" w:date="2014-04-29T13:43:00Z"/>
        </w:numPr>
        <w:jc w:val="both"/>
        <w:rPr>
          <w:ins w:id="375" w:author="Jan Balaguer" w:date="2014-04-29T13:43:00Z"/>
          <w:del w:id="376" w:author="Christopher Summerfield" w:date="2014-05-01T07:57:00Z"/>
          <w:rFonts w:ascii="Calibri" w:hAnsi="Calibri"/>
        </w:rPr>
      </w:pPr>
    </w:p>
    <w:p w:rsidR="0071785E" w:rsidDel="00DD0FC3" w:rsidRDefault="0071785E" w:rsidP="0071785E">
      <w:pPr>
        <w:numPr>
          <w:ins w:id="377" w:author="Jan Balaguer" w:date="2014-04-29T13:42:00Z"/>
        </w:numPr>
        <w:jc w:val="both"/>
        <w:rPr>
          <w:ins w:id="378" w:author="Jan Balaguer" w:date="2014-04-29T13:42:00Z"/>
          <w:del w:id="379" w:author="Christopher Summerfield" w:date="2014-05-01T07:57:00Z"/>
          <w:rFonts w:ascii="Calibri" w:hAnsi="Calibri"/>
        </w:rPr>
      </w:pPr>
      <w:ins w:id="380" w:author="Jan Balaguer" w:date="2014-04-29T13:43:00Z">
        <w:del w:id="381" w:author="Christopher Summerfield" w:date="2014-05-01T07:57:00Z">
          <w:r w:rsidDel="00DD0FC3">
            <w:rPr>
              <w:rFonts w:ascii="Calibri" w:hAnsi="Calibri"/>
            </w:rPr>
            <w:delText>where H</w:delText>
          </w:r>
          <w:r w:rsidR="008F150F" w:rsidRPr="008F150F">
            <w:rPr>
              <w:rFonts w:ascii="Calibri" w:hAnsi="Calibri"/>
              <w:vertAlign w:val="subscript"/>
              <w:rPrChange w:id="382" w:author="Jan Balaguer" w:date="2014-04-29T13:43:00Z">
                <w:rPr>
                  <w:rFonts w:ascii="Calibri" w:hAnsi="Calibri"/>
                </w:rPr>
              </w:rPrChange>
            </w:rPr>
            <w:delText>MAX</w:delText>
          </w:r>
          <w:r w:rsidDel="00DD0FC3">
            <w:rPr>
              <w:rFonts w:ascii="Calibri" w:hAnsi="Calibri"/>
            </w:rPr>
            <w:delText xml:space="preserve"> (H</w:delText>
          </w:r>
          <w:r w:rsidR="008F150F" w:rsidRPr="008F150F">
            <w:rPr>
              <w:rFonts w:ascii="Calibri" w:hAnsi="Calibri"/>
              <w:vertAlign w:val="subscript"/>
              <w:rPrChange w:id="383" w:author="Jan Balaguer" w:date="2014-04-29T13:43:00Z">
                <w:rPr>
                  <w:rFonts w:ascii="Calibri" w:hAnsi="Calibri"/>
                </w:rPr>
              </w:rPrChange>
            </w:rPr>
            <w:delText>MIN</w:delText>
          </w:r>
          <w:r w:rsidDel="00DD0FC3">
            <w:rPr>
              <w:rFonts w:ascii="Calibri" w:hAnsi="Calibri"/>
            </w:rPr>
            <w:delText xml:space="preserve"> respectively) is the maximum (minimum) </w:delText>
          </w:r>
        </w:del>
      </w:ins>
      <w:ins w:id="384" w:author="Jan Balaguer" w:date="2014-04-29T13:44:00Z">
        <w:del w:id="385" w:author="Christopher Summerfield" w:date="2014-05-01T07:57:00Z">
          <w:r w:rsidDel="00DD0FC3">
            <w:rPr>
              <w:rFonts w:ascii="Calibri" w:hAnsi="Calibri"/>
            </w:rPr>
            <w:delText xml:space="preserve">associative </w:delText>
          </w:r>
        </w:del>
      </w:ins>
      <w:ins w:id="386" w:author="Jan Balaguer" w:date="2014-04-29T13:43:00Z">
        <w:del w:id="387" w:author="Christopher Summerfield" w:date="2014-05-01T07:57:00Z">
          <w:r w:rsidDel="00DD0FC3">
            <w:rPr>
              <w:rFonts w:ascii="Calibri" w:hAnsi="Calibri"/>
            </w:rPr>
            <w:delText>value of feature</w:delText>
          </w:r>
        </w:del>
      </w:ins>
      <w:ins w:id="388" w:author="Jan Balaguer" w:date="2014-04-29T13:44:00Z">
        <w:del w:id="389" w:author="Christopher Summerfield" w:date="2014-05-01T07:57:00Z">
          <w:r w:rsidDel="00DD0FC3">
            <w:rPr>
              <w:rFonts w:ascii="Calibri" w:hAnsi="Calibri"/>
            </w:rPr>
            <w:delText>s</w:delText>
          </w:r>
        </w:del>
      </w:ins>
      <w:ins w:id="390" w:author="Jan Balaguer" w:date="2014-04-29T13:43:00Z">
        <w:del w:id="391" w:author="Christopher Summerfield" w:date="2014-05-01T07:57:00Z">
          <w:r w:rsidDel="00DD0FC3">
            <w:rPr>
              <w:rFonts w:ascii="Calibri" w:hAnsi="Calibri"/>
            </w:rPr>
            <w:delText xml:space="preserve"> in the current </w:delText>
          </w:r>
        </w:del>
      </w:ins>
      <w:ins w:id="392" w:author="Jan Balaguer" w:date="2014-04-29T13:44:00Z">
        <w:del w:id="393" w:author="Christopher Summerfield" w:date="2014-05-01T07:57:00Z">
          <w:r w:rsidDel="00DD0FC3">
            <w:rPr>
              <w:rFonts w:ascii="Calibri" w:hAnsi="Calibri"/>
            </w:rPr>
            <w:delText>trial, and</w:delText>
          </w:r>
        </w:del>
      </w:ins>
      <w:ins w:id="394" w:author="Jan Balaguer" w:date="2014-04-29T13:47:00Z">
        <w:del w:id="395" w:author="Christopher Summerfield" w:date="2014-05-01T07:57:00Z">
          <w:r w:rsidDel="00DD0FC3">
            <w:rPr>
              <w:rFonts w:ascii="Calibri" w:hAnsi="Calibri"/>
            </w:rPr>
            <w:delText xml:space="preserve"> </w:delText>
          </w:r>
          <w:r w:rsidDel="00DD0FC3">
            <w:delText xml:space="preserve">τ was an additional free parameter (see </w:delText>
          </w:r>
        </w:del>
      </w:ins>
      <w:ins w:id="396" w:author="Jan Balaguer" w:date="2014-04-29T13:56:00Z">
        <w:del w:id="397" w:author="Christopher Summerfield" w:date="2014-05-01T07:57:00Z">
          <w:r w:rsidR="00731BF0" w:rsidDel="00DD0FC3">
            <w:delText>Methods</w:delText>
          </w:r>
        </w:del>
      </w:ins>
      <w:ins w:id="398" w:author="Jan Balaguer" w:date="2014-04-29T13:47:00Z">
        <w:del w:id="399" w:author="Christopher Summerfield" w:date="2014-05-01T07:57:00Z">
          <w:r w:rsidDel="00DD0FC3">
            <w:delText>).</w:delText>
          </w:r>
        </w:del>
      </w:ins>
    </w:p>
    <w:p w:rsidR="00EE5EF3" w:rsidRPr="00966B17" w:rsidDel="00705ED5" w:rsidRDefault="00AC03D3" w:rsidP="00EE5EF3">
      <w:pPr>
        <w:numPr>
          <w:ins w:id="400" w:author="Christopher Summerfield" w:date="2014-04-23T14:37:00Z"/>
        </w:numPr>
        <w:jc w:val="both"/>
        <w:rPr>
          <w:del w:id="401" w:author="Christopher Summerfield" w:date="2014-04-23T15:12:00Z"/>
          <w:rFonts w:asciiTheme="majorHAnsi" w:hAnsiTheme="majorHAnsi"/>
        </w:rPr>
      </w:pPr>
      <w:del w:id="402" w:author="Christopher Summerfield" w:date="2014-04-23T15:12:00Z">
        <w:r w:rsidDel="00705ED5">
          <w:rPr>
            <w:rFonts w:asciiTheme="majorHAnsi" w:hAnsiTheme="majorHAnsi"/>
          </w:rPr>
          <w:delText xml:space="preserve">A large family of </w:delText>
        </w:r>
        <w:r w:rsidR="00096C9B" w:rsidDel="00705ED5">
          <w:rPr>
            <w:rFonts w:asciiTheme="majorHAnsi" w:hAnsiTheme="majorHAnsi"/>
          </w:rPr>
          <w:delText xml:space="preserve">models </w:delText>
        </w:r>
        <w:r w:rsidR="00176C24" w:rsidDel="00705ED5">
          <w:rPr>
            <w:rFonts w:asciiTheme="majorHAnsi" w:hAnsiTheme="majorHAnsi"/>
          </w:rPr>
          <w:delText>can account for human</w:delText>
        </w:r>
        <w:r w:rsidR="00096C9B" w:rsidDel="00705ED5">
          <w:rPr>
            <w:rFonts w:asciiTheme="majorHAnsi" w:hAnsiTheme="majorHAnsi"/>
          </w:rPr>
          <w:delText xml:space="preserve"> </w:delText>
        </w:r>
        <w:r w:rsidR="002D762C" w:rsidDel="00705ED5">
          <w:rPr>
            <w:rFonts w:asciiTheme="majorHAnsi" w:hAnsiTheme="majorHAnsi"/>
          </w:rPr>
          <w:delText>inductive</w:delText>
        </w:r>
        <w:r w:rsidR="00096C9B" w:rsidDel="00705ED5">
          <w:rPr>
            <w:rFonts w:asciiTheme="majorHAnsi" w:hAnsiTheme="majorHAnsi"/>
          </w:rPr>
          <w:delText xml:space="preserve"> </w:delText>
        </w:r>
        <w:r w:rsidR="00176C24" w:rsidDel="00705ED5">
          <w:rPr>
            <w:rFonts w:asciiTheme="majorHAnsi" w:hAnsiTheme="majorHAnsi"/>
          </w:rPr>
          <w:delText xml:space="preserve">rule </w:delText>
        </w:r>
        <w:r w:rsidR="00096C9B" w:rsidDel="00705ED5">
          <w:rPr>
            <w:rFonts w:asciiTheme="majorHAnsi" w:hAnsiTheme="majorHAnsi"/>
          </w:rPr>
          <w:delText>learning</w:delText>
        </w:r>
        <w:r w:rsidR="008F150F" w:rsidDel="00705ED5">
          <w:rPr>
            <w:rFonts w:asciiTheme="majorHAnsi" w:hAnsiTheme="majorHAnsi"/>
          </w:rPr>
          <w:fldChar w:fldCharType="begin">
            <w:fldData xml:space="preserve">PEVuZE5vdGU+PENpdGU+PEF1dGhvcj5QZXJhbGVzPC9BdXRob3I+PFllYXI+MjAwNzwvWWVhcj48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</w:fldData>
          </w:fldChar>
        </w:r>
        <w:r w:rsidR="00333041" w:rsidDel="00705ED5">
          <w:rPr>
            <w:rFonts w:asciiTheme="majorHAnsi" w:hAnsiTheme="majorHAnsi"/>
          </w:rPr>
          <w:delInstrText xml:space="preserve"> ADDIN EN.CITE </w:delInstrText>
        </w:r>
        <w:r w:rsidR="008F150F" w:rsidDel="00705ED5">
          <w:rPr>
            <w:rFonts w:asciiTheme="majorHAnsi" w:hAnsiTheme="majorHAnsi"/>
          </w:rPr>
          <w:fldChar w:fldCharType="begin">
            <w:fldData xml:space="preserve">PEVuZE5vdGU+PENpdGU+PEF1dGhvcj5QZXJhbGVzPC9BdXRob3I+PFllYXI+MjAwNzwvWWVhcj48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</w:fldData>
          </w:fldChar>
        </w:r>
        <w:r w:rsidR="00333041" w:rsidDel="00705ED5">
          <w:rPr>
            <w:rFonts w:asciiTheme="majorHAnsi" w:hAnsiTheme="majorHAnsi"/>
          </w:rPr>
          <w:delInstrText xml:space="preserve"> ADDIN EN.CITE.DATA </w:delInstrText>
        </w:r>
      </w:del>
      <w:r w:rsidR="00AA758C" w:rsidRPr="008F150F">
        <w:rPr>
          <w:rFonts w:asciiTheme="majorHAnsi" w:hAnsiTheme="majorHAnsi"/>
        </w:rPr>
      </w:r>
      <w:del w:id="403" w:author="Christopher Summerfield" w:date="2014-04-23T15:12:00Z">
        <w:r w:rsidR="008F150F" w:rsidDel="00705ED5">
          <w:rPr>
            <w:rFonts w:asciiTheme="majorHAnsi" w:hAnsiTheme="majorHAnsi"/>
          </w:rPr>
          <w:fldChar w:fldCharType="end"/>
        </w:r>
      </w:del>
      <w:r w:rsidR="00AA758C" w:rsidRPr="008F150F">
        <w:rPr>
          <w:rFonts w:asciiTheme="majorHAnsi" w:hAnsiTheme="majorHAnsi"/>
        </w:rPr>
      </w:r>
      <w:del w:id="404" w:author="Christopher Summerfield" w:date="2014-04-23T15:12:00Z">
        <w:r w:rsidR="008F150F" w:rsidDel="00705ED5">
          <w:rPr>
            <w:rFonts w:asciiTheme="majorHAnsi" w:hAnsiTheme="majorHAnsi"/>
          </w:rPr>
          <w:fldChar w:fldCharType="separate"/>
        </w:r>
        <w:r w:rsidR="00DD71FF" w:rsidRPr="00DD71FF" w:rsidDel="00705ED5">
          <w:rPr>
            <w:rFonts w:asciiTheme="majorHAnsi" w:hAnsiTheme="majorHAnsi"/>
            <w:noProof/>
            <w:vertAlign w:val="superscript"/>
          </w:rPr>
          <w:delText>11-13,21-26</w:delText>
        </w:r>
        <w:r w:rsidR="008F150F" w:rsidDel="00705ED5">
          <w:rPr>
            <w:rFonts w:asciiTheme="majorHAnsi" w:hAnsiTheme="majorHAnsi"/>
          </w:rPr>
          <w:fldChar w:fldCharType="end"/>
        </w:r>
        <w:r w:rsidR="00156C4F" w:rsidDel="00705ED5">
          <w:rPr>
            <w:rFonts w:asciiTheme="majorHAnsi" w:hAnsiTheme="majorHAnsi"/>
          </w:rPr>
          <w:delText>, but when causal relationships are disclosed gradually by experience, a class of model in which evidence</w:delText>
        </w:r>
        <w:r w:rsidDel="00705ED5">
          <w:rPr>
            <w:rFonts w:asciiTheme="majorHAnsi" w:hAnsiTheme="majorHAnsi"/>
          </w:rPr>
          <w:delText xml:space="preserve"> </w:delText>
        </w:r>
        <w:r w:rsidR="00156C4F" w:rsidDel="00705ED5">
          <w:rPr>
            <w:rFonts w:asciiTheme="majorHAnsi" w:hAnsiTheme="majorHAnsi"/>
          </w:rPr>
          <w:delText>is integrated over time performs particu</w:delText>
        </w:r>
        <w:r w:rsidR="001C0601" w:rsidDel="00705ED5">
          <w:rPr>
            <w:rFonts w:asciiTheme="majorHAnsi" w:hAnsiTheme="majorHAnsi"/>
          </w:rPr>
          <w:delText>l</w:delText>
        </w:r>
        <w:r w:rsidR="00156C4F" w:rsidDel="00705ED5">
          <w:rPr>
            <w:rFonts w:asciiTheme="majorHAnsi" w:hAnsiTheme="majorHAnsi"/>
          </w:rPr>
          <w:delText>arly well</w:delText>
        </w:r>
        <w:r w:rsidR="008F150F" w:rsidDel="00705ED5">
          <w:rPr>
            <w:rFonts w:asciiTheme="majorHAnsi" w:hAnsiTheme="majorHAnsi"/>
          </w:rPr>
          <w:fldChar w:fldCharType="begin"/>
        </w:r>
        <w:r w:rsidR="00333041" w:rsidDel="00705ED5">
          <w:rPr>
            <w:rFonts w:asciiTheme="majorHAnsi" w:hAnsiTheme="majorHAnsi"/>
          </w:rPr>
          <w:delInstrText xml:space="preserve"> ADDIN EN.CITE &lt;EndNote&gt;&lt;Cite&gt;&lt;Author&gt;Perales&lt;/Author&gt;&lt;Year&gt;2007&lt;/Year&gt;&lt;RecNum&gt;2131&lt;/RecNum&gt;&lt;record&gt;&lt;rec-number&gt;2131&lt;/rec-number&gt;&lt;foreign-keys&gt;&lt;key app="EN" db-id="wzfpz2f01saxwce2avopas0hvweaawzx2err"&gt;2131&lt;/key&gt;&lt;/foreign-keys&gt;&lt;ref-type name="Journal Article"&gt;17&lt;/ref-type&gt;&lt;contributors&gt;&lt;authors&gt;&lt;author&gt;Perales, J. C.&lt;/author&gt;&lt;author&gt;Shanks, D. R.&lt;/author&gt;&lt;/authors&gt;&lt;/contributors&gt;&lt;auth-address&gt;University of Granada, Granada, Spain. jcesar@ugr.es&lt;/auth-address&gt;&lt;titles&gt;&lt;title&gt;Models of covariation-based causal judgment: a review and synthesis&lt;/title&gt;&lt;secondary-title&gt;Psychon Bull Rev&lt;/secondary-title&gt;&lt;/titles&gt;&lt;periodical&gt;&lt;full-title&gt;Psychon Bull Rev&lt;/full-title&gt;&lt;/periodical&gt;&lt;pages&gt;577-96&lt;/pages&gt;&lt;volume&gt;14&lt;/volume&gt;&lt;number&gt;4&lt;/number&gt;&lt;edition&gt;2007/11/02&lt;/edition&gt;&lt;keywords&gt;&lt;keyword&gt;*Causality&lt;/keyword&gt;&lt;keyword&gt;*Data Interpretation, Statistical&lt;/keyword&gt;&lt;keyword&gt;Humans&lt;/keyword&gt;&lt;keyword&gt;*Judgment&lt;/keyword&gt;&lt;keyword&gt;*Models, Psychological&lt;/keyword&gt;&lt;/keywords&gt;&lt;dates&gt;&lt;year&gt;2007&lt;/year&gt;&lt;pub-dates&gt;&lt;date&gt;Aug&lt;/date&gt;&lt;/pub-dates&gt;&lt;/dates&gt;&lt;isbn&gt;1069-9384 (Print)&amp;#xD;1069-9384 (Linking)&lt;/isbn&gt;&lt;accession-num&gt;17972719&lt;/accession-num&gt;&lt;urls&gt;&lt;related-urls&gt;&lt;url&gt;http://www.ncbi.nlm.nih.gov/entrez/query.fcgi?cmd=Retrieve&amp;amp;db=PubMed&amp;amp;dopt=Citation&amp;amp;list_uids=17972719&lt;/url&gt;&lt;/related-urls&gt;&lt;/urls&gt;&lt;language&gt;eng&lt;/language&gt;&lt;/record&gt;&lt;/Cite&gt;&lt;/EndNote&gt;</w:delInstrText>
        </w:r>
        <w:r w:rsidR="008F150F" w:rsidDel="00705ED5">
          <w:rPr>
            <w:rFonts w:asciiTheme="majorHAnsi" w:hAnsiTheme="majorHAnsi"/>
          </w:rPr>
          <w:fldChar w:fldCharType="separate"/>
        </w:r>
        <w:r w:rsidR="00156C4F" w:rsidRPr="00156C4F" w:rsidDel="00705ED5">
          <w:rPr>
            <w:rFonts w:asciiTheme="majorHAnsi" w:hAnsiTheme="majorHAnsi"/>
            <w:noProof/>
            <w:vertAlign w:val="superscript"/>
          </w:rPr>
          <w:delText>21</w:delText>
        </w:r>
        <w:r w:rsidR="008F150F" w:rsidDel="00705ED5">
          <w:rPr>
            <w:rFonts w:asciiTheme="majorHAnsi" w:hAnsiTheme="majorHAnsi"/>
          </w:rPr>
          <w:fldChar w:fldCharType="end"/>
        </w:r>
        <w:r w:rsidR="00156C4F" w:rsidDel="00705ED5">
          <w:rPr>
            <w:rFonts w:asciiTheme="majorHAnsi" w:hAnsiTheme="majorHAnsi"/>
          </w:rPr>
          <w:delText xml:space="preserve">.  We </w:delText>
        </w:r>
        <w:r w:rsidR="00E02B96" w:rsidDel="00705ED5">
          <w:rPr>
            <w:rFonts w:asciiTheme="majorHAnsi" w:hAnsiTheme="majorHAnsi"/>
          </w:rPr>
          <w:delText xml:space="preserve">assumed that participants entertained a number of </w:delText>
        </w:r>
        <w:r w:rsidR="00284E58" w:rsidDel="00705ED5">
          <w:rPr>
            <w:rFonts w:asciiTheme="majorHAnsi" w:hAnsiTheme="majorHAnsi"/>
          </w:rPr>
          <w:delText xml:space="preserve">parallel </w:delText>
        </w:r>
        <w:r w:rsidR="00E02B96" w:rsidDel="00705ED5">
          <w:rPr>
            <w:rFonts w:asciiTheme="majorHAnsi" w:hAnsiTheme="majorHAnsi"/>
          </w:rPr>
          <w:delText>competing hypotheses</w:delText>
        </w:r>
        <w:r w:rsidR="00E845F0" w:rsidDel="00705ED5">
          <w:rPr>
            <w:rFonts w:asciiTheme="majorHAnsi" w:hAnsiTheme="majorHAnsi"/>
          </w:rPr>
          <w:delText xml:space="preserve"> about the </w:delText>
        </w:r>
        <w:r w:rsidR="00284E58" w:rsidDel="00705ED5">
          <w:rPr>
            <w:rFonts w:asciiTheme="majorHAnsi" w:hAnsiTheme="majorHAnsi"/>
          </w:rPr>
          <w:delText xml:space="preserve">possible decision rule </w:delText>
        </w:r>
        <w:r w:rsidR="00A00F37" w:rsidDel="00705ED5">
          <w:rPr>
            <w:rFonts w:asciiTheme="majorHAnsi" w:hAnsiTheme="majorHAnsi"/>
          </w:rPr>
          <w:delText>(</w:delText>
        </w:r>
        <w:r w:rsidR="00C24AD2" w:rsidDel="00705ED5">
          <w:rPr>
            <w:rFonts w:asciiTheme="majorHAnsi" w:hAnsiTheme="majorHAnsi"/>
          </w:rPr>
          <w:delText>potential causes</w:delText>
        </w:r>
        <w:r w:rsidR="00A00F37" w:rsidDel="00705ED5">
          <w:rPr>
            <w:rFonts w:asciiTheme="majorHAnsi" w:hAnsiTheme="majorHAnsi"/>
          </w:rPr>
          <w:delText>)</w:delText>
        </w:r>
        <w:r w:rsidR="00E02B96" w:rsidDel="00705ED5">
          <w:rPr>
            <w:rFonts w:asciiTheme="majorHAnsi" w:hAnsiTheme="majorHAnsi"/>
          </w:rPr>
          <w:delText>, and responded according to whether there was criterial evidence that either the left or right stimulus was a target</w:delText>
        </w:r>
        <w:r w:rsidR="00156C4F" w:rsidDel="00705ED5">
          <w:rPr>
            <w:rFonts w:asciiTheme="majorHAnsi" w:hAnsiTheme="majorHAnsi"/>
          </w:rPr>
          <w:delText>, i.e. accumulated confirmatory vs. disconfirmatory evidence</w:delText>
        </w:r>
        <w:r w:rsidR="008F150F" w:rsidDel="00705ED5">
          <w:rPr>
            <w:rFonts w:asciiTheme="majorHAnsi" w:hAnsiTheme="majorHAnsi"/>
          </w:rPr>
          <w:fldChar w:fldCharType="begin"/>
        </w:r>
        <w:r w:rsidR="00333041" w:rsidDel="00705ED5">
          <w:rPr>
            <w:rFonts w:asciiTheme="majorHAnsi" w:hAnsiTheme="majorHAnsi"/>
          </w:rPr>
          <w:delInstrText xml:space="preserve"> ADDIN EN.CITE &lt;EndNote&gt;&lt;Cite&gt;&lt;Author&gt;Perales&lt;/Author&gt;&lt;Year&gt;2007&lt;/Year&gt;&lt;RecNum&gt;2131&lt;/RecNum&gt;&lt;record&gt;&lt;rec-number&gt;2131&lt;/rec-number&gt;&lt;foreign-keys&gt;&lt;key app="EN" db-id="wzfpz2f01saxwce2avopas0hvweaawzx2err"&gt;2131&lt;/key&gt;&lt;/foreign-keys&gt;&lt;ref-type name="Journal Article"&gt;17&lt;/ref-type&gt;&lt;contributors&gt;&lt;authors&gt;&lt;author&gt;Perales, J. C.&lt;/author&gt;&lt;author&gt;Shanks, D. R.&lt;/author&gt;&lt;/authors&gt;&lt;/contributors&gt;&lt;auth-address&gt;University of Granada, Granada, Spain. jcesar@ugr.es&lt;/auth-address&gt;&lt;titles&gt;&lt;title&gt;Models of covariation-based causal judgment: a review and synthesis&lt;/title&gt;&lt;secondary-title&gt;Psychon Bull Rev&lt;/secondary-title&gt;&lt;/titles&gt;&lt;periodical&gt;&lt;full-title&gt;Psychon Bull Rev&lt;/full-title&gt;&lt;/periodical&gt;&lt;pages&gt;577-96&lt;/pages&gt;&lt;volume&gt;14&lt;/volume&gt;&lt;number&gt;4&lt;/number&gt;&lt;edition&gt;2007/11/02&lt;/edition&gt;&lt;keywords&gt;&lt;keyword&gt;*Causality&lt;/keyword&gt;&lt;keyword&gt;*Data Interpretation, Statistical&lt;/keyword&gt;&lt;keyword&gt;Humans&lt;/keyword&gt;&lt;keyword&gt;*Judgment&lt;/keyword&gt;&lt;keyword&gt;*Models, Psychological&lt;/keyword&gt;&lt;/keywords&gt;&lt;dates&gt;&lt;year&gt;2007&lt;/year&gt;&lt;pub-dates&gt;&lt;date&gt;Aug&lt;/date&gt;&lt;/pub-dates&gt;&lt;/dates&gt;&lt;isbn&gt;1069-9384 (Print)&amp;#xD;1069-9384 (Linking)&lt;/isbn&gt;&lt;accession-num&gt;17972719&lt;/accession-num&gt;&lt;urls&gt;&lt;related-urls&gt;&lt;url&gt;http://www.ncbi.nlm.nih.gov/entrez/query.fcgi?cmd=Retrieve&amp;amp;db=PubMed&amp;amp;dopt=Citation&amp;amp;list_uids=17972719&lt;/url&gt;&lt;/related-urls&gt;&lt;/urls&gt;&lt;language&gt;eng&lt;/language&gt;&lt;/record&gt;&lt;/Cite&gt;&lt;/EndNote&gt;</w:delInstrText>
        </w:r>
        <w:r w:rsidR="008F150F" w:rsidDel="00705ED5">
          <w:rPr>
            <w:rFonts w:asciiTheme="majorHAnsi" w:hAnsiTheme="majorHAnsi"/>
          </w:rPr>
          <w:fldChar w:fldCharType="separate"/>
        </w:r>
        <w:r w:rsidR="00156C4F" w:rsidRPr="00156C4F" w:rsidDel="00705ED5">
          <w:rPr>
            <w:rFonts w:asciiTheme="majorHAnsi" w:hAnsiTheme="majorHAnsi"/>
            <w:noProof/>
            <w:vertAlign w:val="superscript"/>
          </w:rPr>
          <w:delText>21</w:delText>
        </w:r>
        <w:r w:rsidR="008F150F" w:rsidDel="00705ED5">
          <w:rPr>
            <w:rFonts w:asciiTheme="majorHAnsi" w:hAnsiTheme="majorHAnsi"/>
          </w:rPr>
          <w:fldChar w:fldCharType="end"/>
        </w:r>
        <w:r w:rsidR="00E02B96" w:rsidDel="00705ED5">
          <w:rPr>
            <w:rFonts w:asciiTheme="majorHAnsi" w:hAnsiTheme="majorHAnsi"/>
          </w:rPr>
          <w:delText>.</w:delText>
        </w:r>
        <w:r w:rsidR="00A00F37" w:rsidDel="00705ED5">
          <w:rPr>
            <w:rFonts w:asciiTheme="majorHAnsi" w:hAnsiTheme="majorHAnsi"/>
          </w:rPr>
          <w:delText xml:space="preserve">  </w:delText>
        </w:r>
        <w:r w:rsidR="00284E58" w:rsidDel="00705ED5">
          <w:rPr>
            <w:rFonts w:asciiTheme="majorHAnsi" w:hAnsiTheme="majorHAnsi"/>
          </w:rPr>
          <w:delText>At the beginning of</w:delText>
        </w:r>
        <w:r w:rsidR="00C24AD2" w:rsidDel="00705ED5">
          <w:rPr>
            <w:rFonts w:asciiTheme="majorHAnsi" w:hAnsiTheme="majorHAnsi"/>
          </w:rPr>
          <w:delText xml:space="preserve"> blocks with novel cues, there we</w:delText>
        </w:r>
        <w:r w:rsidR="00A604B7" w:rsidDel="00705ED5">
          <w:rPr>
            <w:rFonts w:asciiTheme="majorHAnsi" w:hAnsiTheme="majorHAnsi"/>
          </w:rPr>
          <w:delText>re 12 potential causes: 4 side-dimension pairs (colour-right, colour-left, shape-right and shape-</w:delText>
        </w:r>
        <w:r w:rsidR="00C24AD2" w:rsidDel="00705ED5">
          <w:rPr>
            <w:rFonts w:asciiTheme="majorHAnsi" w:hAnsiTheme="majorHAnsi"/>
          </w:rPr>
          <w:delText>left)  x  3 possible features (red, green, blue or circle, square, triangle); in blocks with familiar cues this space was reduced by half, as the irrelevant dimensions on each side were eliminated according to the information afforded by the cue.</w:delText>
        </w:r>
        <w:r w:rsidR="00F3050A" w:rsidDel="00705ED5">
          <w:rPr>
            <w:rFonts w:asciiTheme="majorHAnsi" w:hAnsiTheme="majorHAnsi"/>
          </w:rPr>
          <w:delText xml:space="preserve">  Each potential cause was associated with an estimate of the value of responding “target” (positive values) vs</w:delText>
        </w:r>
        <w:r w:rsidR="000C7039" w:rsidDel="00705ED5">
          <w:rPr>
            <w:rFonts w:asciiTheme="majorHAnsi" w:hAnsiTheme="majorHAnsi"/>
          </w:rPr>
          <w:delText xml:space="preserve">. “nontarget” (negative values), </w:delText>
        </w:r>
        <w:r w:rsidR="009C7106" w:rsidDel="00705ED5">
          <w:rPr>
            <w:rFonts w:asciiTheme="majorHAnsi" w:hAnsiTheme="majorHAnsi"/>
          </w:rPr>
          <w:delText xml:space="preserve">that we refer to </w:delText>
        </w:r>
        <w:r w:rsidR="00396BB5" w:rsidDel="00705ED5">
          <w:rPr>
            <w:rFonts w:asciiTheme="majorHAnsi" w:hAnsiTheme="majorHAnsi"/>
          </w:rPr>
          <w:delText>as</w:delText>
        </w:r>
        <w:r w:rsidR="00B41874" w:rsidDel="00705ED5">
          <w:rPr>
            <w:rFonts w:asciiTheme="majorHAnsi" w:hAnsiTheme="majorHAnsi"/>
          </w:rPr>
          <w:delText xml:space="preserve"> hypothesis value (or </w:delText>
        </w:r>
        <w:r w:rsidR="00396BB5" w:rsidDel="00705ED5">
          <w:rPr>
            <w:rFonts w:asciiTheme="majorHAnsi" w:hAnsiTheme="majorHAnsi"/>
          </w:rPr>
          <w:delText>H</w:delText>
        </w:r>
        <w:r w:rsidR="00396BB5" w:rsidRPr="006E49A6" w:rsidDel="00705ED5">
          <w:rPr>
            <w:rFonts w:asciiTheme="majorHAnsi" w:hAnsiTheme="majorHAnsi"/>
            <w:vertAlign w:val="subscript"/>
          </w:rPr>
          <w:delText>ij</w:delText>
        </w:r>
        <w:r w:rsidR="00BC6BB1" w:rsidDel="00705ED5">
          <w:rPr>
            <w:rFonts w:asciiTheme="majorHAnsi" w:hAnsiTheme="majorHAnsi"/>
          </w:rPr>
          <w:delText xml:space="preserve"> where i and j are the indices </w:delText>
        </w:r>
        <w:r w:rsidR="00EE5EF3" w:rsidDel="00705ED5">
          <w:rPr>
            <w:rFonts w:asciiTheme="majorHAnsi" w:hAnsiTheme="majorHAnsi"/>
          </w:rPr>
          <w:delText>over all the possible side-dimensions and features respectively</w:delText>
        </w:r>
        <w:r w:rsidR="00B41874" w:rsidDel="00705ED5">
          <w:rPr>
            <w:rFonts w:asciiTheme="majorHAnsi" w:hAnsiTheme="majorHAnsi"/>
          </w:rPr>
          <w:delText>)</w:delText>
        </w:r>
        <w:r w:rsidR="00096C9B" w:rsidDel="00705ED5">
          <w:rPr>
            <w:rFonts w:asciiTheme="majorHAnsi" w:hAnsiTheme="majorHAnsi"/>
          </w:rPr>
          <w:delText>.</w:delText>
        </w:r>
      </w:del>
    </w:p>
    <w:p w:rsidR="00C24AD2" w:rsidDel="00705ED5" w:rsidRDefault="00C24AD2" w:rsidP="00B37D7B">
      <w:pPr>
        <w:jc w:val="both"/>
        <w:rPr>
          <w:del w:id="405" w:author="Christopher Summerfield" w:date="2014-04-23T15:12:00Z"/>
          <w:rFonts w:asciiTheme="majorHAnsi" w:hAnsiTheme="majorHAnsi"/>
        </w:rPr>
      </w:pPr>
    </w:p>
    <w:p w:rsidR="00F3050A" w:rsidDel="00705ED5" w:rsidRDefault="00A21558" w:rsidP="00F3050A">
      <w:pPr>
        <w:jc w:val="both"/>
        <w:rPr>
          <w:del w:id="406" w:author="Christopher Summerfield" w:date="2014-04-23T15:12:00Z"/>
          <w:rFonts w:asciiTheme="majorHAnsi" w:hAnsiTheme="majorHAnsi"/>
        </w:rPr>
      </w:pPr>
      <w:del w:id="407" w:author="Christopher Summerfield" w:date="2014-04-23T15:12:00Z">
        <w:r w:rsidDel="00705ED5">
          <w:rPr>
            <w:rFonts w:asciiTheme="majorHAnsi" w:hAnsiTheme="majorHAnsi"/>
          </w:rPr>
          <w:delText>For each trial, w</w:delText>
        </w:r>
        <w:r w:rsidR="00E4688F" w:rsidDel="00705ED5">
          <w:rPr>
            <w:rFonts w:asciiTheme="majorHAnsi" w:hAnsiTheme="majorHAnsi"/>
          </w:rPr>
          <w:delText xml:space="preserve">e </w:delText>
        </w:r>
        <w:r w:rsidR="009C7106" w:rsidDel="00705ED5">
          <w:rPr>
            <w:rFonts w:asciiTheme="majorHAnsi" w:hAnsiTheme="majorHAnsi"/>
          </w:rPr>
          <w:delText xml:space="preserve">calculated </w:delText>
        </w:r>
        <w:r w:rsidR="00E4688F" w:rsidDel="00705ED5">
          <w:rPr>
            <w:rFonts w:asciiTheme="majorHAnsi" w:hAnsiTheme="majorHAnsi"/>
          </w:rPr>
          <w:delText>the</w:delText>
        </w:r>
        <w:r w:rsidR="00ED39DD" w:rsidDel="00705ED5">
          <w:rPr>
            <w:rFonts w:asciiTheme="majorHAnsi" w:hAnsiTheme="majorHAnsi"/>
          </w:rPr>
          <w:delText xml:space="preserve"> </w:delText>
        </w:r>
        <w:r w:rsidR="00BA78BF" w:rsidDel="00705ED5">
          <w:rPr>
            <w:rFonts w:asciiTheme="majorHAnsi" w:hAnsiTheme="majorHAnsi"/>
          </w:rPr>
          <w:delText xml:space="preserve">target </w:delText>
        </w:r>
        <w:r w:rsidR="00ED39DD" w:rsidDel="00705ED5">
          <w:rPr>
            <w:rFonts w:asciiTheme="majorHAnsi" w:hAnsiTheme="majorHAnsi"/>
          </w:rPr>
          <w:delText>value</w:delText>
        </w:r>
        <w:r w:rsidR="00BA78BF" w:rsidDel="00705ED5">
          <w:rPr>
            <w:rFonts w:asciiTheme="majorHAnsi" w:hAnsiTheme="majorHAnsi"/>
          </w:rPr>
          <w:delText xml:space="preserve"> (</w:delText>
        </w:r>
        <w:r w:rsidR="009C7106" w:rsidDel="00705ED5">
          <w:rPr>
            <w:rFonts w:asciiTheme="majorHAnsi" w:hAnsiTheme="majorHAnsi"/>
          </w:rPr>
          <w:delText>TV</w:delText>
        </w:r>
        <w:r w:rsidR="00BA78BF" w:rsidDel="00705ED5">
          <w:rPr>
            <w:rFonts w:asciiTheme="majorHAnsi" w:hAnsiTheme="majorHAnsi"/>
          </w:rPr>
          <w:delText>)</w:delText>
        </w:r>
        <w:r w:rsidR="00ED39DD" w:rsidDel="00705ED5">
          <w:rPr>
            <w:rFonts w:asciiTheme="majorHAnsi" w:hAnsiTheme="majorHAnsi"/>
          </w:rPr>
          <w:delText xml:space="preserve"> </w:delText>
        </w:r>
        <w:r w:rsidR="00E4688F" w:rsidDel="00705ED5">
          <w:rPr>
            <w:rFonts w:asciiTheme="majorHAnsi" w:hAnsiTheme="majorHAnsi"/>
          </w:rPr>
          <w:delText xml:space="preserve">of each stimulus </w:delText>
        </w:r>
        <w:r w:rsidR="000C7039" w:rsidDel="00705ED5">
          <w:rPr>
            <w:rFonts w:asciiTheme="majorHAnsi" w:hAnsiTheme="majorHAnsi"/>
          </w:rPr>
          <w:delText>by combining H</w:delText>
        </w:r>
        <w:r w:rsidR="000C7039" w:rsidRPr="006E49A6" w:rsidDel="00705ED5">
          <w:rPr>
            <w:rFonts w:asciiTheme="majorHAnsi" w:hAnsiTheme="majorHAnsi"/>
            <w:vertAlign w:val="subscript"/>
          </w:rPr>
          <w:delText>ij</w:delText>
        </w:r>
        <w:r w:rsidR="000C7039" w:rsidDel="00705ED5">
          <w:rPr>
            <w:rFonts w:asciiTheme="majorHAnsi" w:hAnsiTheme="majorHAnsi"/>
          </w:rPr>
          <w:delText xml:space="preserve"> for</w:delText>
        </w:r>
        <w:r w:rsidR="00E4688F" w:rsidDel="00705ED5">
          <w:rPr>
            <w:rFonts w:asciiTheme="majorHAnsi" w:hAnsiTheme="majorHAnsi"/>
          </w:rPr>
          <w:delText xml:space="preserve"> </w:delText>
        </w:r>
        <w:r w:rsidR="000C7039" w:rsidDel="00705ED5">
          <w:rPr>
            <w:rFonts w:asciiTheme="majorHAnsi" w:hAnsiTheme="majorHAnsi"/>
          </w:rPr>
          <w:delText xml:space="preserve">the </w:delText>
        </w:r>
        <w:r w:rsidR="00F3050A" w:rsidDel="00705ED5">
          <w:rPr>
            <w:rFonts w:asciiTheme="majorHAnsi" w:hAnsiTheme="majorHAnsi"/>
          </w:rPr>
          <w:delText>two (familiar cues)</w:delText>
        </w:r>
        <w:r w:rsidR="00E4688F" w:rsidDel="00705ED5">
          <w:rPr>
            <w:rFonts w:asciiTheme="majorHAnsi" w:hAnsiTheme="majorHAnsi"/>
          </w:rPr>
          <w:delText xml:space="preserve"> or</w:delText>
        </w:r>
        <w:r w:rsidR="000C7039" w:rsidDel="00705ED5">
          <w:rPr>
            <w:rFonts w:asciiTheme="majorHAnsi" w:hAnsiTheme="majorHAnsi"/>
          </w:rPr>
          <w:delText xml:space="preserve"> </w:delText>
        </w:r>
        <w:r w:rsidR="00E4688F" w:rsidDel="00705ED5">
          <w:rPr>
            <w:rFonts w:asciiTheme="majorHAnsi" w:hAnsiTheme="majorHAnsi"/>
          </w:rPr>
          <w:delText xml:space="preserve">four (novel cues) </w:delText>
        </w:r>
        <w:r w:rsidR="000C7039" w:rsidDel="00705ED5">
          <w:rPr>
            <w:rFonts w:asciiTheme="majorHAnsi" w:hAnsiTheme="majorHAnsi"/>
          </w:rPr>
          <w:delText xml:space="preserve">relevant features </w:delText>
        </w:r>
        <w:r w:rsidR="00F3050A" w:rsidDel="00705ED5">
          <w:rPr>
            <w:rFonts w:asciiTheme="majorHAnsi" w:hAnsiTheme="majorHAnsi"/>
          </w:rPr>
          <w:delText>according to the following equation:</w:delText>
        </w:r>
      </w:del>
    </w:p>
    <w:p w:rsidR="00F3050A" w:rsidDel="00705ED5" w:rsidRDefault="00F3050A" w:rsidP="00F3050A">
      <w:pPr>
        <w:jc w:val="both"/>
        <w:rPr>
          <w:del w:id="408" w:author="Christopher Summerfield" w:date="2014-04-23T15:12:00Z"/>
          <w:rFonts w:asciiTheme="majorHAnsi" w:hAnsiTheme="majorHAnsi"/>
        </w:rPr>
      </w:pPr>
    </w:p>
    <w:p w:rsidR="00B86C18" w:rsidDel="00705ED5" w:rsidRDefault="00B86C18" w:rsidP="00B86C18">
      <w:pPr>
        <w:ind w:firstLine="720"/>
        <w:jc w:val="both"/>
        <w:rPr>
          <w:del w:id="409" w:author="Christopher Summerfield" w:date="2014-04-23T15:12:00Z"/>
          <w:rFonts w:asciiTheme="majorHAnsi" w:hAnsiTheme="majorHAnsi"/>
        </w:rPr>
      </w:pPr>
      <w:del w:id="410" w:author="Christopher Summerfield" w:date="2014-04-23T15:12:00Z">
        <w:r w:rsidDel="00705ED5">
          <w:rPr>
            <w:rFonts w:asciiTheme="majorHAnsi" w:hAnsiTheme="majorHAnsi"/>
          </w:rPr>
          <w:delText>TV</w:delText>
        </w:r>
        <w:r w:rsidRPr="006E49A6" w:rsidDel="00705ED5">
          <w:rPr>
            <w:rFonts w:asciiTheme="majorHAnsi" w:hAnsiTheme="majorHAnsi"/>
          </w:rPr>
          <w:delText xml:space="preserve"> = </w:delText>
        </w:r>
        <w:r w:rsidRPr="006E49A6" w:rsidDel="00705ED5">
          <w:rPr>
            <w:rFonts w:asciiTheme="majorHAnsi" w:hAnsiTheme="majorHAnsi"/>
          </w:rPr>
          <w:sym w:font="Symbol" w:char="F074"/>
        </w:r>
        <w:r w:rsidDel="00705ED5">
          <w:rPr>
            <w:rFonts w:asciiTheme="majorHAnsi" w:hAnsiTheme="majorHAnsi"/>
          </w:rPr>
          <w:delText xml:space="preserve"> </w:delText>
        </w:r>
        <w:r w:rsidRPr="006E49A6" w:rsidDel="00705ED5">
          <w:rPr>
            <w:rFonts w:asciiTheme="majorHAnsi" w:hAnsiTheme="majorHAnsi"/>
          </w:rPr>
          <w:delText>·</w:delText>
        </w:r>
        <w:r w:rsidDel="00705ED5">
          <w:rPr>
            <w:rFonts w:asciiTheme="majorHAnsi" w:hAnsiTheme="majorHAnsi"/>
          </w:rPr>
          <w:delText xml:space="preserve"> </w:delText>
        </w:r>
        <w:r w:rsidRPr="006E49A6" w:rsidDel="00705ED5">
          <w:rPr>
            <w:rFonts w:asciiTheme="majorHAnsi" w:hAnsiTheme="majorHAnsi"/>
          </w:rPr>
          <w:delText>m</w:delText>
        </w:r>
        <w:r w:rsidDel="00705ED5">
          <w:rPr>
            <w:rFonts w:asciiTheme="majorHAnsi" w:hAnsiTheme="majorHAnsi"/>
          </w:rPr>
          <w:delText>in</w:delText>
        </w:r>
        <w:r w:rsidDel="00705ED5">
          <w:rPr>
            <w:rFonts w:asciiTheme="majorHAnsi" w:hAnsiTheme="majorHAnsi"/>
            <w:vertAlign w:val="subscript"/>
          </w:rPr>
          <w:delText>(i,j)</w:delText>
        </w:r>
        <w:r w:rsidRPr="00815328" w:rsidDel="00705ED5">
          <w:rPr>
            <w:rFonts w:ascii="Menlo Regular" w:hAnsi="Menlo Regular" w:cs="Menlo Regular"/>
            <w:color w:val="000000"/>
            <w:szCs w:val="21"/>
            <w:shd w:val="clear" w:color="auto" w:fill="FFFFFF"/>
            <w:vertAlign w:val="subscript"/>
            <w:lang w:val="en-GB"/>
          </w:rPr>
          <w:delText>∈</w:delText>
        </w:r>
        <w:r w:rsidDel="00705ED5">
          <w:rPr>
            <w:rFonts w:asciiTheme="majorHAnsi" w:hAnsiTheme="majorHAnsi"/>
            <w:vertAlign w:val="subscript"/>
          </w:rPr>
          <w:delText>S</w:delText>
        </w:r>
        <w:r w:rsidRPr="00A902FA" w:rsidDel="00705ED5">
          <w:rPr>
            <w:rFonts w:asciiTheme="majorHAnsi" w:hAnsiTheme="majorHAnsi"/>
            <w:vertAlign w:val="subscript"/>
          </w:rPr>
          <w:delText>(t)</w:delText>
        </w:r>
        <w:r w:rsidRPr="006E49A6" w:rsidDel="00705ED5">
          <w:rPr>
            <w:rFonts w:asciiTheme="majorHAnsi" w:hAnsiTheme="majorHAnsi"/>
          </w:rPr>
          <w:delText xml:space="preserve"> (H</w:delText>
        </w:r>
        <w:r w:rsidDel="00705ED5">
          <w:rPr>
            <w:rFonts w:asciiTheme="majorHAnsi" w:hAnsiTheme="majorHAnsi"/>
            <w:vertAlign w:val="subscript"/>
          </w:rPr>
          <w:delText>(i,</w:delText>
        </w:r>
        <w:r w:rsidRPr="00396BB5" w:rsidDel="00705ED5">
          <w:rPr>
            <w:rFonts w:asciiTheme="majorHAnsi" w:hAnsiTheme="majorHAnsi"/>
            <w:vertAlign w:val="subscript"/>
          </w:rPr>
          <w:delText>j</w:delText>
        </w:r>
        <w:r w:rsidDel="00705ED5">
          <w:rPr>
            <w:rFonts w:asciiTheme="majorHAnsi" w:hAnsiTheme="majorHAnsi"/>
            <w:vertAlign w:val="subscript"/>
          </w:rPr>
          <w:delText>)</w:delText>
        </w:r>
        <w:r w:rsidRPr="006E49A6" w:rsidDel="00705ED5">
          <w:rPr>
            <w:rFonts w:asciiTheme="majorHAnsi" w:hAnsiTheme="majorHAnsi"/>
          </w:rPr>
          <w:delText>) + (1-</w:delText>
        </w:r>
        <w:r w:rsidRPr="006E49A6" w:rsidDel="00705ED5">
          <w:rPr>
            <w:rFonts w:asciiTheme="majorHAnsi" w:hAnsiTheme="majorHAnsi"/>
          </w:rPr>
          <w:sym w:font="Symbol" w:char="F074"/>
        </w:r>
        <w:r w:rsidRPr="006E49A6" w:rsidDel="00705ED5">
          <w:rPr>
            <w:rFonts w:asciiTheme="majorHAnsi" w:hAnsiTheme="majorHAnsi"/>
          </w:rPr>
          <w:delText>)</w:delText>
        </w:r>
        <w:r w:rsidDel="00705ED5">
          <w:rPr>
            <w:rFonts w:asciiTheme="majorHAnsi" w:hAnsiTheme="majorHAnsi"/>
          </w:rPr>
          <w:delText xml:space="preserve"> </w:delText>
        </w:r>
        <w:r w:rsidRPr="006E49A6" w:rsidDel="00705ED5">
          <w:rPr>
            <w:rFonts w:asciiTheme="majorHAnsi" w:hAnsiTheme="majorHAnsi"/>
          </w:rPr>
          <w:delText>·</w:delText>
        </w:r>
        <w:r w:rsidDel="00705ED5">
          <w:rPr>
            <w:rFonts w:asciiTheme="majorHAnsi" w:hAnsiTheme="majorHAnsi"/>
          </w:rPr>
          <w:delText xml:space="preserve"> max</w:delText>
        </w:r>
        <w:r w:rsidDel="00705ED5">
          <w:rPr>
            <w:rFonts w:asciiTheme="majorHAnsi" w:hAnsiTheme="majorHAnsi"/>
            <w:vertAlign w:val="subscript"/>
          </w:rPr>
          <w:delText>(i,j)</w:delText>
        </w:r>
        <w:r w:rsidRPr="00A902FA" w:rsidDel="00705ED5">
          <w:rPr>
            <w:rFonts w:ascii="Menlo Regular" w:hAnsi="Menlo Regular" w:cs="Menlo Regular"/>
            <w:color w:val="000000"/>
            <w:szCs w:val="21"/>
            <w:shd w:val="clear" w:color="auto" w:fill="FFFFFF"/>
            <w:vertAlign w:val="subscript"/>
            <w:lang w:val="en-GB"/>
          </w:rPr>
          <w:delText>∈</w:delText>
        </w:r>
        <w:r w:rsidDel="00705ED5">
          <w:rPr>
            <w:rFonts w:asciiTheme="majorHAnsi" w:hAnsiTheme="majorHAnsi"/>
            <w:vertAlign w:val="subscript"/>
          </w:rPr>
          <w:delText>S</w:delText>
        </w:r>
        <w:r w:rsidRPr="00A902FA" w:rsidDel="00705ED5">
          <w:rPr>
            <w:rFonts w:asciiTheme="majorHAnsi" w:hAnsiTheme="majorHAnsi"/>
            <w:vertAlign w:val="subscript"/>
          </w:rPr>
          <w:delText>(t)</w:delText>
        </w:r>
        <w:r w:rsidRPr="006E49A6" w:rsidDel="00705ED5">
          <w:rPr>
            <w:rFonts w:asciiTheme="majorHAnsi" w:hAnsiTheme="majorHAnsi"/>
          </w:rPr>
          <w:delText xml:space="preserve"> (H</w:delText>
        </w:r>
        <w:r w:rsidDel="00705ED5">
          <w:rPr>
            <w:rFonts w:asciiTheme="majorHAnsi" w:hAnsiTheme="majorHAnsi"/>
            <w:vertAlign w:val="subscript"/>
          </w:rPr>
          <w:delText>(i,</w:delText>
        </w:r>
        <w:r w:rsidRPr="00396BB5" w:rsidDel="00705ED5">
          <w:rPr>
            <w:rFonts w:asciiTheme="majorHAnsi" w:hAnsiTheme="majorHAnsi"/>
            <w:vertAlign w:val="subscript"/>
          </w:rPr>
          <w:delText>j</w:delText>
        </w:r>
        <w:r w:rsidDel="00705ED5">
          <w:rPr>
            <w:rFonts w:asciiTheme="majorHAnsi" w:hAnsiTheme="majorHAnsi"/>
            <w:vertAlign w:val="subscript"/>
          </w:rPr>
          <w:delText>)</w:delText>
        </w:r>
        <w:r w:rsidRPr="006E49A6" w:rsidDel="00705ED5">
          <w:rPr>
            <w:rFonts w:asciiTheme="majorHAnsi" w:hAnsiTheme="majorHAnsi"/>
          </w:rPr>
          <w:delText>)</w:delText>
        </w:r>
        <w:r w:rsidDel="00705ED5">
          <w:rPr>
            <w:rFonts w:asciiTheme="majorHAnsi" w:hAnsiTheme="majorHAnsi"/>
          </w:rPr>
          <w:tab/>
        </w:r>
        <w:r w:rsidDel="00705ED5">
          <w:rPr>
            <w:rFonts w:asciiTheme="majorHAnsi" w:hAnsiTheme="majorHAnsi"/>
          </w:rPr>
          <w:tab/>
        </w:r>
        <w:r w:rsidDel="00705ED5">
          <w:rPr>
            <w:rFonts w:asciiTheme="majorHAnsi" w:hAnsiTheme="majorHAnsi"/>
          </w:rPr>
          <w:tab/>
        </w:r>
        <w:r w:rsidDel="00705ED5">
          <w:rPr>
            <w:rFonts w:asciiTheme="majorHAnsi" w:hAnsiTheme="majorHAnsi"/>
          </w:rPr>
          <w:tab/>
        </w:r>
        <w:r w:rsidDel="00705ED5">
          <w:rPr>
            <w:rFonts w:asciiTheme="majorHAnsi" w:hAnsiTheme="majorHAnsi"/>
          </w:rPr>
          <w:tab/>
          <w:delText>(1)</w:delText>
        </w:r>
      </w:del>
    </w:p>
    <w:p w:rsidR="00EE5EF3" w:rsidDel="00705ED5" w:rsidRDefault="00EE5EF3" w:rsidP="00EE5EF3">
      <w:pPr>
        <w:jc w:val="both"/>
        <w:rPr>
          <w:del w:id="411" w:author="Christopher Summerfield" w:date="2014-04-23T15:12:00Z"/>
          <w:rFonts w:asciiTheme="majorHAnsi" w:hAnsiTheme="majorHAnsi"/>
        </w:rPr>
      </w:pPr>
    </w:p>
    <w:p w:rsidR="00EE5EF3" w:rsidRPr="00F53FE4" w:rsidDel="00705ED5" w:rsidRDefault="00EE5EF3" w:rsidP="00EE5EF3">
      <w:pPr>
        <w:jc w:val="both"/>
        <w:rPr>
          <w:del w:id="412" w:author="Christopher Summerfield" w:date="2014-04-23T15:12:00Z"/>
          <w:rFonts w:asciiTheme="majorHAnsi" w:hAnsiTheme="majorHAnsi"/>
        </w:rPr>
      </w:pPr>
      <w:del w:id="413" w:author="Christopher Summerfield" w:date="2014-04-23T15:12:00Z">
        <w:r w:rsidDel="00705ED5">
          <w:rPr>
            <w:rFonts w:asciiTheme="majorHAnsi" w:hAnsiTheme="majorHAnsi"/>
          </w:rPr>
          <w:delText>where S(t) is the subset of two (</w:delText>
        </w:r>
        <w:r w:rsidRPr="00F53FE4" w:rsidDel="00705ED5">
          <w:rPr>
            <w:rFonts w:asciiTheme="majorHAnsi" w:hAnsiTheme="majorHAnsi"/>
            <w:i/>
          </w:rPr>
          <w:delText>familiar</w:delText>
        </w:r>
        <w:r w:rsidDel="00705ED5">
          <w:rPr>
            <w:rFonts w:asciiTheme="majorHAnsi" w:hAnsiTheme="majorHAnsi"/>
            <w:i/>
          </w:rPr>
          <w:delText xml:space="preserve"> cues</w:delText>
        </w:r>
        <w:r w:rsidDel="00705ED5">
          <w:rPr>
            <w:rFonts w:asciiTheme="majorHAnsi" w:hAnsiTheme="majorHAnsi"/>
          </w:rPr>
          <w:delText xml:space="preserve"> condition) or four (</w:delText>
        </w:r>
        <w:r w:rsidDel="00705ED5">
          <w:rPr>
            <w:rFonts w:asciiTheme="majorHAnsi" w:hAnsiTheme="majorHAnsi"/>
            <w:i/>
          </w:rPr>
          <w:delText>novel cues</w:delText>
        </w:r>
        <w:r w:rsidDel="00705ED5">
          <w:rPr>
            <w:rFonts w:asciiTheme="majorHAnsi" w:hAnsiTheme="majorHAnsi"/>
          </w:rPr>
          <w:delText xml:space="preserve"> condition) pairs (i,j) </w:delText>
        </w:r>
        <w:r w:rsidR="00B86C18" w:rsidDel="00705ED5">
          <w:rPr>
            <w:rFonts w:asciiTheme="majorHAnsi" w:hAnsiTheme="majorHAnsi"/>
          </w:rPr>
          <w:delText>representing each feature</w:delText>
        </w:r>
        <w:r w:rsidDel="00705ED5">
          <w:rPr>
            <w:rFonts w:asciiTheme="majorHAnsi" w:hAnsiTheme="majorHAnsi"/>
          </w:rPr>
          <w:delText xml:space="preserve"> presented in trial t.</w:delText>
        </w:r>
      </w:del>
    </w:p>
    <w:p w:rsidR="00F3050A" w:rsidDel="00705ED5" w:rsidRDefault="00F3050A" w:rsidP="00F3050A">
      <w:pPr>
        <w:jc w:val="both"/>
        <w:rPr>
          <w:del w:id="414" w:author="Christopher Summerfield" w:date="2014-04-23T15:12:00Z"/>
          <w:rFonts w:asciiTheme="majorHAnsi" w:hAnsiTheme="majorHAnsi"/>
        </w:rPr>
      </w:pPr>
    </w:p>
    <w:p w:rsidR="006E49A6" w:rsidDel="00705ED5" w:rsidRDefault="00F3050A" w:rsidP="00F3050A">
      <w:pPr>
        <w:jc w:val="both"/>
        <w:rPr>
          <w:del w:id="415" w:author="Christopher Summerfield" w:date="2014-04-23T15:12:00Z"/>
          <w:rFonts w:asciiTheme="majorHAnsi" w:hAnsiTheme="majorHAnsi"/>
        </w:rPr>
      </w:pPr>
      <w:del w:id="416" w:author="Christopher Summerfield" w:date="2014-04-23T15:12:00Z">
        <w:r w:rsidDel="00705ED5">
          <w:rPr>
            <w:rFonts w:asciiTheme="majorHAnsi" w:hAnsiTheme="majorHAnsi"/>
          </w:rPr>
          <w:delText xml:space="preserve">The model responds “target” when </w:delText>
        </w:r>
        <w:r w:rsidR="009C7106" w:rsidDel="00705ED5">
          <w:rPr>
            <w:rFonts w:asciiTheme="majorHAnsi" w:hAnsiTheme="majorHAnsi"/>
          </w:rPr>
          <w:delText>TV</w:delText>
        </w:r>
        <w:r w:rsidR="006E49A6" w:rsidDel="00705ED5">
          <w:rPr>
            <w:rFonts w:asciiTheme="majorHAnsi" w:hAnsiTheme="majorHAnsi"/>
          </w:rPr>
          <w:delText xml:space="preserve"> &gt; 0 and “nontarget” otherwise. </w:delText>
        </w:r>
        <w:r w:rsidDel="00705ED5">
          <w:rPr>
            <w:rFonts w:asciiTheme="majorHAnsi" w:hAnsiTheme="majorHAnsi"/>
          </w:rPr>
          <w:delText xml:space="preserve">The free parameter </w:delText>
        </w:r>
        <w:r w:rsidDel="00705ED5">
          <w:rPr>
            <w:rFonts w:asciiTheme="majorHAnsi" w:hAnsiTheme="majorHAnsi"/>
          </w:rPr>
          <w:sym w:font="Symbol" w:char="F074"/>
        </w:r>
        <w:r w:rsidDel="00705ED5">
          <w:rPr>
            <w:rFonts w:asciiTheme="majorHAnsi" w:hAnsiTheme="majorHAnsi"/>
          </w:rPr>
          <w:delText xml:space="preserve"> thus encodes the extent to which </w:delText>
        </w:r>
        <w:r w:rsidR="006E49A6" w:rsidDel="00705ED5">
          <w:rPr>
            <w:rFonts w:asciiTheme="majorHAnsi" w:hAnsiTheme="majorHAnsi"/>
          </w:rPr>
          <w:delText xml:space="preserve">decisions are based on the </w:delText>
        </w:r>
        <w:r w:rsidR="00E378AB" w:rsidDel="00705ED5">
          <w:rPr>
            <w:rFonts w:asciiTheme="majorHAnsi" w:hAnsiTheme="majorHAnsi"/>
          </w:rPr>
          <w:delText>maximum</w:delText>
        </w:r>
        <w:r w:rsidR="006E49A6" w:rsidDel="00705ED5">
          <w:rPr>
            <w:rFonts w:asciiTheme="majorHAnsi" w:hAnsiTheme="majorHAnsi"/>
          </w:rPr>
          <w:delText xml:space="preserve"> </w:delText>
        </w:r>
        <w:r w:rsidR="00B41874" w:rsidDel="00705ED5">
          <w:rPr>
            <w:rFonts w:asciiTheme="majorHAnsi" w:hAnsiTheme="majorHAnsi"/>
          </w:rPr>
          <w:delText>hypothesis</w:delText>
        </w:r>
        <w:r w:rsidR="006E49A6" w:rsidDel="00705ED5">
          <w:rPr>
            <w:rFonts w:asciiTheme="majorHAnsi" w:hAnsiTheme="majorHAnsi"/>
          </w:rPr>
          <w:delText xml:space="preserve"> </w:delText>
        </w:r>
        <w:r w:rsidR="00EC74A5" w:rsidDel="00705ED5">
          <w:rPr>
            <w:rFonts w:asciiTheme="majorHAnsi" w:hAnsiTheme="majorHAnsi"/>
          </w:rPr>
          <w:delText>value</w:delText>
        </w:r>
        <w:r w:rsidR="006E49A6" w:rsidDel="00705ED5">
          <w:rPr>
            <w:rFonts w:asciiTheme="majorHAnsi" w:hAnsiTheme="majorHAnsi"/>
          </w:rPr>
          <w:delText xml:space="preserve"> across all potentially relevant features</w:delText>
        </w:r>
        <w:r w:rsidR="00EC74A5" w:rsidDel="00705ED5">
          <w:rPr>
            <w:rFonts w:asciiTheme="majorHAnsi" w:hAnsiTheme="majorHAnsi"/>
          </w:rPr>
          <w:delText xml:space="preserve"> (</w:delText>
        </w:r>
        <w:r w:rsidR="00217676" w:rsidDel="00705ED5">
          <w:rPr>
            <w:rFonts w:asciiTheme="majorHAnsi" w:hAnsiTheme="majorHAnsi"/>
          </w:rPr>
          <w:delText xml:space="preserve">i.e. the hypothesis with strongest support; </w:delText>
        </w:r>
        <w:r w:rsidR="00EC74A5" w:rsidRPr="006E49A6" w:rsidDel="00705ED5">
          <w:rPr>
            <w:rFonts w:asciiTheme="majorHAnsi" w:hAnsiTheme="majorHAnsi"/>
          </w:rPr>
          <w:sym w:font="Symbol" w:char="F074"/>
        </w:r>
        <w:r w:rsidR="00E73E14" w:rsidDel="00705ED5">
          <w:rPr>
            <w:rFonts w:asciiTheme="majorHAnsi" w:hAnsiTheme="majorHAnsi"/>
          </w:rPr>
          <w:delText xml:space="preserve"> = 0</w:delText>
        </w:r>
        <w:r w:rsidR="002000A5" w:rsidDel="00705ED5">
          <w:rPr>
            <w:rFonts w:asciiTheme="majorHAnsi" w:hAnsiTheme="majorHAnsi"/>
          </w:rPr>
          <w:delText>)</w:delText>
        </w:r>
        <w:r w:rsidR="006E49A6" w:rsidDel="00705ED5">
          <w:rPr>
            <w:rFonts w:asciiTheme="majorHAnsi" w:hAnsiTheme="majorHAnsi"/>
          </w:rPr>
          <w:delText>,</w:delText>
        </w:r>
        <w:r w:rsidR="002000A5" w:rsidDel="00705ED5">
          <w:rPr>
            <w:rFonts w:asciiTheme="majorHAnsi" w:hAnsiTheme="majorHAnsi"/>
          </w:rPr>
          <w:delText xml:space="preserve"> the </w:delText>
        </w:r>
        <w:r w:rsidR="00E378AB" w:rsidDel="00705ED5">
          <w:rPr>
            <w:rFonts w:asciiTheme="majorHAnsi" w:hAnsiTheme="majorHAnsi"/>
          </w:rPr>
          <w:delText>minimum</w:delText>
        </w:r>
        <w:r w:rsidR="002000A5" w:rsidDel="00705ED5">
          <w:rPr>
            <w:rFonts w:asciiTheme="majorHAnsi" w:hAnsiTheme="majorHAnsi"/>
          </w:rPr>
          <w:delText xml:space="preserve"> </w:delText>
        </w:r>
        <w:r w:rsidR="00B41874" w:rsidDel="00705ED5">
          <w:rPr>
            <w:rFonts w:asciiTheme="majorHAnsi" w:hAnsiTheme="majorHAnsi"/>
          </w:rPr>
          <w:delText>hypothesis</w:delText>
        </w:r>
        <w:r w:rsidR="002000A5" w:rsidDel="00705ED5">
          <w:rPr>
            <w:rFonts w:asciiTheme="majorHAnsi" w:hAnsiTheme="majorHAnsi"/>
          </w:rPr>
          <w:delText xml:space="preserve"> value (</w:delText>
        </w:r>
        <w:r w:rsidR="00217676" w:rsidDel="00705ED5">
          <w:rPr>
            <w:rFonts w:asciiTheme="majorHAnsi" w:hAnsiTheme="majorHAnsi"/>
          </w:rPr>
          <w:delText xml:space="preserve">the hypothesis with weakest support; </w:delText>
        </w:r>
        <w:r w:rsidR="002000A5" w:rsidRPr="006E49A6" w:rsidDel="00705ED5">
          <w:rPr>
            <w:rFonts w:asciiTheme="majorHAnsi" w:hAnsiTheme="majorHAnsi"/>
          </w:rPr>
          <w:sym w:font="Symbol" w:char="F074"/>
        </w:r>
        <w:r w:rsidR="00E73E14" w:rsidDel="00705ED5">
          <w:rPr>
            <w:rFonts w:asciiTheme="majorHAnsi" w:hAnsiTheme="majorHAnsi"/>
          </w:rPr>
          <w:delText xml:space="preserve"> = 1</w:delText>
        </w:r>
        <w:r w:rsidR="002000A5" w:rsidDel="00705ED5">
          <w:rPr>
            <w:rFonts w:asciiTheme="majorHAnsi" w:hAnsiTheme="majorHAnsi"/>
          </w:rPr>
          <w:delText>)</w:delText>
        </w:r>
        <w:r w:rsidR="006E49A6" w:rsidDel="00705ED5">
          <w:rPr>
            <w:rFonts w:asciiTheme="majorHAnsi" w:hAnsiTheme="majorHAnsi"/>
          </w:rPr>
          <w:delText xml:space="preserve"> or on a mixture information in the observed features</w:delText>
        </w:r>
        <w:r w:rsidR="002000A5" w:rsidDel="00705ED5">
          <w:rPr>
            <w:rFonts w:asciiTheme="majorHAnsi" w:hAnsiTheme="majorHAnsi"/>
          </w:rPr>
          <w:delText xml:space="preserve"> (0 &lt; </w:delText>
        </w:r>
        <w:r w:rsidR="002000A5" w:rsidRPr="006E49A6" w:rsidDel="00705ED5">
          <w:rPr>
            <w:rFonts w:asciiTheme="majorHAnsi" w:hAnsiTheme="majorHAnsi"/>
          </w:rPr>
          <w:sym w:font="Symbol" w:char="F074"/>
        </w:r>
        <w:r w:rsidR="002000A5" w:rsidDel="00705ED5">
          <w:rPr>
            <w:rFonts w:asciiTheme="majorHAnsi" w:hAnsiTheme="majorHAnsi"/>
          </w:rPr>
          <w:delText xml:space="preserve"> &lt;1)</w:delText>
        </w:r>
        <w:r w:rsidR="006E49A6" w:rsidDel="00705ED5">
          <w:rPr>
            <w:rFonts w:asciiTheme="majorHAnsi" w:hAnsiTheme="majorHAnsi"/>
          </w:rPr>
          <w:delText>.</w:delText>
        </w:r>
        <w:r w:rsidR="00217676" w:rsidDel="00705ED5">
          <w:rPr>
            <w:rFonts w:asciiTheme="majorHAnsi" w:hAnsiTheme="majorHAnsi"/>
          </w:rPr>
          <w:delText xml:space="preserve">  </w:delText>
        </w:r>
      </w:del>
    </w:p>
    <w:p w:rsidR="006E49A6" w:rsidDel="00705ED5" w:rsidRDefault="006E49A6" w:rsidP="00F3050A">
      <w:pPr>
        <w:jc w:val="both"/>
        <w:rPr>
          <w:del w:id="417" w:author="Christopher Summerfield" w:date="2014-04-23T15:12:00Z"/>
          <w:rFonts w:asciiTheme="majorHAnsi" w:hAnsiTheme="majorHAnsi"/>
        </w:rPr>
      </w:pPr>
    </w:p>
    <w:p w:rsidR="00396BB5" w:rsidDel="00705ED5" w:rsidRDefault="00396BB5" w:rsidP="00F3050A">
      <w:pPr>
        <w:jc w:val="both"/>
        <w:rPr>
          <w:del w:id="418" w:author="Christopher Summerfield" w:date="2014-04-23T15:12:00Z"/>
          <w:rFonts w:asciiTheme="majorHAnsi" w:hAnsiTheme="majorHAnsi"/>
        </w:rPr>
      </w:pPr>
      <w:del w:id="419" w:author="Christopher Summerfield" w:date="2014-04-23T15:12:00Z">
        <w:r w:rsidDel="00705ED5">
          <w:rPr>
            <w:rFonts w:asciiTheme="majorHAnsi" w:hAnsiTheme="majorHAnsi"/>
          </w:rPr>
          <w:delText>Following each decision,</w:delText>
        </w:r>
        <w:r w:rsidR="007C6FAB" w:rsidDel="00705ED5">
          <w:rPr>
            <w:rFonts w:asciiTheme="majorHAnsi" w:hAnsiTheme="majorHAnsi"/>
          </w:rPr>
          <w:delText xml:space="preserve"> the model updates estimates </w:delText>
        </w:r>
        <w:r w:rsidR="00B86C18" w:rsidDel="00705ED5">
          <w:rPr>
            <w:rFonts w:asciiTheme="majorHAnsi" w:hAnsiTheme="majorHAnsi"/>
          </w:rPr>
          <w:delText xml:space="preserve">of </w:delText>
        </w:r>
        <w:r w:rsidR="007C6FAB" w:rsidDel="00705ED5">
          <w:rPr>
            <w:rFonts w:asciiTheme="majorHAnsi" w:hAnsiTheme="majorHAnsi"/>
          </w:rPr>
          <w:delText xml:space="preserve">the relevant hypotheses </w:delText>
        </w:r>
        <w:r w:rsidDel="00705ED5">
          <w:rPr>
            <w:rFonts w:asciiTheme="majorHAnsi" w:hAnsiTheme="majorHAnsi"/>
          </w:rPr>
          <w:delText>according to a delta rule:</w:delText>
        </w:r>
      </w:del>
    </w:p>
    <w:p w:rsidR="00396BB5" w:rsidDel="00705ED5" w:rsidRDefault="00396BB5" w:rsidP="00F3050A">
      <w:pPr>
        <w:jc w:val="both"/>
        <w:rPr>
          <w:del w:id="420" w:author="Christopher Summerfield" w:date="2014-04-23T15:12:00Z"/>
          <w:rFonts w:asciiTheme="majorHAnsi" w:hAnsiTheme="majorHAnsi"/>
        </w:rPr>
      </w:pPr>
    </w:p>
    <w:p w:rsidR="00B86C18" w:rsidRPr="00033E8E" w:rsidDel="00705ED5" w:rsidRDefault="00B86C18" w:rsidP="007954B0">
      <w:pPr>
        <w:tabs>
          <w:tab w:val="left" w:pos="2694"/>
          <w:tab w:val="left" w:pos="3119"/>
        </w:tabs>
        <w:ind w:firstLine="720"/>
        <w:jc w:val="both"/>
        <w:rPr>
          <w:del w:id="421" w:author="Christopher Summerfield" w:date="2014-04-23T15:12:00Z"/>
          <w:rFonts w:asciiTheme="majorHAnsi" w:hAnsiTheme="majorHAnsi"/>
        </w:rPr>
      </w:pPr>
      <w:del w:id="422" w:author="Christopher Summerfield" w:date="2014-04-23T15:12:00Z">
        <w:r w:rsidDel="00705ED5">
          <w:rPr>
            <w:rFonts w:asciiTheme="majorHAnsi" w:hAnsiTheme="majorHAnsi"/>
          </w:rPr>
          <w:delText>dH</w:delText>
        </w:r>
        <w:r w:rsidDel="00705ED5">
          <w:rPr>
            <w:rFonts w:asciiTheme="majorHAnsi" w:hAnsiTheme="majorHAnsi"/>
            <w:vertAlign w:val="subscript"/>
          </w:rPr>
          <w:delText>(i,j)</w:delText>
        </w:r>
        <w:r w:rsidRPr="00815328" w:rsidDel="00705ED5">
          <w:rPr>
            <w:rFonts w:ascii="Menlo Regular" w:hAnsi="Menlo Regular" w:cs="Menlo Regular"/>
            <w:color w:val="000000"/>
            <w:szCs w:val="21"/>
            <w:shd w:val="clear" w:color="auto" w:fill="FFFFFF"/>
            <w:vertAlign w:val="subscript"/>
            <w:lang w:val="en-GB"/>
          </w:rPr>
          <w:delText>∈</w:delText>
        </w:r>
        <w:r w:rsidDel="00705ED5">
          <w:rPr>
            <w:rFonts w:asciiTheme="majorHAnsi" w:hAnsiTheme="majorHAnsi"/>
            <w:vertAlign w:val="subscript"/>
          </w:rPr>
          <w:delText>S</w:delText>
        </w:r>
        <w:r w:rsidRPr="00A902FA" w:rsidDel="00705ED5">
          <w:rPr>
            <w:rFonts w:asciiTheme="majorHAnsi" w:hAnsiTheme="majorHAnsi"/>
            <w:vertAlign w:val="subscript"/>
          </w:rPr>
          <w:delText>(t)</w:delText>
        </w:r>
        <w:r w:rsidDel="00705ED5">
          <w:rPr>
            <w:rFonts w:asciiTheme="majorHAnsi" w:hAnsiTheme="majorHAnsi"/>
          </w:rPr>
          <w:delText xml:space="preserve"> =  </w:delText>
        </w:r>
        <w:r w:rsidR="007954B0" w:rsidDel="00705ED5">
          <w:rPr>
            <w:rFonts w:asciiTheme="majorHAnsi" w:hAnsiTheme="majorHAnsi"/>
          </w:rPr>
          <w:sym w:font="Symbol" w:char="F061"/>
        </w:r>
        <w:r w:rsidR="007954B0" w:rsidDel="00705ED5">
          <w:rPr>
            <w:rFonts w:asciiTheme="majorHAnsi" w:hAnsiTheme="majorHAnsi"/>
            <w:vertAlign w:val="subscript"/>
          </w:rPr>
          <w:delText>M</w:delText>
        </w:r>
        <w:r w:rsidDel="00705ED5">
          <w:delText xml:space="preserve"> </w:delText>
        </w:r>
        <w:r w:rsidDel="00705ED5">
          <w:rPr>
            <w:rFonts w:ascii="Calibri" w:hAnsi="Calibri"/>
          </w:rPr>
          <w:delText xml:space="preserve">· </w:delText>
        </w:r>
        <w:r w:rsidR="007954B0" w:rsidDel="00705ED5">
          <w:rPr>
            <w:rFonts w:ascii="Calibri" w:hAnsi="Calibri"/>
          </w:rPr>
          <w:tab/>
        </w:r>
        <w:r w:rsidDel="00705ED5">
          <w:rPr>
            <w:rFonts w:asciiTheme="majorHAnsi" w:hAnsiTheme="majorHAnsi"/>
          </w:rPr>
          <w:sym w:font="Symbol" w:char="F061"/>
        </w:r>
        <w:r w:rsidR="007954B0" w:rsidDel="00705ED5">
          <w:rPr>
            <w:rFonts w:asciiTheme="majorHAnsi" w:hAnsiTheme="majorHAnsi"/>
            <w:vertAlign w:val="subscript"/>
          </w:rPr>
          <w:delText>R</w:delText>
        </w:r>
        <w:r w:rsidR="007954B0" w:rsidDel="00705ED5">
          <w:rPr>
            <w:rFonts w:asciiTheme="majorHAnsi" w:hAnsiTheme="majorHAnsi"/>
          </w:rPr>
          <w:tab/>
        </w:r>
        <w:r w:rsidDel="00705ED5">
          <w:rPr>
            <w:rFonts w:ascii="Calibri" w:hAnsi="Calibri"/>
          </w:rPr>
          <w:delText>·</w:delText>
        </w:r>
        <w:r w:rsidDel="00705ED5">
          <w:rPr>
            <w:rFonts w:asciiTheme="majorHAnsi" w:hAnsiTheme="majorHAnsi"/>
          </w:rPr>
          <w:delText xml:space="preserve"> ((+1) - H</w:delText>
        </w:r>
        <w:r w:rsidDel="00705ED5">
          <w:rPr>
            <w:rFonts w:asciiTheme="majorHAnsi" w:hAnsiTheme="majorHAnsi"/>
            <w:vertAlign w:val="subscript"/>
          </w:rPr>
          <w:delText>(i,</w:delText>
        </w:r>
        <w:r w:rsidRPr="00396BB5" w:rsidDel="00705ED5">
          <w:rPr>
            <w:rFonts w:asciiTheme="majorHAnsi" w:hAnsiTheme="majorHAnsi"/>
            <w:vertAlign w:val="subscript"/>
          </w:rPr>
          <w:delText>j</w:delText>
        </w:r>
        <w:r w:rsidDel="00705ED5">
          <w:rPr>
            <w:rFonts w:asciiTheme="majorHAnsi" w:hAnsiTheme="majorHAnsi"/>
            <w:vertAlign w:val="subscript"/>
          </w:rPr>
          <w:delText>)</w:delText>
        </w:r>
        <w:r w:rsidRPr="00815328" w:rsidDel="00705ED5">
          <w:rPr>
            <w:rFonts w:ascii="Menlo Regular" w:hAnsi="Menlo Regular" w:cs="Menlo Regular"/>
            <w:color w:val="000000"/>
            <w:szCs w:val="21"/>
            <w:shd w:val="clear" w:color="auto" w:fill="FFFFFF"/>
            <w:vertAlign w:val="subscript"/>
            <w:lang w:val="en-GB"/>
          </w:rPr>
          <w:delText>∈</w:delText>
        </w:r>
        <w:r w:rsidDel="00705ED5">
          <w:rPr>
            <w:rFonts w:asciiTheme="majorHAnsi" w:hAnsiTheme="majorHAnsi"/>
            <w:vertAlign w:val="subscript"/>
          </w:rPr>
          <w:delText>S</w:delText>
        </w:r>
        <w:r w:rsidRPr="00A902FA" w:rsidDel="00705ED5">
          <w:rPr>
            <w:rFonts w:asciiTheme="majorHAnsi" w:hAnsiTheme="majorHAnsi"/>
            <w:vertAlign w:val="subscript"/>
          </w:rPr>
          <w:delText>(t)</w:delText>
        </w:r>
        <w:r w:rsidDel="00705ED5">
          <w:rPr>
            <w:rFonts w:asciiTheme="majorHAnsi" w:hAnsiTheme="majorHAnsi"/>
          </w:rPr>
          <w:delText>)</w:delText>
        </w:r>
        <w:r w:rsidDel="00705ED5">
          <w:rPr>
            <w:rFonts w:asciiTheme="majorHAnsi" w:hAnsiTheme="majorHAnsi"/>
          </w:rPr>
          <w:tab/>
          <w:delText>if target</w:delText>
        </w:r>
        <w:r w:rsidDel="00705ED5">
          <w:rPr>
            <w:rFonts w:asciiTheme="majorHAnsi" w:hAnsiTheme="majorHAnsi"/>
          </w:rPr>
          <w:tab/>
        </w:r>
        <w:r w:rsidDel="00705ED5">
          <w:rPr>
            <w:rFonts w:asciiTheme="majorHAnsi" w:hAnsiTheme="majorHAnsi"/>
          </w:rPr>
          <w:tab/>
        </w:r>
        <w:r w:rsidDel="00705ED5">
          <w:rPr>
            <w:rFonts w:asciiTheme="majorHAnsi" w:hAnsiTheme="majorHAnsi"/>
          </w:rPr>
          <w:tab/>
        </w:r>
        <w:r w:rsidDel="00705ED5">
          <w:rPr>
            <w:rFonts w:asciiTheme="majorHAnsi" w:hAnsiTheme="majorHAnsi"/>
          </w:rPr>
          <w:tab/>
          <w:delText>(2.1)</w:delText>
        </w:r>
      </w:del>
    </w:p>
    <w:p w:rsidR="00B86C18" w:rsidRPr="00033E8E" w:rsidDel="00705ED5" w:rsidRDefault="00B86C18" w:rsidP="007954B0">
      <w:pPr>
        <w:tabs>
          <w:tab w:val="left" w:pos="2694"/>
          <w:tab w:val="left" w:pos="3119"/>
        </w:tabs>
        <w:ind w:firstLine="720"/>
        <w:jc w:val="both"/>
        <w:rPr>
          <w:del w:id="423" w:author="Christopher Summerfield" w:date="2014-04-23T15:12:00Z"/>
          <w:rFonts w:asciiTheme="majorHAnsi" w:hAnsiTheme="majorHAnsi"/>
        </w:rPr>
      </w:pPr>
      <w:del w:id="424" w:author="Christopher Summerfield" w:date="2014-04-23T15:12:00Z">
        <w:r w:rsidDel="00705ED5">
          <w:rPr>
            <w:rFonts w:asciiTheme="majorHAnsi" w:hAnsiTheme="majorHAnsi"/>
          </w:rPr>
          <w:delText>dH</w:delText>
        </w:r>
        <w:r w:rsidDel="00705ED5">
          <w:rPr>
            <w:rFonts w:asciiTheme="majorHAnsi" w:hAnsiTheme="majorHAnsi"/>
            <w:vertAlign w:val="subscript"/>
          </w:rPr>
          <w:delText>(i,</w:delText>
        </w:r>
        <w:r w:rsidRPr="00396BB5" w:rsidDel="00705ED5">
          <w:rPr>
            <w:rFonts w:asciiTheme="majorHAnsi" w:hAnsiTheme="majorHAnsi"/>
            <w:vertAlign w:val="subscript"/>
          </w:rPr>
          <w:delText>j</w:delText>
        </w:r>
        <w:r w:rsidDel="00705ED5">
          <w:rPr>
            <w:rFonts w:asciiTheme="majorHAnsi" w:hAnsiTheme="majorHAnsi"/>
            <w:vertAlign w:val="subscript"/>
          </w:rPr>
          <w:delText>)</w:delText>
        </w:r>
        <w:r w:rsidRPr="00815328" w:rsidDel="00705ED5">
          <w:rPr>
            <w:rFonts w:ascii="Menlo Regular" w:hAnsi="Menlo Regular" w:cs="Menlo Regular"/>
            <w:color w:val="000000"/>
            <w:szCs w:val="21"/>
            <w:shd w:val="clear" w:color="auto" w:fill="FFFFFF"/>
            <w:vertAlign w:val="subscript"/>
            <w:lang w:val="en-GB"/>
          </w:rPr>
          <w:delText>∈</w:delText>
        </w:r>
        <w:r w:rsidDel="00705ED5">
          <w:rPr>
            <w:rFonts w:asciiTheme="majorHAnsi" w:hAnsiTheme="majorHAnsi"/>
            <w:vertAlign w:val="subscript"/>
          </w:rPr>
          <w:delText>S</w:delText>
        </w:r>
        <w:r w:rsidRPr="00A902FA" w:rsidDel="00705ED5">
          <w:rPr>
            <w:rFonts w:asciiTheme="majorHAnsi" w:hAnsiTheme="majorHAnsi"/>
            <w:vertAlign w:val="subscript"/>
          </w:rPr>
          <w:delText>(t)</w:delText>
        </w:r>
        <w:r w:rsidDel="00705ED5">
          <w:rPr>
            <w:rFonts w:asciiTheme="majorHAnsi" w:hAnsiTheme="majorHAnsi"/>
          </w:rPr>
          <w:delText xml:space="preserve"> =  </w:delText>
        </w:r>
        <w:r w:rsidR="007954B0" w:rsidDel="00705ED5">
          <w:rPr>
            <w:rFonts w:asciiTheme="majorHAnsi" w:hAnsiTheme="majorHAnsi"/>
          </w:rPr>
          <w:sym w:font="Symbol" w:char="F061"/>
        </w:r>
        <w:r w:rsidR="007954B0" w:rsidDel="00705ED5">
          <w:rPr>
            <w:rFonts w:asciiTheme="majorHAnsi" w:hAnsiTheme="majorHAnsi"/>
            <w:vertAlign w:val="subscript"/>
          </w:rPr>
          <w:delText>M</w:delText>
        </w:r>
        <w:r w:rsidDel="00705ED5">
          <w:delText xml:space="preserve"> </w:delText>
        </w:r>
        <w:r w:rsidDel="00705ED5">
          <w:rPr>
            <w:rFonts w:ascii="Calibri" w:hAnsi="Calibri"/>
          </w:rPr>
          <w:delText xml:space="preserve">· </w:delText>
        </w:r>
        <w:r w:rsidDel="00705ED5">
          <w:rPr>
            <w:rFonts w:asciiTheme="majorHAnsi" w:hAnsiTheme="majorHAnsi"/>
          </w:rPr>
          <w:delText>(</w:delText>
        </w:r>
        <w:r w:rsidR="007954B0" w:rsidDel="00705ED5">
          <w:rPr>
            <w:rFonts w:asciiTheme="majorHAnsi" w:hAnsiTheme="majorHAnsi"/>
          </w:rPr>
          <w:delText>1</w:delText>
        </w:r>
        <w:r w:rsidDel="00705ED5">
          <w:delText xml:space="preserve"> </w:delText>
        </w:r>
        <w:r w:rsidR="007954B0" w:rsidDel="00705ED5">
          <w:rPr>
            <w:rFonts w:asciiTheme="majorHAnsi" w:hAnsiTheme="majorHAnsi"/>
          </w:rPr>
          <w:delText>-</w:delText>
        </w:r>
        <w:r w:rsidR="007954B0" w:rsidDel="00705ED5">
          <w:rPr>
            <w:rFonts w:asciiTheme="majorHAnsi" w:hAnsiTheme="majorHAnsi"/>
          </w:rPr>
          <w:tab/>
        </w:r>
        <w:r w:rsidR="007954B0" w:rsidDel="00705ED5">
          <w:rPr>
            <w:rFonts w:asciiTheme="majorHAnsi" w:hAnsiTheme="majorHAnsi"/>
          </w:rPr>
          <w:sym w:font="Symbol" w:char="F061"/>
        </w:r>
        <w:r w:rsidR="007954B0" w:rsidDel="00705ED5">
          <w:rPr>
            <w:rFonts w:asciiTheme="majorHAnsi" w:hAnsiTheme="majorHAnsi"/>
            <w:vertAlign w:val="subscript"/>
          </w:rPr>
          <w:delText>R</w:delText>
        </w:r>
        <w:r w:rsidDel="00705ED5">
          <w:rPr>
            <w:rFonts w:asciiTheme="majorHAnsi" w:hAnsiTheme="majorHAnsi"/>
          </w:rPr>
          <w:delText>)</w:delText>
        </w:r>
        <w:r w:rsidR="007954B0" w:rsidDel="00705ED5">
          <w:rPr>
            <w:rFonts w:asciiTheme="majorHAnsi" w:hAnsiTheme="majorHAnsi"/>
          </w:rPr>
          <w:tab/>
        </w:r>
        <w:r w:rsidDel="00705ED5">
          <w:rPr>
            <w:rFonts w:ascii="Calibri" w:hAnsi="Calibri"/>
          </w:rPr>
          <w:delText>·</w:delText>
        </w:r>
        <w:r w:rsidDel="00705ED5">
          <w:rPr>
            <w:rFonts w:asciiTheme="majorHAnsi" w:hAnsiTheme="majorHAnsi"/>
          </w:rPr>
          <w:delText xml:space="preserve"> ((-1) - H</w:delText>
        </w:r>
        <w:r w:rsidDel="00705ED5">
          <w:rPr>
            <w:rFonts w:asciiTheme="majorHAnsi" w:hAnsiTheme="majorHAnsi"/>
            <w:vertAlign w:val="subscript"/>
          </w:rPr>
          <w:delText>(i,</w:delText>
        </w:r>
        <w:r w:rsidRPr="00396BB5" w:rsidDel="00705ED5">
          <w:rPr>
            <w:rFonts w:asciiTheme="majorHAnsi" w:hAnsiTheme="majorHAnsi"/>
            <w:vertAlign w:val="subscript"/>
          </w:rPr>
          <w:delText>j</w:delText>
        </w:r>
        <w:r w:rsidDel="00705ED5">
          <w:rPr>
            <w:rFonts w:asciiTheme="majorHAnsi" w:hAnsiTheme="majorHAnsi"/>
            <w:vertAlign w:val="subscript"/>
          </w:rPr>
          <w:delText>)</w:delText>
        </w:r>
        <w:r w:rsidRPr="00815328" w:rsidDel="00705ED5">
          <w:rPr>
            <w:rFonts w:ascii="Menlo Regular" w:hAnsi="Menlo Regular" w:cs="Menlo Regular"/>
            <w:color w:val="000000"/>
            <w:szCs w:val="21"/>
            <w:shd w:val="clear" w:color="auto" w:fill="FFFFFF"/>
            <w:vertAlign w:val="subscript"/>
            <w:lang w:val="en-GB"/>
          </w:rPr>
          <w:delText>∈</w:delText>
        </w:r>
        <w:r w:rsidDel="00705ED5">
          <w:rPr>
            <w:rFonts w:asciiTheme="majorHAnsi" w:hAnsiTheme="majorHAnsi"/>
            <w:vertAlign w:val="subscript"/>
          </w:rPr>
          <w:delText>S</w:delText>
        </w:r>
        <w:r w:rsidRPr="00A902FA" w:rsidDel="00705ED5">
          <w:rPr>
            <w:rFonts w:asciiTheme="majorHAnsi" w:hAnsiTheme="majorHAnsi"/>
            <w:vertAlign w:val="subscript"/>
          </w:rPr>
          <w:delText>(t)</w:delText>
        </w:r>
        <w:r w:rsidDel="00705ED5">
          <w:rPr>
            <w:rFonts w:asciiTheme="majorHAnsi" w:hAnsiTheme="majorHAnsi"/>
          </w:rPr>
          <w:delText>)</w:delText>
        </w:r>
        <w:r w:rsidDel="00705ED5">
          <w:rPr>
            <w:rFonts w:asciiTheme="majorHAnsi" w:hAnsiTheme="majorHAnsi"/>
          </w:rPr>
          <w:tab/>
          <w:delText>if nontarget</w:delText>
        </w:r>
        <w:r w:rsidDel="00705ED5">
          <w:rPr>
            <w:rFonts w:asciiTheme="majorHAnsi" w:hAnsiTheme="majorHAnsi"/>
          </w:rPr>
          <w:tab/>
        </w:r>
        <w:r w:rsidDel="00705ED5">
          <w:rPr>
            <w:rFonts w:asciiTheme="majorHAnsi" w:hAnsiTheme="majorHAnsi"/>
          </w:rPr>
          <w:tab/>
        </w:r>
        <w:r w:rsidDel="00705ED5">
          <w:rPr>
            <w:rFonts w:asciiTheme="majorHAnsi" w:hAnsiTheme="majorHAnsi"/>
          </w:rPr>
          <w:tab/>
        </w:r>
        <w:r w:rsidDel="00705ED5">
          <w:rPr>
            <w:rFonts w:asciiTheme="majorHAnsi" w:hAnsiTheme="majorHAnsi"/>
          </w:rPr>
          <w:tab/>
          <w:delText>(2.2)</w:delText>
        </w:r>
      </w:del>
    </w:p>
    <w:p w:rsidR="00B86C18" w:rsidDel="00705ED5" w:rsidRDefault="00B86C18" w:rsidP="00B86C18">
      <w:pPr>
        <w:ind w:firstLine="720"/>
        <w:jc w:val="both"/>
        <w:rPr>
          <w:del w:id="425" w:author="Christopher Summerfield" w:date="2014-04-23T15:12:00Z"/>
          <w:rFonts w:asciiTheme="majorHAnsi" w:hAnsiTheme="majorHAnsi"/>
        </w:rPr>
      </w:pPr>
    </w:p>
    <w:p w:rsidR="00B86C18" w:rsidDel="00705ED5" w:rsidRDefault="00B86C18" w:rsidP="00B86C18">
      <w:pPr>
        <w:ind w:firstLine="720"/>
        <w:jc w:val="both"/>
        <w:rPr>
          <w:del w:id="426" w:author="Christopher Summerfield" w:date="2014-04-23T15:12:00Z"/>
          <w:rFonts w:asciiTheme="majorHAnsi" w:hAnsiTheme="majorHAnsi"/>
        </w:rPr>
      </w:pPr>
      <w:del w:id="427" w:author="Christopher Summerfield" w:date="2014-04-23T15:12:00Z">
        <w:r w:rsidDel="00705ED5">
          <w:rPr>
            <w:rFonts w:asciiTheme="majorHAnsi" w:hAnsiTheme="majorHAnsi"/>
          </w:rPr>
          <w:delText>H</w:delText>
        </w:r>
        <w:r w:rsidDel="00705ED5">
          <w:rPr>
            <w:rFonts w:asciiTheme="majorHAnsi" w:hAnsiTheme="majorHAnsi"/>
            <w:vertAlign w:val="subscript"/>
          </w:rPr>
          <w:delText>(i,</w:delText>
        </w:r>
        <w:r w:rsidRPr="00396BB5" w:rsidDel="00705ED5">
          <w:rPr>
            <w:rFonts w:asciiTheme="majorHAnsi" w:hAnsiTheme="majorHAnsi"/>
            <w:vertAlign w:val="subscript"/>
          </w:rPr>
          <w:delText>j</w:delText>
        </w:r>
        <w:r w:rsidDel="00705ED5">
          <w:rPr>
            <w:rFonts w:asciiTheme="majorHAnsi" w:hAnsiTheme="majorHAnsi"/>
            <w:vertAlign w:val="subscript"/>
          </w:rPr>
          <w:delText>)</w:delText>
        </w:r>
        <w:r w:rsidRPr="00815328" w:rsidDel="00705ED5">
          <w:rPr>
            <w:rFonts w:ascii="Menlo Regular" w:hAnsi="Menlo Regular" w:cs="Menlo Regular"/>
            <w:color w:val="000000"/>
            <w:szCs w:val="21"/>
            <w:shd w:val="clear" w:color="auto" w:fill="FFFFFF"/>
            <w:vertAlign w:val="subscript"/>
            <w:lang w:val="en-GB"/>
          </w:rPr>
          <w:delText>∈</w:delText>
        </w:r>
        <w:r w:rsidDel="00705ED5">
          <w:rPr>
            <w:rFonts w:asciiTheme="majorHAnsi" w:hAnsiTheme="majorHAnsi"/>
            <w:vertAlign w:val="subscript"/>
          </w:rPr>
          <w:delText>S</w:delText>
        </w:r>
        <w:r w:rsidRPr="00A902FA" w:rsidDel="00705ED5">
          <w:rPr>
            <w:rFonts w:asciiTheme="majorHAnsi" w:hAnsiTheme="majorHAnsi"/>
            <w:vertAlign w:val="subscript"/>
          </w:rPr>
          <w:delText>(t)</w:delText>
        </w:r>
        <w:r w:rsidDel="00705ED5">
          <w:rPr>
            <w:rFonts w:asciiTheme="majorHAnsi" w:hAnsiTheme="majorHAnsi"/>
          </w:rPr>
          <w:delText xml:space="preserve"> = H</w:delText>
        </w:r>
        <w:r w:rsidDel="00705ED5">
          <w:rPr>
            <w:rFonts w:asciiTheme="majorHAnsi" w:hAnsiTheme="majorHAnsi"/>
            <w:vertAlign w:val="subscript"/>
          </w:rPr>
          <w:delText>(i,</w:delText>
        </w:r>
        <w:r w:rsidRPr="00396BB5" w:rsidDel="00705ED5">
          <w:rPr>
            <w:rFonts w:asciiTheme="majorHAnsi" w:hAnsiTheme="majorHAnsi"/>
            <w:vertAlign w:val="subscript"/>
          </w:rPr>
          <w:delText>j</w:delText>
        </w:r>
        <w:r w:rsidDel="00705ED5">
          <w:rPr>
            <w:rFonts w:asciiTheme="majorHAnsi" w:hAnsiTheme="majorHAnsi"/>
            <w:vertAlign w:val="subscript"/>
          </w:rPr>
          <w:delText>)</w:delText>
        </w:r>
        <w:r w:rsidRPr="00815328" w:rsidDel="00705ED5">
          <w:rPr>
            <w:rFonts w:ascii="Menlo Regular" w:hAnsi="Menlo Regular" w:cs="Menlo Regular"/>
            <w:color w:val="000000"/>
            <w:szCs w:val="21"/>
            <w:shd w:val="clear" w:color="auto" w:fill="FFFFFF"/>
            <w:vertAlign w:val="subscript"/>
            <w:lang w:val="en-GB"/>
          </w:rPr>
          <w:delText>∈</w:delText>
        </w:r>
        <w:r w:rsidDel="00705ED5">
          <w:rPr>
            <w:rFonts w:asciiTheme="majorHAnsi" w:hAnsiTheme="majorHAnsi"/>
            <w:vertAlign w:val="subscript"/>
          </w:rPr>
          <w:delText>S</w:delText>
        </w:r>
        <w:r w:rsidRPr="00A902FA" w:rsidDel="00705ED5">
          <w:rPr>
            <w:rFonts w:asciiTheme="majorHAnsi" w:hAnsiTheme="majorHAnsi"/>
            <w:vertAlign w:val="subscript"/>
          </w:rPr>
          <w:delText>(t)</w:delText>
        </w:r>
        <w:r w:rsidDel="00705ED5">
          <w:delText xml:space="preserve"> + </w:delText>
        </w:r>
        <w:r w:rsidDel="00705ED5">
          <w:rPr>
            <w:rFonts w:asciiTheme="majorHAnsi" w:hAnsiTheme="majorHAnsi"/>
          </w:rPr>
          <w:delText>dH</w:delText>
        </w:r>
        <w:r w:rsidDel="00705ED5">
          <w:rPr>
            <w:rFonts w:asciiTheme="majorHAnsi" w:hAnsiTheme="majorHAnsi"/>
            <w:vertAlign w:val="subscript"/>
          </w:rPr>
          <w:delText>(i,</w:delText>
        </w:r>
        <w:r w:rsidRPr="00396BB5" w:rsidDel="00705ED5">
          <w:rPr>
            <w:rFonts w:asciiTheme="majorHAnsi" w:hAnsiTheme="majorHAnsi"/>
            <w:vertAlign w:val="subscript"/>
          </w:rPr>
          <w:delText>j</w:delText>
        </w:r>
        <w:r w:rsidDel="00705ED5">
          <w:rPr>
            <w:rFonts w:asciiTheme="majorHAnsi" w:hAnsiTheme="majorHAnsi"/>
            <w:vertAlign w:val="subscript"/>
          </w:rPr>
          <w:delText>)</w:delText>
        </w:r>
        <w:r w:rsidRPr="00815328" w:rsidDel="00705ED5">
          <w:rPr>
            <w:rFonts w:ascii="Menlo Regular" w:hAnsi="Menlo Regular" w:cs="Menlo Regular"/>
            <w:color w:val="000000"/>
            <w:szCs w:val="21"/>
            <w:shd w:val="clear" w:color="auto" w:fill="FFFFFF"/>
            <w:vertAlign w:val="subscript"/>
            <w:lang w:val="en-GB"/>
          </w:rPr>
          <w:delText>∈</w:delText>
        </w:r>
        <w:r w:rsidDel="00705ED5">
          <w:rPr>
            <w:rFonts w:asciiTheme="majorHAnsi" w:hAnsiTheme="majorHAnsi"/>
            <w:vertAlign w:val="subscript"/>
          </w:rPr>
          <w:delText>S</w:delText>
        </w:r>
        <w:r w:rsidRPr="00A902FA" w:rsidDel="00705ED5">
          <w:rPr>
            <w:rFonts w:asciiTheme="majorHAnsi" w:hAnsiTheme="majorHAnsi"/>
            <w:vertAlign w:val="subscript"/>
          </w:rPr>
          <w:delText>(t)</w:delText>
        </w:r>
        <w:r w:rsidDel="00705ED5">
          <w:rPr>
            <w:rFonts w:asciiTheme="majorHAnsi" w:hAnsiTheme="majorHAnsi"/>
          </w:rPr>
          <w:tab/>
        </w:r>
        <w:r w:rsidDel="00705ED5">
          <w:rPr>
            <w:rFonts w:asciiTheme="majorHAnsi" w:hAnsiTheme="majorHAnsi"/>
          </w:rPr>
          <w:tab/>
        </w:r>
        <w:r w:rsidDel="00705ED5">
          <w:rPr>
            <w:rFonts w:asciiTheme="majorHAnsi" w:hAnsiTheme="majorHAnsi"/>
          </w:rPr>
          <w:tab/>
        </w:r>
        <w:r w:rsidDel="00705ED5">
          <w:rPr>
            <w:rFonts w:asciiTheme="majorHAnsi" w:hAnsiTheme="majorHAnsi"/>
          </w:rPr>
          <w:tab/>
        </w:r>
        <w:r w:rsidDel="00705ED5">
          <w:rPr>
            <w:rFonts w:asciiTheme="majorHAnsi" w:hAnsiTheme="majorHAnsi"/>
          </w:rPr>
          <w:tab/>
        </w:r>
        <w:r w:rsidDel="00705ED5">
          <w:rPr>
            <w:rFonts w:asciiTheme="majorHAnsi" w:hAnsiTheme="majorHAnsi"/>
          </w:rPr>
          <w:tab/>
        </w:r>
        <w:r w:rsidDel="00705ED5">
          <w:rPr>
            <w:rFonts w:asciiTheme="majorHAnsi" w:hAnsiTheme="majorHAnsi"/>
          </w:rPr>
          <w:tab/>
        </w:r>
        <w:r w:rsidDel="00705ED5">
          <w:rPr>
            <w:rFonts w:asciiTheme="majorHAnsi" w:hAnsiTheme="majorHAnsi"/>
          </w:rPr>
          <w:tab/>
          <w:delText>(3)</w:delText>
        </w:r>
      </w:del>
    </w:p>
    <w:p w:rsidR="009B02FE" w:rsidDel="00705ED5" w:rsidRDefault="009B02FE" w:rsidP="00B37D7B">
      <w:pPr>
        <w:jc w:val="both"/>
        <w:rPr>
          <w:del w:id="428" w:author="Christopher Summerfield" w:date="2014-04-23T15:12:00Z"/>
          <w:rFonts w:asciiTheme="majorHAnsi" w:hAnsiTheme="majorHAnsi"/>
        </w:rPr>
      </w:pPr>
    </w:p>
    <w:p w:rsidR="00E378AB" w:rsidDel="00705ED5" w:rsidRDefault="00E378AB" w:rsidP="00B37D7B">
      <w:pPr>
        <w:jc w:val="both"/>
        <w:rPr>
          <w:del w:id="429" w:author="Christopher Summerfield" w:date="2014-04-23T15:12:00Z"/>
          <w:rFonts w:asciiTheme="majorHAnsi" w:hAnsiTheme="majorHAnsi"/>
        </w:rPr>
      </w:pPr>
      <w:del w:id="430" w:author="Christopher Summerfield" w:date="2014-04-23T15:12:00Z">
        <w:r w:rsidDel="00705ED5">
          <w:rPr>
            <w:rFonts w:asciiTheme="majorHAnsi" w:hAnsiTheme="majorHAnsi"/>
          </w:rPr>
          <w:delText>The free parameter</w:delText>
        </w:r>
        <w:r w:rsidR="007954B0" w:rsidDel="00705ED5">
          <w:rPr>
            <w:rFonts w:asciiTheme="majorHAnsi" w:hAnsiTheme="majorHAnsi"/>
          </w:rPr>
          <w:delText>s</w:delText>
        </w:r>
        <w:r w:rsidDel="00705ED5">
          <w:rPr>
            <w:rFonts w:asciiTheme="majorHAnsi" w:hAnsiTheme="majorHAnsi"/>
          </w:rPr>
          <w:delText xml:space="preserve"> </w:delText>
        </w:r>
        <w:r w:rsidR="007954B0" w:rsidDel="00705ED5">
          <w:rPr>
            <w:rFonts w:asciiTheme="majorHAnsi" w:hAnsiTheme="majorHAnsi"/>
          </w:rPr>
          <w:sym w:font="Symbol" w:char="F061"/>
        </w:r>
        <w:r w:rsidR="007954B0" w:rsidDel="00705ED5">
          <w:rPr>
            <w:rFonts w:asciiTheme="majorHAnsi" w:hAnsiTheme="majorHAnsi"/>
            <w:vertAlign w:val="subscript"/>
          </w:rPr>
          <w:delText>M</w:delText>
        </w:r>
        <w:r w:rsidR="007954B0" w:rsidRPr="007954B0" w:rsidDel="00705ED5">
          <w:rPr>
            <w:rFonts w:asciiTheme="majorHAnsi" w:hAnsiTheme="majorHAnsi"/>
          </w:rPr>
          <w:delText xml:space="preserve"> and </w:delText>
        </w:r>
        <w:r w:rsidR="007954B0" w:rsidDel="00705ED5">
          <w:rPr>
            <w:rFonts w:asciiTheme="majorHAnsi" w:hAnsiTheme="majorHAnsi"/>
          </w:rPr>
          <w:sym w:font="Symbol" w:char="F061"/>
        </w:r>
        <w:r w:rsidR="007954B0" w:rsidDel="00705ED5">
          <w:rPr>
            <w:rFonts w:asciiTheme="majorHAnsi" w:hAnsiTheme="majorHAnsi"/>
            <w:vertAlign w:val="subscript"/>
          </w:rPr>
          <w:delText>R</w:delText>
        </w:r>
        <w:r w:rsidR="008A4054" w:rsidDel="00705ED5">
          <w:rPr>
            <w:rFonts w:asciiTheme="majorHAnsi" w:hAnsiTheme="majorHAnsi"/>
          </w:rPr>
          <w:delText xml:space="preserve"> thus </w:delText>
        </w:r>
        <w:r w:rsidR="00FB7D07" w:rsidDel="00705ED5">
          <w:rPr>
            <w:rFonts w:asciiTheme="majorHAnsi" w:hAnsiTheme="majorHAnsi"/>
          </w:rPr>
          <w:delText xml:space="preserve">respectively </w:delText>
        </w:r>
        <w:r w:rsidR="008A4054" w:rsidDel="00705ED5">
          <w:rPr>
            <w:rFonts w:asciiTheme="majorHAnsi" w:hAnsiTheme="majorHAnsi"/>
          </w:rPr>
          <w:delText>control</w:delText>
        </w:r>
        <w:r w:rsidR="00284E58" w:rsidDel="00705ED5">
          <w:rPr>
            <w:rFonts w:asciiTheme="majorHAnsi" w:hAnsiTheme="majorHAnsi"/>
          </w:rPr>
          <w:delText xml:space="preserve"> the </w:delText>
        </w:r>
        <w:r w:rsidR="007954B0" w:rsidDel="00705ED5">
          <w:rPr>
            <w:rFonts w:asciiTheme="majorHAnsi" w:hAnsiTheme="majorHAnsi"/>
          </w:rPr>
          <w:delText>absolute</w:delText>
        </w:r>
        <w:r w:rsidR="00FB7D07" w:rsidDel="00705ED5">
          <w:rPr>
            <w:rFonts w:asciiTheme="majorHAnsi" w:hAnsiTheme="majorHAnsi"/>
          </w:rPr>
          <w:delText xml:space="preserve"> (</w:delText>
        </w:r>
        <w:r w:rsidR="00FB7D07" w:rsidDel="00705ED5">
          <w:rPr>
            <w:rFonts w:asciiTheme="majorHAnsi" w:hAnsiTheme="majorHAnsi"/>
          </w:rPr>
          <w:sym w:font="Symbol" w:char="F061"/>
        </w:r>
        <w:r w:rsidR="00FB7D07" w:rsidDel="00705ED5">
          <w:rPr>
            <w:rFonts w:asciiTheme="majorHAnsi" w:hAnsiTheme="majorHAnsi"/>
            <w:vertAlign w:val="subscript"/>
          </w:rPr>
          <w:delText>M</w:delText>
        </w:r>
        <w:r w:rsidR="00FB7D07" w:rsidDel="00705ED5">
          <w:rPr>
            <w:rFonts w:asciiTheme="majorHAnsi" w:hAnsiTheme="majorHAnsi"/>
          </w:rPr>
          <w:delText xml:space="preserve">) </w:delText>
        </w:r>
        <w:r w:rsidR="007954B0" w:rsidDel="00705ED5">
          <w:rPr>
            <w:rFonts w:asciiTheme="majorHAnsi" w:hAnsiTheme="majorHAnsi"/>
          </w:rPr>
          <w:delText xml:space="preserve">and </w:delText>
        </w:r>
        <w:r w:rsidR="00284E58" w:rsidDel="00705ED5">
          <w:rPr>
            <w:rFonts w:asciiTheme="majorHAnsi" w:hAnsiTheme="majorHAnsi"/>
          </w:rPr>
          <w:delText xml:space="preserve">relative </w:delText>
        </w:r>
        <w:r w:rsidR="004543A9" w:rsidDel="00705ED5">
          <w:rPr>
            <w:rFonts w:asciiTheme="majorHAnsi" w:hAnsiTheme="majorHAnsi"/>
          </w:rPr>
          <w:sym w:font="Symbol" w:char="F061"/>
        </w:r>
        <w:r w:rsidR="004543A9" w:rsidDel="00705ED5">
          <w:rPr>
            <w:rFonts w:asciiTheme="majorHAnsi" w:hAnsiTheme="majorHAnsi"/>
            <w:vertAlign w:val="subscript"/>
          </w:rPr>
          <w:delText>R</w:delText>
        </w:r>
        <w:r w:rsidR="004543A9" w:rsidDel="00705ED5">
          <w:rPr>
            <w:rFonts w:asciiTheme="majorHAnsi" w:hAnsiTheme="majorHAnsi"/>
          </w:rPr>
          <w:delText xml:space="preserve">  learning </w:delText>
        </w:r>
        <w:r w:rsidR="00EE42F0" w:rsidDel="00705ED5">
          <w:rPr>
            <w:rFonts w:asciiTheme="majorHAnsi" w:hAnsiTheme="majorHAnsi"/>
          </w:rPr>
          <w:delText>rate at</w:delText>
        </w:r>
        <w:r w:rsidR="00284E58" w:rsidDel="00705ED5">
          <w:rPr>
            <w:rFonts w:asciiTheme="majorHAnsi" w:hAnsiTheme="majorHAnsi"/>
          </w:rPr>
          <w:delText xml:space="preserve"> which participants lear</w:delText>
        </w:r>
        <w:r w:rsidDel="00705ED5">
          <w:rPr>
            <w:rFonts w:asciiTheme="majorHAnsi" w:hAnsiTheme="majorHAnsi"/>
          </w:rPr>
          <w:delText>ned from targets (</w:delText>
        </w:r>
        <w:r w:rsidR="00756169" w:rsidDel="00705ED5">
          <w:rPr>
            <w:rFonts w:asciiTheme="majorHAnsi" w:hAnsiTheme="majorHAnsi"/>
          </w:rPr>
          <w:sym w:font="Symbol" w:char="F061"/>
        </w:r>
        <w:r w:rsidR="00756169" w:rsidDel="00705ED5">
          <w:rPr>
            <w:rFonts w:asciiTheme="majorHAnsi" w:hAnsiTheme="majorHAnsi"/>
            <w:vertAlign w:val="subscript"/>
          </w:rPr>
          <w:delText>R</w:delText>
        </w:r>
        <w:r w:rsidR="00EE5EF3" w:rsidDel="00705ED5">
          <w:rPr>
            <w:rFonts w:asciiTheme="majorHAnsi" w:hAnsiTheme="majorHAnsi"/>
          </w:rPr>
          <w:delText xml:space="preserve"> = </w:delText>
        </w:r>
        <w:r w:rsidR="00756169" w:rsidDel="00705ED5">
          <w:rPr>
            <w:rFonts w:asciiTheme="majorHAnsi" w:hAnsiTheme="majorHAnsi"/>
          </w:rPr>
          <w:delText>1</w:delText>
        </w:r>
        <w:r w:rsidDel="00705ED5">
          <w:rPr>
            <w:rFonts w:asciiTheme="majorHAnsi" w:hAnsiTheme="majorHAnsi"/>
          </w:rPr>
          <w:delText>), from nontargets (</w:delText>
        </w:r>
        <w:r w:rsidR="00756169" w:rsidDel="00705ED5">
          <w:rPr>
            <w:rFonts w:asciiTheme="majorHAnsi" w:hAnsiTheme="majorHAnsi"/>
          </w:rPr>
          <w:sym w:font="Symbol" w:char="F061"/>
        </w:r>
        <w:r w:rsidR="00756169" w:rsidDel="00705ED5">
          <w:rPr>
            <w:rFonts w:asciiTheme="majorHAnsi" w:hAnsiTheme="majorHAnsi"/>
            <w:vertAlign w:val="subscript"/>
          </w:rPr>
          <w:delText>R</w:delText>
        </w:r>
        <w:r w:rsidR="00EE5EF3" w:rsidDel="00705ED5">
          <w:rPr>
            <w:rFonts w:asciiTheme="majorHAnsi" w:hAnsiTheme="majorHAnsi"/>
          </w:rPr>
          <w:delText xml:space="preserve"> = </w:delText>
        </w:r>
        <w:r w:rsidR="00756169" w:rsidDel="00705ED5">
          <w:rPr>
            <w:rFonts w:asciiTheme="majorHAnsi" w:hAnsiTheme="majorHAnsi"/>
          </w:rPr>
          <w:delText>0</w:delText>
        </w:r>
        <w:r w:rsidDel="00705ED5">
          <w:rPr>
            <w:rFonts w:asciiTheme="majorHAnsi" w:hAnsiTheme="majorHAnsi"/>
          </w:rPr>
          <w:delText xml:space="preserve">) or a mixture of the two strategies (1 </w:delText>
        </w:r>
        <w:r w:rsidR="00D912C6" w:rsidDel="00705ED5">
          <w:rPr>
            <w:rFonts w:asciiTheme="majorHAnsi" w:hAnsiTheme="majorHAnsi"/>
          </w:rPr>
          <w:delText>&gt;</w:delText>
        </w:r>
        <w:r w:rsidDel="00705ED5">
          <w:rPr>
            <w:rFonts w:asciiTheme="majorHAnsi" w:hAnsiTheme="majorHAnsi"/>
          </w:rPr>
          <w:delText xml:space="preserve"> </w:delText>
        </w:r>
        <w:r w:rsidR="005F583C" w:rsidDel="00705ED5">
          <w:rPr>
            <w:rFonts w:asciiTheme="majorHAnsi" w:hAnsiTheme="majorHAnsi"/>
          </w:rPr>
          <w:sym w:font="Symbol" w:char="F061"/>
        </w:r>
        <w:r w:rsidR="005F583C" w:rsidDel="00705ED5">
          <w:rPr>
            <w:rFonts w:asciiTheme="majorHAnsi" w:hAnsiTheme="majorHAnsi"/>
            <w:vertAlign w:val="subscript"/>
          </w:rPr>
          <w:delText>R</w:delText>
        </w:r>
        <w:r w:rsidDel="00705ED5">
          <w:rPr>
            <w:rFonts w:asciiTheme="majorHAnsi" w:hAnsiTheme="majorHAnsi"/>
          </w:rPr>
          <w:delText xml:space="preserve"> </w:delText>
        </w:r>
        <w:r w:rsidR="00D912C6" w:rsidDel="00705ED5">
          <w:rPr>
            <w:rFonts w:asciiTheme="majorHAnsi" w:hAnsiTheme="majorHAnsi"/>
          </w:rPr>
          <w:delText>&gt;</w:delText>
        </w:r>
        <w:r w:rsidDel="00705ED5">
          <w:rPr>
            <w:rFonts w:asciiTheme="majorHAnsi" w:hAnsiTheme="majorHAnsi"/>
          </w:rPr>
          <w:delText xml:space="preserve"> 0).</w:delText>
        </w:r>
        <w:r w:rsidR="00B11516" w:rsidDel="00705ED5">
          <w:rPr>
            <w:rFonts w:asciiTheme="majorHAnsi" w:hAnsiTheme="majorHAnsi"/>
          </w:rPr>
          <w:delText xml:space="preserve">   Our model is thus </w:delText>
        </w:r>
        <w:r w:rsidR="008A4054" w:rsidDel="00705ED5">
          <w:rPr>
            <w:rFonts w:asciiTheme="majorHAnsi" w:hAnsiTheme="majorHAnsi"/>
          </w:rPr>
          <w:delText xml:space="preserve">closely allied </w:delText>
        </w:r>
        <w:r w:rsidR="00316344" w:rsidDel="00705ED5">
          <w:rPr>
            <w:rFonts w:asciiTheme="majorHAnsi" w:hAnsiTheme="majorHAnsi"/>
          </w:rPr>
          <w:delText xml:space="preserve">to </w:delText>
        </w:r>
        <w:r w:rsidR="00B11516" w:rsidDel="00705ED5">
          <w:rPr>
            <w:rFonts w:asciiTheme="majorHAnsi" w:hAnsiTheme="majorHAnsi"/>
          </w:rPr>
          <w:delText>standard reinforcement learning accounts of choice behaviour</w:delText>
        </w:r>
        <w:r w:rsidR="008F150F" w:rsidDel="00705ED5">
          <w:rPr>
            <w:rFonts w:asciiTheme="majorHAnsi" w:hAnsiTheme="majorHAnsi"/>
          </w:rPr>
          <w:fldChar w:fldCharType="begin"/>
        </w:r>
        <w:r w:rsidR="00333041" w:rsidDel="00705ED5">
          <w:rPr>
            <w:rFonts w:asciiTheme="majorHAnsi" w:hAnsiTheme="majorHAnsi"/>
          </w:rPr>
          <w:delInstrText xml:space="preserve"> ADDIN EN.CITE &lt;EndNote&gt;&lt;Cite&gt;&lt;Author&gt;Sutton&lt;/Author&gt;&lt;Year&gt;1998&lt;/Year&gt;&lt;RecNum&gt;140&lt;/RecNum&gt;&lt;record&gt;&lt;rec-number&gt;140&lt;/rec-number&gt;&lt;foreign-keys&gt;&lt;key app="EN" db-id="wzfpz2f01saxwce2avopas0hvweaawzx2err"&gt;140&lt;/key&gt;&lt;/foreign-keys&gt;&lt;ref-type name="Book"&gt;6&lt;/ref-type&gt;&lt;contributors&gt;&lt;authors&gt;&lt;author&gt;Sutton, R.&lt;/author&gt;&lt;author&gt;Barto, A.&lt;/author&gt;&lt;/authors&gt;&lt;/contributors&gt;&lt;titles&gt;&lt;title&gt;Reinforcement Learning&lt;/title&gt;&lt;/titles&gt;&lt;dates&gt;&lt;year&gt;1998&lt;/year&gt;&lt;/dates&gt;&lt;publisher&gt;MIT press&lt;/publisher&gt;&lt;urls&gt;&lt;/urls&gt;&lt;/record&gt;&lt;/Cite&gt;&lt;/EndNote&gt;</w:delInstrText>
        </w:r>
        <w:r w:rsidR="008F150F" w:rsidDel="00705ED5">
          <w:rPr>
            <w:rFonts w:asciiTheme="majorHAnsi" w:hAnsiTheme="majorHAnsi"/>
          </w:rPr>
          <w:fldChar w:fldCharType="separate"/>
        </w:r>
        <w:r w:rsidR="00156C4F" w:rsidRPr="00156C4F" w:rsidDel="00705ED5">
          <w:rPr>
            <w:rFonts w:asciiTheme="majorHAnsi" w:hAnsiTheme="majorHAnsi"/>
            <w:noProof/>
            <w:vertAlign w:val="superscript"/>
          </w:rPr>
          <w:delText>27</w:delText>
        </w:r>
        <w:r w:rsidR="008F150F" w:rsidDel="00705ED5">
          <w:rPr>
            <w:rFonts w:asciiTheme="majorHAnsi" w:hAnsiTheme="majorHAnsi"/>
          </w:rPr>
          <w:fldChar w:fldCharType="end"/>
        </w:r>
        <w:r w:rsidR="008A4054" w:rsidDel="00705ED5">
          <w:rPr>
            <w:rFonts w:asciiTheme="majorHAnsi" w:hAnsiTheme="majorHAnsi"/>
          </w:rPr>
          <w:delText xml:space="preserve"> </w:delText>
        </w:r>
        <w:r w:rsidR="001E7540" w:rsidDel="00705ED5">
          <w:rPr>
            <w:rFonts w:asciiTheme="majorHAnsi" w:hAnsiTheme="majorHAnsi"/>
          </w:rPr>
          <w:delText xml:space="preserve">and bears </w:delText>
        </w:r>
        <w:r w:rsidR="00EE42F0" w:rsidDel="00705ED5">
          <w:rPr>
            <w:rFonts w:asciiTheme="majorHAnsi" w:hAnsiTheme="majorHAnsi"/>
          </w:rPr>
          <w:delText>a</w:delText>
        </w:r>
        <w:r w:rsidR="001E7540" w:rsidDel="00705ED5">
          <w:rPr>
            <w:rFonts w:asciiTheme="majorHAnsi" w:hAnsiTheme="majorHAnsi"/>
          </w:rPr>
          <w:delText xml:space="preserve"> relation to</w:delText>
        </w:r>
        <w:r w:rsidR="008A4054" w:rsidDel="00705ED5">
          <w:rPr>
            <w:rFonts w:asciiTheme="majorHAnsi" w:hAnsiTheme="majorHAnsi"/>
          </w:rPr>
          <w:delText xml:space="preserve"> connectionist models of induction in which </w:delText>
        </w:r>
        <w:r w:rsidR="00197E64" w:rsidDel="00705ED5">
          <w:rPr>
            <w:rFonts w:asciiTheme="majorHAnsi" w:hAnsiTheme="majorHAnsi"/>
          </w:rPr>
          <w:delText>category belongingness</w:delText>
        </w:r>
        <w:r w:rsidR="008A4054" w:rsidDel="00705ED5">
          <w:rPr>
            <w:rFonts w:asciiTheme="majorHAnsi" w:hAnsiTheme="majorHAnsi"/>
          </w:rPr>
          <w:delText xml:space="preserve"> </w:delText>
        </w:r>
        <w:r w:rsidR="001E7540" w:rsidDel="00705ED5">
          <w:rPr>
            <w:rFonts w:asciiTheme="majorHAnsi" w:hAnsiTheme="majorHAnsi"/>
          </w:rPr>
          <w:delText xml:space="preserve">is updated </w:delText>
        </w:r>
        <w:r w:rsidR="008A4054" w:rsidDel="00705ED5">
          <w:rPr>
            <w:rFonts w:asciiTheme="majorHAnsi" w:hAnsiTheme="majorHAnsi"/>
          </w:rPr>
          <w:delText>with a delta rule</w:delText>
        </w:r>
        <w:r w:rsidR="008F150F" w:rsidDel="00705ED5">
          <w:rPr>
            <w:rFonts w:asciiTheme="majorHAnsi" w:hAnsiTheme="majorHAnsi"/>
          </w:rPr>
          <w:fldChar w:fldCharType="begin"/>
        </w:r>
        <w:r w:rsidR="00333041" w:rsidDel="00705ED5">
          <w:rPr>
            <w:rFonts w:asciiTheme="majorHAnsi" w:hAnsiTheme="majorHAnsi"/>
          </w:rPr>
          <w:delInstrText xml:space="preserve"> ADDIN EN.CITE &lt;EndNote&gt;&lt;Cite&gt;&lt;Author&gt;Sloman&lt;/Author&gt;&lt;Year&gt;1993&lt;/Year&gt;&lt;RecNum&gt;2026&lt;/RecNum&gt;&lt;record&gt;&lt;rec-number&gt;2026&lt;/rec-number&gt;&lt;foreign-keys&gt;&lt;key app="EN" db-id="wzfpz2f01saxwce2avopas0hvweaawzx2err"&gt;2026&lt;/key&gt;&lt;/foreign-keys&gt;&lt;ref-type name="Journal Article"&gt;17&lt;/ref-type&gt;&lt;contributors&gt;&lt;authors&gt;&lt;author&gt;Sloman, S. A.&lt;/author&gt;&lt;/authors&gt;&lt;/contributors&gt;&lt;titles&gt;&lt;title&gt;Feature-based induction&lt;/title&gt;&lt;secondary-title&gt;Cognitive Psychology&lt;/secondary-title&gt;&lt;/titles&gt;&lt;periodical&gt;&lt;full-title&gt;Cognitive Psychology&lt;/full-title&gt;&lt;/periodical&gt;&lt;pages&gt;231-280&lt;/pages&gt;&lt;volume&gt;25&lt;/volume&gt;&lt;dates&gt;&lt;year&gt;1993&lt;/year&gt;&lt;/dates&gt;&lt;urls&gt;&lt;/urls&gt;&lt;/record&gt;&lt;/Cite&gt;&lt;/EndNote&gt;</w:delInstrText>
        </w:r>
        <w:r w:rsidR="008F150F" w:rsidDel="00705ED5">
          <w:rPr>
            <w:rFonts w:asciiTheme="majorHAnsi" w:hAnsiTheme="majorHAnsi"/>
          </w:rPr>
          <w:fldChar w:fldCharType="separate"/>
        </w:r>
        <w:r w:rsidR="00156C4F" w:rsidRPr="00156C4F" w:rsidDel="00705ED5">
          <w:rPr>
            <w:rFonts w:asciiTheme="majorHAnsi" w:hAnsiTheme="majorHAnsi"/>
            <w:noProof/>
            <w:vertAlign w:val="superscript"/>
          </w:rPr>
          <w:delText>25</w:delText>
        </w:r>
        <w:r w:rsidR="008F150F" w:rsidDel="00705ED5">
          <w:rPr>
            <w:rFonts w:asciiTheme="majorHAnsi" w:hAnsiTheme="majorHAnsi"/>
          </w:rPr>
          <w:fldChar w:fldCharType="end"/>
        </w:r>
        <w:r w:rsidR="008A4054" w:rsidDel="00705ED5">
          <w:rPr>
            <w:rFonts w:asciiTheme="majorHAnsi" w:hAnsiTheme="majorHAnsi"/>
          </w:rPr>
          <w:delText xml:space="preserve">.  Critically however, </w:delText>
        </w:r>
        <w:r w:rsidR="00FB7D07" w:rsidDel="00705ED5">
          <w:rPr>
            <w:rFonts w:asciiTheme="majorHAnsi" w:hAnsiTheme="majorHAnsi"/>
          </w:rPr>
          <w:delText>in addition to an overall learning rate</w:delText>
        </w:r>
        <w:r w:rsidR="00785FF6" w:rsidDel="00705ED5">
          <w:rPr>
            <w:rFonts w:asciiTheme="majorHAnsi" w:hAnsiTheme="majorHAnsi"/>
          </w:rPr>
          <w:delText xml:space="preserve"> </w:delText>
        </w:r>
        <w:r w:rsidR="00785FF6" w:rsidDel="00705ED5">
          <w:rPr>
            <w:rFonts w:asciiTheme="majorHAnsi" w:hAnsiTheme="majorHAnsi"/>
          </w:rPr>
          <w:sym w:font="Symbol" w:char="F061"/>
        </w:r>
        <w:r w:rsidR="00785FF6" w:rsidDel="00705ED5">
          <w:rPr>
            <w:rFonts w:asciiTheme="majorHAnsi" w:hAnsiTheme="majorHAnsi"/>
            <w:vertAlign w:val="subscript"/>
          </w:rPr>
          <w:delText>M</w:delText>
        </w:r>
        <w:r w:rsidR="00FB7D07" w:rsidDel="00705ED5">
          <w:rPr>
            <w:rFonts w:asciiTheme="majorHAnsi" w:hAnsiTheme="majorHAnsi"/>
          </w:rPr>
          <w:delText xml:space="preserve">, </w:delText>
        </w:r>
        <w:r w:rsidR="008A4054" w:rsidDel="00705ED5">
          <w:rPr>
            <w:rFonts w:asciiTheme="majorHAnsi" w:hAnsiTheme="majorHAnsi"/>
          </w:rPr>
          <w:delText>we propose</w:delText>
        </w:r>
        <w:r w:rsidR="00B11516" w:rsidDel="00705ED5">
          <w:rPr>
            <w:rFonts w:asciiTheme="majorHAnsi" w:hAnsiTheme="majorHAnsi"/>
          </w:rPr>
          <w:delText xml:space="preserve"> </w:delText>
        </w:r>
        <w:r w:rsidR="00FB7D07" w:rsidDel="00705ED5">
          <w:rPr>
            <w:rFonts w:asciiTheme="majorHAnsi" w:hAnsiTheme="majorHAnsi"/>
          </w:rPr>
          <w:delText>an</w:delText>
        </w:r>
        <w:r w:rsidR="00564750" w:rsidDel="00705ED5">
          <w:rPr>
            <w:rFonts w:asciiTheme="majorHAnsi" w:hAnsiTheme="majorHAnsi"/>
          </w:rPr>
          <w:delText xml:space="preserve"> additional</w:delText>
        </w:r>
        <w:r w:rsidR="00FB7D07" w:rsidDel="00705ED5">
          <w:rPr>
            <w:rFonts w:asciiTheme="majorHAnsi" w:hAnsiTheme="majorHAnsi"/>
          </w:rPr>
          <w:delText xml:space="preserve"> </w:delText>
        </w:r>
        <w:r w:rsidR="00B11516" w:rsidDel="00705ED5">
          <w:rPr>
            <w:rFonts w:asciiTheme="majorHAnsi" w:hAnsiTheme="majorHAnsi"/>
          </w:rPr>
          <w:delText xml:space="preserve">parameter controlling the relative rate at which participants </w:delText>
        </w:r>
        <w:r w:rsidR="006E3A1F" w:rsidDel="00705ED5">
          <w:rPr>
            <w:rFonts w:asciiTheme="majorHAnsi" w:hAnsiTheme="majorHAnsi"/>
          </w:rPr>
          <w:delText xml:space="preserve">update their beliefs </w:delText>
        </w:r>
        <w:r w:rsidR="00B11516" w:rsidDel="00705ED5">
          <w:rPr>
            <w:rFonts w:asciiTheme="majorHAnsi" w:hAnsiTheme="majorHAnsi"/>
          </w:rPr>
          <w:delText>from confirmatory or disconfirmatory feedback (</w:delText>
        </w:r>
        <w:r w:rsidR="00756169" w:rsidDel="00705ED5">
          <w:rPr>
            <w:rFonts w:asciiTheme="majorHAnsi" w:hAnsiTheme="majorHAnsi"/>
          </w:rPr>
          <w:sym w:font="Symbol" w:char="F061"/>
        </w:r>
        <w:r w:rsidR="00756169" w:rsidDel="00705ED5">
          <w:rPr>
            <w:rFonts w:asciiTheme="majorHAnsi" w:hAnsiTheme="majorHAnsi"/>
            <w:vertAlign w:val="subscript"/>
          </w:rPr>
          <w:delText>R</w:delText>
        </w:r>
        <w:r w:rsidR="00B11516" w:rsidDel="00705ED5">
          <w:rPr>
            <w:rFonts w:asciiTheme="majorHAnsi" w:hAnsiTheme="majorHAnsi"/>
          </w:rPr>
          <w:delText>)</w:delText>
        </w:r>
        <w:r w:rsidR="00785FF6" w:rsidDel="00705ED5">
          <w:rPr>
            <w:rFonts w:asciiTheme="majorHAnsi" w:hAnsiTheme="majorHAnsi"/>
          </w:rPr>
          <w:delText>. The other parameter</w:delText>
        </w:r>
        <w:r w:rsidR="00FB7D07" w:rsidDel="00705ED5">
          <w:rPr>
            <w:rFonts w:asciiTheme="majorHAnsi" w:hAnsiTheme="majorHAnsi"/>
          </w:rPr>
          <w:delText xml:space="preserve"> </w:delText>
        </w:r>
        <w:r w:rsidR="00785FF6" w:rsidDel="00705ED5">
          <w:rPr>
            <w:rFonts w:asciiTheme="majorHAnsi" w:hAnsiTheme="majorHAnsi"/>
          </w:rPr>
          <w:delText>(</w:delText>
        </w:r>
        <w:r w:rsidR="00785FF6" w:rsidDel="00705ED5">
          <w:rPr>
            <w:rFonts w:asciiTheme="majorHAnsi" w:hAnsiTheme="majorHAnsi"/>
          </w:rPr>
          <w:sym w:font="Symbol" w:char="F074"/>
        </w:r>
        <w:r w:rsidR="00785FF6" w:rsidDel="00705ED5">
          <w:rPr>
            <w:rFonts w:asciiTheme="majorHAnsi" w:hAnsiTheme="majorHAnsi"/>
          </w:rPr>
          <w:delText>)</w:delText>
        </w:r>
        <w:r w:rsidR="00FB7D07" w:rsidDel="00705ED5">
          <w:rPr>
            <w:rFonts w:asciiTheme="majorHAnsi" w:hAnsiTheme="majorHAnsi"/>
          </w:rPr>
          <w:delText xml:space="preserve"> control</w:delText>
        </w:r>
        <w:r w:rsidR="00785FF6" w:rsidDel="00705ED5">
          <w:rPr>
            <w:rFonts w:asciiTheme="majorHAnsi" w:hAnsiTheme="majorHAnsi"/>
          </w:rPr>
          <w:delText>s</w:delText>
        </w:r>
        <w:r w:rsidR="00FB7D07" w:rsidDel="00705ED5">
          <w:rPr>
            <w:rFonts w:asciiTheme="majorHAnsi" w:hAnsiTheme="majorHAnsi"/>
          </w:rPr>
          <w:delText xml:space="preserve"> whether </w:delText>
        </w:r>
        <w:r w:rsidR="00B11516" w:rsidDel="00705ED5">
          <w:rPr>
            <w:rFonts w:asciiTheme="majorHAnsi" w:hAnsiTheme="majorHAnsi"/>
          </w:rPr>
          <w:delText xml:space="preserve">their decisions are determined by </w:delText>
        </w:r>
        <w:r w:rsidR="006E3A1F" w:rsidDel="00705ED5">
          <w:rPr>
            <w:rFonts w:asciiTheme="majorHAnsi" w:hAnsiTheme="majorHAnsi"/>
          </w:rPr>
          <w:delText xml:space="preserve">the strongest evidence, </w:delText>
        </w:r>
        <w:r w:rsidR="00B11516" w:rsidDel="00705ED5">
          <w:rPr>
            <w:rFonts w:asciiTheme="majorHAnsi" w:hAnsiTheme="majorHAnsi"/>
          </w:rPr>
          <w:delText xml:space="preserve">or by some mixture of the </w:delText>
        </w:r>
        <w:r w:rsidR="006E3A1F" w:rsidDel="00705ED5">
          <w:rPr>
            <w:rFonts w:asciiTheme="majorHAnsi" w:hAnsiTheme="majorHAnsi"/>
          </w:rPr>
          <w:delText>evidence</w:delText>
        </w:r>
        <w:r w:rsidR="00B11516" w:rsidDel="00705ED5">
          <w:rPr>
            <w:rFonts w:asciiTheme="majorHAnsi" w:hAnsiTheme="majorHAnsi"/>
          </w:rPr>
          <w:delText xml:space="preserve"> for </w:delText>
        </w:r>
        <w:r w:rsidR="006E3A1F" w:rsidDel="00705ED5">
          <w:rPr>
            <w:rFonts w:asciiTheme="majorHAnsi" w:hAnsiTheme="majorHAnsi"/>
          </w:rPr>
          <w:delText xml:space="preserve">multiple </w:delText>
        </w:r>
        <w:r w:rsidR="00B11516" w:rsidDel="00705ED5">
          <w:rPr>
            <w:rFonts w:asciiTheme="majorHAnsi" w:hAnsiTheme="majorHAnsi"/>
          </w:rPr>
          <w:delText xml:space="preserve">probable candidate causes. </w:delText>
        </w:r>
      </w:del>
    </w:p>
    <w:p w:rsidR="00284E58" w:rsidRDefault="00E378AB" w:rsidP="00B37D7B">
      <w:pPr>
        <w:jc w:val="both"/>
        <w:rPr>
          <w:rFonts w:asciiTheme="majorHAnsi" w:hAnsiTheme="majorHAnsi"/>
        </w:rPr>
      </w:pPr>
      <w:del w:id="431" w:author="Christopher Summerfield" w:date="2014-04-23T15:12:00Z">
        <w:r w:rsidDel="00705ED5">
          <w:rPr>
            <w:rFonts w:asciiTheme="majorHAnsi" w:hAnsiTheme="majorHAnsi"/>
          </w:rPr>
          <w:delText xml:space="preserve"> </w:delText>
        </w:r>
      </w:del>
    </w:p>
    <w:p w:rsidR="00EE42F0" w:rsidRDefault="00947CAA" w:rsidP="00B37D7B">
      <w:pPr>
        <w:jc w:val="both"/>
        <w:rPr>
          <w:rFonts w:asciiTheme="majorHAnsi" w:hAnsiTheme="majorHAnsi"/>
        </w:rPr>
      </w:pPr>
      <w:r w:rsidRPr="00E378AB">
        <w:rPr>
          <w:rFonts w:asciiTheme="majorHAnsi" w:hAnsiTheme="majorHAnsi"/>
          <w:b/>
        </w:rPr>
        <w:t xml:space="preserve">Model </w:t>
      </w:r>
      <w:r w:rsidR="001D4EFC">
        <w:rPr>
          <w:rFonts w:asciiTheme="majorHAnsi" w:hAnsiTheme="majorHAnsi"/>
          <w:b/>
        </w:rPr>
        <w:t>performance</w:t>
      </w:r>
      <w:r w:rsidRPr="00E378AB">
        <w:rPr>
          <w:rFonts w:asciiTheme="majorHAnsi" w:hAnsiTheme="majorHAnsi"/>
          <w:b/>
        </w:rPr>
        <w:t>.</w:t>
      </w:r>
      <w:r>
        <w:rPr>
          <w:rFonts w:asciiTheme="majorHAnsi" w:hAnsiTheme="majorHAnsi"/>
        </w:rPr>
        <w:t xml:space="preserve"> </w:t>
      </w:r>
      <w:r w:rsidR="00FB7D07">
        <w:rPr>
          <w:rFonts w:asciiTheme="majorHAnsi" w:hAnsiTheme="majorHAnsi"/>
        </w:rPr>
        <w:t xml:space="preserve">We </w:t>
      </w:r>
      <w:r w:rsidR="00E378AB">
        <w:rPr>
          <w:rFonts w:asciiTheme="majorHAnsi" w:hAnsiTheme="majorHAnsi"/>
        </w:rPr>
        <w:t xml:space="preserve">began by calculating </w:t>
      </w:r>
      <w:r w:rsidR="00276BBA">
        <w:rPr>
          <w:rFonts w:asciiTheme="majorHAnsi" w:hAnsiTheme="majorHAnsi"/>
        </w:rPr>
        <w:t xml:space="preserve">how the </w:t>
      </w:r>
      <w:r w:rsidR="00247DAA">
        <w:rPr>
          <w:rFonts w:asciiTheme="majorHAnsi" w:hAnsiTheme="majorHAnsi"/>
        </w:rPr>
        <w:t xml:space="preserve">model </w:t>
      </w:r>
      <w:r w:rsidR="00E378AB">
        <w:rPr>
          <w:rFonts w:asciiTheme="majorHAnsi" w:hAnsiTheme="majorHAnsi"/>
        </w:rPr>
        <w:t>perform</w:t>
      </w:r>
      <w:r w:rsidR="00276BBA">
        <w:rPr>
          <w:rFonts w:asciiTheme="majorHAnsi" w:hAnsiTheme="majorHAnsi"/>
        </w:rPr>
        <w:t>ed</w:t>
      </w:r>
      <w:r w:rsidR="00E378AB">
        <w:rPr>
          <w:rFonts w:asciiTheme="majorHAnsi" w:hAnsiTheme="majorHAnsi"/>
        </w:rPr>
        <w:t xml:space="preserve"> under</w:t>
      </w:r>
      <w:r w:rsidR="00172D4C">
        <w:rPr>
          <w:rFonts w:asciiTheme="majorHAnsi" w:hAnsiTheme="majorHAnsi"/>
        </w:rPr>
        <w:t xml:space="preserve"> different parameterisations of</w:t>
      </w:r>
      <w:r w:rsidR="00E378AB">
        <w:rPr>
          <w:rFonts w:asciiTheme="majorHAnsi" w:hAnsiTheme="majorHAnsi"/>
        </w:rPr>
        <w:t xml:space="preserve"> </w:t>
      </w:r>
      <w:r w:rsidR="00785FF6">
        <w:rPr>
          <w:rFonts w:asciiTheme="majorHAnsi" w:hAnsiTheme="majorHAnsi"/>
        </w:rPr>
        <w:sym w:font="Symbol" w:char="F061"/>
      </w:r>
      <w:r w:rsidR="00785FF6">
        <w:rPr>
          <w:rFonts w:asciiTheme="majorHAnsi" w:hAnsiTheme="majorHAnsi"/>
          <w:vertAlign w:val="subscript"/>
        </w:rPr>
        <w:t>M</w:t>
      </w:r>
      <w:r w:rsidR="00564750">
        <w:rPr>
          <w:rFonts w:asciiTheme="majorHAnsi" w:hAnsiTheme="majorHAnsi"/>
        </w:rPr>
        <w:t xml:space="preserve"> and</w:t>
      </w:r>
      <w:r w:rsidR="00785FF6">
        <w:rPr>
          <w:rFonts w:asciiTheme="majorHAnsi" w:hAnsiTheme="majorHAnsi"/>
        </w:rPr>
        <w:t xml:space="preserve"> </w:t>
      </w:r>
      <w:r w:rsidR="00785FF6">
        <w:rPr>
          <w:rFonts w:asciiTheme="majorHAnsi" w:hAnsiTheme="majorHAnsi"/>
        </w:rPr>
        <w:sym w:font="Symbol" w:char="F061"/>
      </w:r>
      <w:r w:rsidR="00785FF6">
        <w:rPr>
          <w:rFonts w:asciiTheme="majorHAnsi" w:hAnsiTheme="majorHAnsi"/>
          <w:vertAlign w:val="subscript"/>
        </w:rPr>
        <w:t>R</w:t>
      </w:r>
      <w:del w:id="432" w:author="Christopher Summerfield" w:date="2014-04-29T09:29:00Z">
        <w:r w:rsidR="00FB7D07" w:rsidDel="008632DD">
          <w:rPr>
            <w:rFonts w:asciiTheme="majorHAnsi" w:hAnsiTheme="majorHAnsi"/>
          </w:rPr>
          <w:delText xml:space="preserve">.  We used </w:delText>
        </w:r>
      </w:del>
      <w:ins w:id="433" w:author="Christopher Summerfield" w:date="2014-04-29T09:29:00Z">
        <w:r w:rsidR="008632DD">
          <w:rPr>
            <w:rFonts w:asciiTheme="majorHAnsi" w:hAnsiTheme="majorHAnsi"/>
          </w:rPr>
          <w:t xml:space="preserve">, using </w:t>
        </w:r>
      </w:ins>
      <w:r w:rsidR="00FB7D07">
        <w:rPr>
          <w:rFonts w:asciiTheme="majorHAnsi" w:hAnsiTheme="majorHAnsi"/>
        </w:rPr>
        <w:t xml:space="preserve">the sequences of stimulation and feedback viewed by human participants as </w:t>
      </w:r>
      <w:ins w:id="434" w:author="Christopher Summerfield" w:date="2014-04-29T09:31:00Z">
        <w:r w:rsidR="008632DD">
          <w:rPr>
            <w:rFonts w:asciiTheme="majorHAnsi" w:hAnsiTheme="majorHAnsi"/>
          </w:rPr>
          <w:t xml:space="preserve">its </w:t>
        </w:r>
      </w:ins>
      <w:r w:rsidR="00FB7D07">
        <w:rPr>
          <w:rFonts w:asciiTheme="majorHAnsi" w:hAnsiTheme="majorHAnsi"/>
        </w:rPr>
        <w:t>input</w:t>
      </w:r>
      <w:del w:id="435" w:author="Christopher Summerfield" w:date="2014-04-29T09:31:00Z">
        <w:r w:rsidR="00FB7D07" w:rsidDel="008632DD">
          <w:rPr>
            <w:rFonts w:asciiTheme="majorHAnsi" w:hAnsiTheme="majorHAnsi"/>
          </w:rPr>
          <w:delText>s</w:delText>
        </w:r>
      </w:del>
      <w:r w:rsidR="00FB7D07">
        <w:rPr>
          <w:rFonts w:asciiTheme="majorHAnsi" w:hAnsiTheme="majorHAnsi"/>
        </w:rPr>
        <w:t xml:space="preserve"> </w:t>
      </w:r>
      <w:del w:id="436" w:author="Christopher Summerfield" w:date="2014-04-29T09:31:00Z">
        <w:r w:rsidR="00FB7D07" w:rsidDel="008632DD">
          <w:rPr>
            <w:rFonts w:asciiTheme="majorHAnsi" w:hAnsiTheme="majorHAnsi"/>
          </w:rPr>
          <w:delText>to the model</w:delText>
        </w:r>
      </w:del>
      <w:del w:id="437" w:author="Christopher Summerfield" w:date="2014-04-23T15:15:00Z">
        <w:r w:rsidR="00FB7D07" w:rsidDel="00705ED5">
          <w:rPr>
            <w:rFonts w:asciiTheme="majorHAnsi" w:hAnsiTheme="majorHAnsi"/>
          </w:rPr>
          <w:delText xml:space="preserve">, and for simplicity, fixed </w:delText>
        </w:r>
        <w:r w:rsidR="00FB7D07" w:rsidDel="00705ED5">
          <w:rPr>
            <w:rFonts w:asciiTheme="majorHAnsi" w:hAnsiTheme="majorHAnsi"/>
          </w:rPr>
          <w:sym w:font="Symbol" w:char="F074"/>
        </w:r>
        <w:r w:rsidR="00FB7D07" w:rsidDel="00705ED5">
          <w:rPr>
            <w:rFonts w:asciiTheme="majorHAnsi" w:hAnsiTheme="majorHAnsi"/>
          </w:rPr>
          <w:delText xml:space="preserve"> to its best-fitting value</w:delText>
        </w:r>
      </w:del>
      <w:del w:id="438" w:author="Christopher Summerfield" w:date="2014-04-29T09:31:00Z">
        <w:r w:rsidR="00FB7D07" w:rsidDel="008632DD">
          <w:rPr>
            <w:rFonts w:asciiTheme="majorHAnsi" w:hAnsiTheme="majorHAnsi"/>
          </w:rPr>
          <w:delText xml:space="preserve"> </w:delText>
        </w:r>
      </w:del>
      <w:r w:rsidR="0014154F">
        <w:rPr>
          <w:rFonts w:asciiTheme="majorHAnsi" w:hAnsiTheme="majorHAnsi"/>
        </w:rPr>
        <w:t>(Fig. 2</w:t>
      </w:r>
      <w:r w:rsidR="00172D4C">
        <w:rPr>
          <w:rFonts w:asciiTheme="majorHAnsi" w:hAnsiTheme="majorHAnsi"/>
        </w:rPr>
        <w:t>a).</w:t>
      </w:r>
      <w:r w:rsidR="00E378AB">
        <w:rPr>
          <w:rFonts w:asciiTheme="majorHAnsi" w:hAnsiTheme="majorHAnsi"/>
        </w:rPr>
        <w:t xml:space="preserve"> </w:t>
      </w:r>
      <w:ins w:id="439" w:author="Christopher Summerfield" w:date="2014-04-23T16:34:00Z">
        <w:r w:rsidR="008F7C76">
          <w:rPr>
            <w:rFonts w:asciiTheme="majorHAnsi" w:hAnsiTheme="majorHAnsi"/>
          </w:rPr>
          <w:t>Simulated m</w:t>
        </w:r>
      </w:ins>
      <w:del w:id="440" w:author="Christopher Summerfield" w:date="2014-04-23T16:34:00Z">
        <w:r w:rsidR="006E3A1F" w:rsidDel="008F7C76">
          <w:rPr>
            <w:rFonts w:asciiTheme="majorHAnsi" w:hAnsiTheme="majorHAnsi"/>
          </w:rPr>
          <w:delText>M</w:delText>
        </w:r>
      </w:del>
      <w:r w:rsidR="006E3A1F">
        <w:rPr>
          <w:rFonts w:asciiTheme="majorHAnsi" w:hAnsiTheme="majorHAnsi"/>
        </w:rPr>
        <w:t>odel p</w:t>
      </w:r>
      <w:r w:rsidR="00E378AB">
        <w:rPr>
          <w:rFonts w:asciiTheme="majorHAnsi" w:hAnsiTheme="majorHAnsi"/>
        </w:rPr>
        <w:t xml:space="preserve">erformance peaked </w:t>
      </w:r>
      <w:r w:rsidR="009724FE">
        <w:rPr>
          <w:rFonts w:asciiTheme="majorHAnsi" w:hAnsiTheme="majorHAnsi"/>
        </w:rPr>
        <w:t>close to</w:t>
      </w:r>
      <w:r w:rsidR="00E378AB">
        <w:rPr>
          <w:rFonts w:asciiTheme="majorHAnsi" w:hAnsiTheme="majorHAnsi"/>
        </w:rPr>
        <w:t xml:space="preserve"> </w:t>
      </w:r>
      <w:r w:rsidR="00756169">
        <w:rPr>
          <w:rFonts w:asciiTheme="majorHAnsi" w:hAnsiTheme="majorHAnsi"/>
        </w:rPr>
        <w:sym w:font="Symbol" w:char="F061"/>
      </w:r>
      <w:r w:rsidR="00756169">
        <w:rPr>
          <w:rFonts w:asciiTheme="majorHAnsi" w:hAnsiTheme="majorHAnsi"/>
          <w:vertAlign w:val="subscript"/>
        </w:rPr>
        <w:t>R</w:t>
      </w:r>
      <w:r w:rsidR="0032299F">
        <w:rPr>
          <w:rFonts w:asciiTheme="majorHAnsi" w:hAnsiTheme="majorHAnsi"/>
        </w:rPr>
        <w:t xml:space="preserve"> = </w:t>
      </w:r>
      <w:r w:rsidR="005F583C">
        <w:rPr>
          <w:rFonts w:asciiTheme="majorHAnsi" w:hAnsiTheme="majorHAnsi"/>
        </w:rPr>
        <w:t xml:space="preserve">0 </w:t>
      </w:r>
      <w:r w:rsidR="00E378AB">
        <w:rPr>
          <w:rFonts w:asciiTheme="majorHAnsi" w:hAnsiTheme="majorHAnsi"/>
        </w:rPr>
        <w:t>(</w:t>
      </w:r>
      <w:r w:rsidR="00172D4C">
        <w:rPr>
          <w:rFonts w:asciiTheme="majorHAnsi" w:hAnsiTheme="majorHAnsi"/>
        </w:rPr>
        <w:t xml:space="preserve">maximal </w:t>
      </w:r>
      <w:r w:rsidR="00E378AB">
        <w:rPr>
          <w:rFonts w:asciiTheme="majorHAnsi" w:hAnsiTheme="majorHAnsi"/>
        </w:rPr>
        <w:t>learn</w:t>
      </w:r>
      <w:r w:rsidR="0014154F">
        <w:rPr>
          <w:rFonts w:asciiTheme="majorHAnsi" w:hAnsiTheme="majorHAnsi"/>
        </w:rPr>
        <w:t>ing</w:t>
      </w:r>
      <w:r w:rsidR="00E378AB">
        <w:rPr>
          <w:rFonts w:asciiTheme="majorHAnsi" w:hAnsiTheme="majorHAnsi"/>
        </w:rPr>
        <w:t xml:space="preserve"> from </w:t>
      </w:r>
      <w:del w:id="441" w:author="Christopher Summerfield" w:date="2014-04-23T15:18:00Z">
        <w:r w:rsidR="00E378AB" w:rsidDel="00705ED5">
          <w:rPr>
            <w:rFonts w:asciiTheme="majorHAnsi" w:hAnsiTheme="majorHAnsi"/>
          </w:rPr>
          <w:delText>disconfirmation</w:delText>
        </w:r>
      </w:del>
      <w:ins w:id="442" w:author="Christopher Summerfield" w:date="2014-04-23T15:18:00Z">
        <w:r w:rsidR="00705ED5">
          <w:rPr>
            <w:rFonts w:asciiTheme="majorHAnsi" w:hAnsiTheme="majorHAnsi"/>
          </w:rPr>
          <w:t>falsification</w:t>
        </w:r>
      </w:ins>
      <w:r w:rsidR="00E378AB">
        <w:rPr>
          <w:rFonts w:asciiTheme="majorHAnsi" w:hAnsiTheme="majorHAnsi"/>
        </w:rPr>
        <w:t>)</w:t>
      </w:r>
      <w:r w:rsidR="0014154F">
        <w:rPr>
          <w:rFonts w:asciiTheme="majorHAnsi" w:hAnsiTheme="majorHAnsi"/>
        </w:rPr>
        <w:t>, for blocks with both novel and familiar cues</w:t>
      </w:r>
      <w:r w:rsidR="008E6BE5">
        <w:rPr>
          <w:rFonts w:asciiTheme="majorHAnsi" w:hAnsiTheme="majorHAnsi"/>
        </w:rPr>
        <w:t xml:space="preserve"> (F</w:t>
      </w:r>
      <w:r w:rsidR="00AF7EC4">
        <w:rPr>
          <w:rFonts w:asciiTheme="majorHAnsi" w:hAnsiTheme="majorHAnsi"/>
        </w:rPr>
        <w:t>ig. 2a)</w:t>
      </w:r>
      <w:r w:rsidR="0014154F">
        <w:rPr>
          <w:rFonts w:asciiTheme="majorHAnsi" w:hAnsiTheme="majorHAnsi"/>
        </w:rPr>
        <w:t>.</w:t>
      </w:r>
      <w:r w:rsidR="00172D4C">
        <w:rPr>
          <w:rFonts w:asciiTheme="majorHAnsi" w:hAnsiTheme="majorHAnsi"/>
        </w:rPr>
        <w:t xml:space="preserve">  </w:t>
      </w:r>
      <w:r w:rsidR="009724FE">
        <w:rPr>
          <w:rFonts w:asciiTheme="majorHAnsi" w:hAnsiTheme="majorHAnsi"/>
        </w:rPr>
        <w:t>Intuitively, this follows from the disjunctive rule,</w:t>
      </w:r>
      <w:r w:rsidR="00EE42F0">
        <w:rPr>
          <w:rFonts w:asciiTheme="majorHAnsi" w:hAnsiTheme="majorHAnsi"/>
        </w:rPr>
        <w:t xml:space="preserve"> </w:t>
      </w:r>
      <w:r w:rsidR="00927EFD">
        <w:rPr>
          <w:rFonts w:asciiTheme="majorHAnsi" w:hAnsiTheme="majorHAnsi"/>
        </w:rPr>
        <w:t xml:space="preserve">which </w:t>
      </w:r>
      <w:r w:rsidR="00F653A3">
        <w:rPr>
          <w:rFonts w:asciiTheme="majorHAnsi" w:hAnsiTheme="majorHAnsi"/>
        </w:rPr>
        <w:t xml:space="preserve">ensures that </w:t>
      </w:r>
      <w:del w:id="443" w:author="Christopher Summerfield" w:date="2014-04-23T15:19:00Z">
        <w:r w:rsidR="00F653A3" w:rsidDel="00705ED5">
          <w:rPr>
            <w:rFonts w:asciiTheme="majorHAnsi" w:hAnsiTheme="majorHAnsi"/>
          </w:rPr>
          <w:delText xml:space="preserve">disconfirmatory </w:delText>
        </w:r>
      </w:del>
      <w:ins w:id="444" w:author="Christopher Summerfield" w:date="2014-04-23T15:19:00Z">
        <w:r w:rsidR="00705ED5">
          <w:rPr>
            <w:rFonts w:asciiTheme="majorHAnsi" w:hAnsiTheme="majorHAnsi"/>
          </w:rPr>
          <w:t xml:space="preserve">falsificatory </w:t>
        </w:r>
      </w:ins>
      <w:r w:rsidR="00F653A3">
        <w:rPr>
          <w:rFonts w:asciiTheme="majorHAnsi" w:hAnsiTheme="majorHAnsi"/>
        </w:rPr>
        <w:t>evidence</w:t>
      </w:r>
      <w:r w:rsidR="00927EFD">
        <w:rPr>
          <w:rFonts w:asciiTheme="majorHAnsi" w:hAnsiTheme="majorHAnsi"/>
        </w:rPr>
        <w:t xml:space="preserve"> is more informative</w:t>
      </w:r>
      <w:r w:rsidR="00EE42F0">
        <w:rPr>
          <w:rFonts w:asciiTheme="majorHAnsi" w:hAnsiTheme="majorHAnsi"/>
        </w:rPr>
        <w:t xml:space="preserve">.  Consider a stimulus composed of a red element on the left and a blue element on the </w:t>
      </w:r>
      <w:del w:id="445" w:author="Jan Balaguer" w:date="2014-04-30T12:48:00Z">
        <w:r w:rsidR="00EE42F0" w:rsidDel="002947BB">
          <w:rPr>
            <w:rFonts w:asciiTheme="majorHAnsi" w:hAnsiTheme="majorHAnsi"/>
          </w:rPr>
          <w:delText>left</w:delText>
        </w:r>
      </w:del>
      <w:ins w:id="446" w:author="Jan Balaguer" w:date="2014-04-30T12:48:00Z">
        <w:r w:rsidR="002947BB">
          <w:rPr>
            <w:rFonts w:asciiTheme="majorHAnsi" w:hAnsiTheme="majorHAnsi"/>
          </w:rPr>
          <w:t>right</w:t>
        </w:r>
      </w:ins>
      <w:r w:rsidR="00EE42F0">
        <w:rPr>
          <w:rFonts w:asciiTheme="majorHAnsi" w:hAnsiTheme="majorHAnsi"/>
        </w:rPr>
        <w:t xml:space="preserve">.  Feedback that the stimulus is a ‘nontarget’ allows the candidate rules {red-left} and {blue-right} to </w:t>
      </w:r>
      <w:r w:rsidR="00927EFD">
        <w:rPr>
          <w:rFonts w:asciiTheme="majorHAnsi" w:hAnsiTheme="majorHAnsi"/>
        </w:rPr>
        <w:t xml:space="preserve">both </w:t>
      </w:r>
      <w:r w:rsidR="00EE42F0">
        <w:rPr>
          <w:rFonts w:asciiTheme="majorHAnsi" w:hAnsiTheme="majorHAnsi"/>
        </w:rPr>
        <w:t xml:space="preserve">be eliminated. </w:t>
      </w:r>
      <w:r w:rsidR="00927EFD">
        <w:rPr>
          <w:rFonts w:asciiTheme="majorHAnsi" w:hAnsiTheme="majorHAnsi"/>
        </w:rPr>
        <w:t xml:space="preserve"> Feedback that the stimulus is a ‘target’ implies that one component of the rule is either {red-left} or {blue-right}, but does not indicate which is correct. </w:t>
      </w:r>
      <w:r w:rsidR="00F653A3">
        <w:rPr>
          <w:rFonts w:asciiTheme="majorHAnsi" w:hAnsiTheme="majorHAnsi"/>
        </w:rPr>
        <w:t xml:space="preserve"> The best learning strategy is thus to weight </w:t>
      </w:r>
      <w:del w:id="447" w:author="Christopher Summerfield" w:date="2014-04-28T14:08:00Z">
        <w:r w:rsidR="00F653A3" w:rsidDel="008E6565">
          <w:rPr>
            <w:rFonts w:asciiTheme="majorHAnsi" w:hAnsiTheme="majorHAnsi"/>
          </w:rPr>
          <w:delText xml:space="preserve">disconfirmatory </w:delText>
        </w:r>
      </w:del>
      <w:ins w:id="448" w:author="Christopher Summerfield" w:date="2014-04-28T14:08:00Z">
        <w:r w:rsidR="008E6565">
          <w:rPr>
            <w:rFonts w:asciiTheme="majorHAnsi" w:hAnsiTheme="majorHAnsi"/>
          </w:rPr>
          <w:t xml:space="preserve">falsificatory </w:t>
        </w:r>
      </w:ins>
      <w:r w:rsidR="00F653A3">
        <w:rPr>
          <w:rFonts w:asciiTheme="majorHAnsi" w:hAnsiTheme="majorHAnsi"/>
        </w:rPr>
        <w:t xml:space="preserve">more than </w:t>
      </w:r>
      <w:del w:id="449" w:author="Christopher Summerfield" w:date="2014-04-28T14:08:00Z">
        <w:r w:rsidR="00F653A3" w:rsidDel="008E6565">
          <w:rPr>
            <w:rFonts w:asciiTheme="majorHAnsi" w:hAnsiTheme="majorHAnsi"/>
          </w:rPr>
          <w:delText xml:space="preserve">confirmatory </w:delText>
        </w:r>
      </w:del>
      <w:ins w:id="450" w:author="Christopher Summerfield" w:date="2014-04-28T14:08:00Z">
        <w:r w:rsidR="008E6565">
          <w:rPr>
            <w:rFonts w:asciiTheme="majorHAnsi" w:hAnsiTheme="majorHAnsi"/>
          </w:rPr>
          <w:t xml:space="preserve">verificatory </w:t>
        </w:r>
      </w:ins>
      <w:r w:rsidR="00F653A3">
        <w:rPr>
          <w:rFonts w:asciiTheme="majorHAnsi" w:hAnsiTheme="majorHAnsi"/>
        </w:rPr>
        <w:t>evidence (</w:t>
      </w:r>
      <w:ins w:id="451" w:author="Jan Balaguer" w:date="2014-04-02T09:44:00Z">
        <w:r w:rsidR="005F583C">
          <w:rPr>
            <w:rFonts w:asciiTheme="majorHAnsi" w:hAnsiTheme="majorHAnsi"/>
          </w:rPr>
          <w:sym w:font="Symbol" w:char="F061"/>
        </w:r>
        <w:r w:rsidR="005F583C">
          <w:rPr>
            <w:rFonts w:asciiTheme="majorHAnsi" w:hAnsiTheme="majorHAnsi"/>
            <w:vertAlign w:val="subscript"/>
          </w:rPr>
          <w:t>R</w:t>
        </w:r>
      </w:ins>
      <w:r w:rsidR="00F653A3">
        <w:rPr>
          <w:rFonts w:asciiTheme="majorHAnsi" w:hAnsiTheme="majorHAnsi"/>
        </w:rPr>
        <w:t xml:space="preserve"> </w:t>
      </w:r>
      <w:ins w:id="452" w:author="Christopher Summerfield" w:date="2014-04-23T15:20:00Z">
        <w:r w:rsidR="006E07E1">
          <w:rPr>
            <w:rFonts w:asciiTheme="majorHAnsi" w:hAnsiTheme="majorHAnsi"/>
          </w:rPr>
          <w:sym w:font="Symbol" w:char="F0BB"/>
        </w:r>
        <w:r w:rsidR="006E07E1">
          <w:rPr>
            <w:rFonts w:asciiTheme="majorHAnsi" w:hAnsiTheme="majorHAnsi"/>
          </w:rPr>
          <w:t xml:space="preserve"> </w:t>
        </w:r>
      </w:ins>
      <w:del w:id="453" w:author="Christopher Summerfield" w:date="2014-04-23T15:20:00Z">
        <w:r w:rsidR="00F653A3" w:rsidDel="006E07E1">
          <w:rPr>
            <w:rFonts w:asciiTheme="majorHAnsi" w:hAnsiTheme="majorHAnsi"/>
          </w:rPr>
          <w:delText>=</w:delText>
        </w:r>
      </w:del>
      <w:r w:rsidR="00F653A3">
        <w:rPr>
          <w:rFonts w:asciiTheme="majorHAnsi" w:hAnsiTheme="majorHAnsi"/>
        </w:rPr>
        <w:t xml:space="preserve"> </w:t>
      </w:r>
      <w:ins w:id="454" w:author="Jan Balaguer" w:date="2014-04-02T09:44:00Z">
        <w:r w:rsidR="005F583C">
          <w:rPr>
            <w:rFonts w:asciiTheme="majorHAnsi" w:hAnsiTheme="majorHAnsi"/>
          </w:rPr>
          <w:t>0</w:t>
        </w:r>
      </w:ins>
      <w:r w:rsidR="00F653A3">
        <w:rPr>
          <w:rFonts w:asciiTheme="majorHAnsi" w:hAnsiTheme="majorHAnsi"/>
        </w:rPr>
        <w:t>).</w:t>
      </w:r>
      <w:r w:rsidR="00927EFD">
        <w:rPr>
          <w:rFonts w:asciiTheme="majorHAnsi" w:hAnsiTheme="majorHAnsi"/>
        </w:rPr>
        <w:t xml:space="preserve"> </w:t>
      </w:r>
      <w:del w:id="455" w:author="Christopher Summerfield" w:date="2014-04-23T15:21:00Z">
        <w:r w:rsidR="00F653A3" w:rsidDel="006E07E1">
          <w:rPr>
            <w:rFonts w:asciiTheme="majorHAnsi" w:hAnsiTheme="majorHAnsi"/>
          </w:rPr>
          <w:delText>At the time of choice, h</w:delText>
        </w:r>
        <w:r w:rsidR="00927EFD" w:rsidDel="006E07E1">
          <w:rPr>
            <w:rFonts w:asciiTheme="majorHAnsi" w:hAnsiTheme="majorHAnsi"/>
          </w:rPr>
          <w:delText>owever, if strong evidence exists that {red-left} is a part of the rule, under a disjunctive rule the stimulus is likely to be a target irrespective of the hypothesis value of {blue-right}.</w:delText>
        </w:r>
      </w:del>
      <w:ins w:id="456" w:author="Jan Balaguer" w:date="2014-04-22T19:01:00Z">
        <w:del w:id="457" w:author="Christopher Summerfield" w:date="2014-04-23T15:21:00Z">
          <w:r w:rsidR="00785FF6" w:rsidDel="006E07E1">
            <w:rPr>
              <w:rFonts w:asciiTheme="majorHAnsi" w:hAnsiTheme="majorHAnsi"/>
            </w:rPr>
            <w:delText xml:space="preserve"> </w:delText>
          </w:r>
        </w:del>
        <w:del w:id="458" w:author="Christopher Summerfield" w:date="2014-04-29T09:38:00Z">
          <w:r w:rsidR="00785FF6" w:rsidDel="008632DD">
            <w:rPr>
              <w:rFonts w:asciiTheme="majorHAnsi" w:hAnsiTheme="majorHAnsi"/>
            </w:rPr>
            <w:delText xml:space="preserve">No </w:delText>
          </w:r>
        </w:del>
      </w:ins>
      <w:ins w:id="459" w:author="Jan Balaguer" w:date="2014-04-22T19:02:00Z">
        <w:del w:id="460" w:author="Christopher Summerfield" w:date="2014-04-29T09:38:00Z">
          <w:r w:rsidR="00785FF6" w:rsidDel="008632DD">
            <w:rPr>
              <w:rFonts w:asciiTheme="majorHAnsi" w:hAnsiTheme="majorHAnsi"/>
            </w:rPr>
            <w:delText xml:space="preserve">clear </w:delText>
          </w:r>
        </w:del>
      </w:ins>
      <w:ins w:id="461" w:author="Jan Balaguer" w:date="2014-04-22T19:01:00Z">
        <w:del w:id="462" w:author="Christopher Summerfield" w:date="2014-04-29T09:38:00Z">
          <w:r w:rsidR="00785FF6" w:rsidDel="008632DD">
            <w:rPr>
              <w:rFonts w:asciiTheme="majorHAnsi" w:hAnsiTheme="majorHAnsi"/>
            </w:rPr>
            <w:delText xml:space="preserve">effects were found for </w:delText>
          </w:r>
          <w:r w:rsidR="00785FF6" w:rsidDel="008632DD">
            <w:rPr>
              <w:rFonts w:asciiTheme="majorHAnsi" w:hAnsiTheme="majorHAnsi"/>
            </w:rPr>
            <w:sym w:font="Symbol" w:char="F061"/>
          </w:r>
          <w:r w:rsidR="00785FF6" w:rsidDel="008632DD">
            <w:rPr>
              <w:rFonts w:asciiTheme="majorHAnsi" w:hAnsiTheme="majorHAnsi"/>
              <w:vertAlign w:val="subscript"/>
            </w:rPr>
            <w:delText>M</w:delText>
          </w:r>
          <w:r w:rsidR="00785FF6" w:rsidRPr="00785FF6" w:rsidDel="008632DD">
            <w:rPr>
              <w:rFonts w:asciiTheme="majorHAnsi" w:hAnsiTheme="majorHAnsi"/>
            </w:rPr>
            <w:delText>.</w:delText>
          </w:r>
        </w:del>
      </w:ins>
      <w:ins w:id="463" w:author="Christopher Summerfield" w:date="2014-04-29T09:38:00Z">
        <w:r w:rsidR="008632DD">
          <w:rPr>
            <w:rFonts w:asciiTheme="majorHAnsi" w:hAnsiTheme="majorHAnsi"/>
          </w:rPr>
          <w:t xml:space="preserve">Model performance was relatively stable with absolute learning rate </w:t>
        </w:r>
        <w:r w:rsidR="008632DD">
          <w:rPr>
            <w:rFonts w:asciiTheme="majorHAnsi" w:hAnsiTheme="majorHAnsi"/>
          </w:rPr>
          <w:sym w:font="Symbol" w:char="F061"/>
        </w:r>
        <w:del w:id="464" w:author="Jan Balaguer" w:date="2014-04-30T12:50:00Z">
          <w:r w:rsidR="008632DD" w:rsidDel="002947BB">
            <w:rPr>
              <w:rFonts w:asciiTheme="majorHAnsi" w:hAnsiTheme="majorHAnsi"/>
              <w:vertAlign w:val="subscript"/>
            </w:rPr>
            <w:delText>R</w:delText>
          </w:r>
        </w:del>
      </w:ins>
      <w:ins w:id="465" w:author="Jan Balaguer" w:date="2014-04-30T12:50:00Z">
        <w:r w:rsidR="002947BB">
          <w:rPr>
            <w:rFonts w:asciiTheme="majorHAnsi" w:hAnsiTheme="majorHAnsi"/>
            <w:vertAlign w:val="subscript"/>
          </w:rPr>
          <w:t>M</w:t>
        </w:r>
      </w:ins>
      <w:ins w:id="466" w:author="Christopher Summerfield" w:date="2014-04-29T09:38:00Z">
        <w:r w:rsidR="008632DD">
          <w:rPr>
            <w:rFonts w:asciiTheme="majorHAnsi" w:hAnsiTheme="majorHAnsi"/>
          </w:rPr>
          <w:t xml:space="preserve"> &gt; 0.2.</w:t>
        </w:r>
      </w:ins>
    </w:p>
    <w:p w:rsidR="00927EFD" w:rsidRDefault="00927EFD" w:rsidP="00B37D7B">
      <w:pPr>
        <w:jc w:val="both"/>
        <w:rPr>
          <w:rFonts w:asciiTheme="majorHAnsi" w:hAnsiTheme="majorHAnsi"/>
        </w:rPr>
      </w:pPr>
    </w:p>
    <w:p w:rsidR="0036322B" w:rsidRDefault="001D4EFC" w:rsidP="00B37D7B">
      <w:pPr>
        <w:jc w:val="both"/>
        <w:rPr>
          <w:rFonts w:asciiTheme="majorHAnsi" w:hAnsiTheme="majorHAnsi"/>
        </w:rPr>
      </w:pPr>
      <w:r w:rsidRPr="001D4EFC">
        <w:rPr>
          <w:rFonts w:asciiTheme="majorHAnsi" w:hAnsiTheme="majorHAnsi"/>
          <w:b/>
        </w:rPr>
        <w:t>Model fitting to human</w:t>
      </w:r>
      <w:r w:rsidR="00D04BFD">
        <w:rPr>
          <w:rFonts w:asciiTheme="majorHAnsi" w:hAnsiTheme="majorHAnsi"/>
          <w:b/>
        </w:rPr>
        <w:t xml:space="preserve"> choice and accuracy</w:t>
      </w:r>
      <w:r w:rsidRPr="001D4EFC">
        <w:rPr>
          <w:rFonts w:asciiTheme="majorHAnsi" w:hAnsiTheme="majorHAnsi"/>
          <w:b/>
        </w:rPr>
        <w:t xml:space="preserve"> </w:t>
      </w:r>
      <w:r w:rsidR="00AA1AA2">
        <w:rPr>
          <w:rFonts w:asciiTheme="majorHAnsi" w:hAnsiTheme="majorHAnsi"/>
          <w:b/>
        </w:rPr>
        <w:t>data</w:t>
      </w:r>
      <w:r w:rsidRPr="001D4EFC">
        <w:rPr>
          <w:rFonts w:asciiTheme="majorHAnsi" w:hAnsiTheme="majorHAnsi"/>
          <w:b/>
        </w:rPr>
        <w:t>.</w:t>
      </w:r>
      <w:ins w:id="467" w:author="Christopher Summerfield" w:date="2014-04-23T15:25:00Z">
        <w:r w:rsidR="00E86722">
          <w:rPr>
            <w:rFonts w:asciiTheme="majorHAnsi" w:hAnsiTheme="majorHAnsi"/>
          </w:rPr>
          <w:t xml:space="preserve">  </w:t>
        </w:r>
      </w:ins>
      <w:del w:id="468" w:author="Christopher Summerfield" w:date="2014-04-23T15:25:00Z">
        <w:r w:rsidDel="00E86722">
          <w:rPr>
            <w:rFonts w:asciiTheme="majorHAnsi" w:hAnsiTheme="majorHAnsi"/>
          </w:rPr>
          <w:delText xml:space="preserve"> </w:delText>
        </w:r>
      </w:del>
      <w:del w:id="469" w:author="Christopher Summerfield" w:date="2014-04-23T15:24:00Z">
        <w:r w:rsidR="00E71BDE" w:rsidDel="00E47518">
          <w:rPr>
            <w:rFonts w:asciiTheme="majorHAnsi" w:hAnsiTheme="majorHAnsi"/>
          </w:rPr>
          <w:delText>Next</w:delText>
        </w:r>
        <w:r w:rsidR="00172D4C" w:rsidDel="00E47518">
          <w:rPr>
            <w:rFonts w:asciiTheme="majorHAnsi" w:hAnsiTheme="majorHAnsi"/>
          </w:rPr>
          <w:delText xml:space="preserve">, we </w:delText>
        </w:r>
        <w:r w:rsidR="0014154F" w:rsidDel="00E47518">
          <w:rPr>
            <w:rFonts w:asciiTheme="majorHAnsi" w:hAnsiTheme="majorHAnsi"/>
          </w:rPr>
          <w:delText xml:space="preserve">adjusted these parameters to </w:delText>
        </w:r>
      </w:del>
      <w:del w:id="470" w:author="Christopher Summerfield" w:date="2014-04-23T15:23:00Z">
        <w:r w:rsidR="0014154F" w:rsidDel="00E47518">
          <w:rPr>
            <w:rFonts w:asciiTheme="majorHAnsi" w:hAnsiTheme="majorHAnsi"/>
          </w:rPr>
          <w:delText xml:space="preserve">minimize </w:delText>
        </w:r>
      </w:del>
      <w:ins w:id="471" w:author="Jan Balaguer" w:date="2014-04-02T09:48:00Z">
        <w:del w:id="472" w:author="Christopher Summerfield" w:date="2014-04-23T15:23:00Z">
          <w:r w:rsidR="005F583C" w:rsidDel="00E47518">
            <w:rPr>
              <w:rFonts w:asciiTheme="majorHAnsi" w:hAnsiTheme="majorHAnsi"/>
            </w:rPr>
            <w:delText>a cost function</w:delText>
          </w:r>
        </w:del>
      </w:ins>
      <w:del w:id="473" w:author="Christopher Summerfield" w:date="2014-04-23T15:23:00Z">
        <w:r w:rsidR="00D912C6" w:rsidDel="00E47518">
          <w:rPr>
            <w:rFonts w:asciiTheme="majorHAnsi" w:hAnsiTheme="majorHAnsi"/>
          </w:rPr>
          <w:delText xml:space="preserve"> </w:delText>
        </w:r>
      </w:del>
      <w:ins w:id="474" w:author="Jan Balaguer" w:date="2014-04-02T09:48:00Z">
        <w:del w:id="475" w:author="Christopher Summerfield" w:date="2014-04-23T15:23:00Z">
          <w:r w:rsidR="005F583C" w:rsidDel="00E47518">
            <w:rPr>
              <w:rFonts w:asciiTheme="majorHAnsi" w:hAnsiTheme="majorHAnsi"/>
            </w:rPr>
            <w:delText>on</w:delText>
          </w:r>
        </w:del>
        <w:del w:id="476" w:author="Christopher Summerfield" w:date="2014-04-23T15:24:00Z">
          <w:r w:rsidR="005F583C" w:rsidDel="00E47518">
            <w:rPr>
              <w:rFonts w:asciiTheme="majorHAnsi" w:hAnsiTheme="majorHAnsi"/>
            </w:rPr>
            <w:delText xml:space="preserve"> </w:delText>
          </w:r>
        </w:del>
      </w:ins>
      <w:del w:id="477" w:author="Christopher Summerfield" w:date="2014-04-23T15:24:00Z">
        <w:r w:rsidR="0014154F" w:rsidDel="00E47518">
          <w:rPr>
            <w:rFonts w:asciiTheme="majorHAnsi" w:hAnsiTheme="majorHAnsi"/>
          </w:rPr>
          <w:delText xml:space="preserve">human </w:delText>
        </w:r>
      </w:del>
      <w:del w:id="478" w:author="Christopher Summerfield" w:date="2014-04-23T15:22:00Z">
        <w:r w:rsidR="00D912C6" w:rsidDel="00E47518">
          <w:rPr>
            <w:rFonts w:asciiTheme="majorHAnsi" w:hAnsiTheme="majorHAnsi"/>
          </w:rPr>
          <w:delText>behaviour</w:delText>
        </w:r>
      </w:del>
      <w:ins w:id="479" w:author="Jan Balaguer" w:date="2014-04-02T09:47:00Z">
        <w:del w:id="480" w:author="Christopher Summerfield" w:date="2014-04-23T15:22:00Z">
          <w:r w:rsidR="005F583C" w:rsidDel="00E47518">
            <w:rPr>
              <w:rFonts w:asciiTheme="majorHAnsi" w:hAnsiTheme="majorHAnsi"/>
            </w:rPr>
            <w:delText xml:space="preserve"> </w:delText>
          </w:r>
        </w:del>
        <w:del w:id="481" w:author="Christopher Summerfield" w:date="2014-04-23T15:24:00Z">
          <w:r w:rsidR="005F583C" w:rsidDel="00E47518">
            <w:rPr>
              <w:rFonts w:asciiTheme="majorHAnsi" w:hAnsiTheme="majorHAnsi"/>
            </w:rPr>
            <w:delText>(even blocks) (odd blocks)</w:delText>
          </w:r>
        </w:del>
      </w:ins>
      <w:del w:id="482" w:author="Christopher Summerfield" w:date="2014-04-23T15:24:00Z">
        <w:r w:rsidR="00E71BDE" w:rsidDel="00E47518">
          <w:rPr>
            <w:rFonts w:asciiTheme="majorHAnsi" w:hAnsiTheme="majorHAnsi"/>
          </w:rPr>
          <w:delText xml:space="preserve">. </w:delText>
        </w:r>
      </w:del>
      <w:ins w:id="483" w:author="Jan Balaguer" w:date="2014-04-02T09:48:00Z">
        <w:del w:id="484" w:author="Christopher Summerfield" w:date="2014-04-23T15:23:00Z">
          <w:r w:rsidR="005F583C" w:rsidDel="00E47518">
            <w:rPr>
              <w:rFonts w:asciiTheme="majorHAnsi" w:hAnsiTheme="majorHAnsi"/>
            </w:rPr>
            <w:delText xml:space="preserve">The cost function was defined as the average </w:delText>
          </w:r>
        </w:del>
      </w:ins>
      <w:ins w:id="485" w:author="Jan Balaguer" w:date="2014-04-02T09:49:00Z">
        <w:del w:id="486" w:author="Christopher Summerfield" w:date="2014-04-23T15:22:00Z">
          <w:r w:rsidR="005F583C" w:rsidDel="00E47518">
            <w:rPr>
              <w:rFonts w:asciiTheme="majorHAnsi" w:hAnsiTheme="majorHAnsi"/>
            </w:rPr>
            <w:delText xml:space="preserve">value </w:delText>
          </w:r>
        </w:del>
      </w:ins>
      <w:ins w:id="487" w:author="Jan Balaguer" w:date="2014-04-02T09:48:00Z">
        <w:del w:id="488" w:author="Christopher Summerfield" w:date="2014-04-23T15:22:00Z">
          <w:r w:rsidR="005F583C" w:rsidDel="00E47518">
            <w:rPr>
              <w:rFonts w:asciiTheme="majorHAnsi" w:hAnsiTheme="majorHAnsi"/>
            </w:rPr>
            <w:delText>between</w:delText>
          </w:r>
        </w:del>
        <w:del w:id="489" w:author="Christopher Summerfield" w:date="2014-04-23T15:23:00Z">
          <w:r w:rsidR="005F583C" w:rsidDel="00E47518">
            <w:rPr>
              <w:rFonts w:asciiTheme="majorHAnsi" w:hAnsiTheme="majorHAnsi"/>
            </w:rPr>
            <w:delText xml:space="preserve"> BIC</w:delText>
          </w:r>
        </w:del>
      </w:ins>
      <w:ins w:id="490" w:author="Jan Balaguer" w:date="2014-04-02T09:50:00Z">
        <w:del w:id="491" w:author="Christopher Summerfield" w:date="2014-04-23T15:23:00Z">
          <w:r w:rsidR="005F583C" w:rsidDel="00E47518">
            <w:rPr>
              <w:rFonts w:asciiTheme="majorHAnsi" w:hAnsiTheme="majorHAnsi"/>
              <w:vertAlign w:val="subscript"/>
            </w:rPr>
            <w:delText>PERFORMANCE</w:delText>
          </w:r>
        </w:del>
      </w:ins>
      <w:ins w:id="492" w:author="Jan Balaguer" w:date="2014-04-02T09:49:00Z">
        <w:del w:id="493" w:author="Christopher Summerfield" w:date="2014-04-23T15:23:00Z">
          <w:r w:rsidR="005F583C" w:rsidDel="00E47518">
            <w:rPr>
              <w:rFonts w:asciiTheme="majorHAnsi" w:hAnsiTheme="majorHAnsi"/>
            </w:rPr>
            <w:delText xml:space="preserve"> and BIC</w:delText>
          </w:r>
          <w:r w:rsidR="005F583C" w:rsidDel="00E47518">
            <w:rPr>
              <w:rFonts w:asciiTheme="majorHAnsi" w:hAnsiTheme="majorHAnsi"/>
              <w:vertAlign w:val="subscript"/>
            </w:rPr>
            <w:delText>CHOICE</w:delText>
          </w:r>
          <w:r w:rsidR="005F583C" w:rsidDel="00E47518">
            <w:rPr>
              <w:rFonts w:asciiTheme="majorHAnsi" w:hAnsiTheme="majorHAnsi"/>
            </w:rPr>
            <w:delText xml:space="preserve">, the Bayesian Information Criterion when modelling </w:delText>
          </w:r>
        </w:del>
      </w:ins>
      <w:ins w:id="494" w:author="Jan Balaguer" w:date="2014-04-02T09:50:00Z">
        <w:del w:id="495" w:author="Christopher Summerfield" w:date="2014-04-23T15:23:00Z">
          <w:r w:rsidR="005F583C" w:rsidDel="00E47518">
            <w:rPr>
              <w:rFonts w:asciiTheme="majorHAnsi" w:hAnsiTheme="majorHAnsi"/>
            </w:rPr>
            <w:delText>performance and choice respectively</w:delText>
          </w:r>
          <w:r w:rsidR="005F583C" w:rsidRPr="00B36B78" w:rsidDel="00E47518">
            <w:rPr>
              <w:rFonts w:asciiTheme="majorHAnsi" w:hAnsiTheme="majorHAnsi"/>
            </w:rPr>
            <w:delText>.</w:delText>
          </w:r>
        </w:del>
      </w:ins>
      <w:del w:id="496" w:author="Christopher Summerfield" w:date="2014-04-23T15:23:00Z">
        <w:r w:rsidR="00A47C5E" w:rsidRPr="00B36B78" w:rsidDel="00E47518">
          <w:rPr>
            <w:rFonts w:asciiTheme="majorHAnsi" w:hAnsiTheme="majorHAnsi"/>
          </w:rPr>
          <w:delText xml:space="preserve"> </w:delText>
        </w:r>
      </w:del>
      <w:ins w:id="497" w:author="Jan Balaguer" w:date="2014-04-22T18:40:00Z">
        <w:del w:id="498" w:author="Christopher Summerfield" w:date="2014-04-23T15:23:00Z">
          <w:r w:rsidR="00B36B78" w:rsidRPr="00B36B78" w:rsidDel="00E47518">
            <w:rPr>
              <w:rFonts w:asciiTheme="majorHAnsi" w:hAnsiTheme="majorHAnsi"/>
            </w:rPr>
            <w:delText>Fittings</w:delText>
          </w:r>
        </w:del>
      </w:ins>
      <w:ins w:id="499" w:author="Jan Balaguer" w:date="2014-04-22T18:41:00Z">
        <w:del w:id="500" w:author="Christopher Summerfield" w:date="2014-04-23T15:23:00Z">
          <w:r w:rsidR="00B36B78" w:rsidRPr="00B36B78" w:rsidDel="00E47518">
            <w:rPr>
              <w:rFonts w:asciiTheme="majorHAnsi" w:hAnsiTheme="majorHAnsi"/>
            </w:rPr>
            <w:delText xml:space="preserve"> of the model</w:delText>
          </w:r>
        </w:del>
      </w:ins>
      <w:ins w:id="501" w:author="Jan Balaguer" w:date="2014-04-22T18:40:00Z">
        <w:del w:id="502" w:author="Christopher Summerfield" w:date="2014-04-23T15:23:00Z">
          <w:r w:rsidR="00B36B78" w:rsidRPr="00B36B78" w:rsidDel="00E47518">
            <w:rPr>
              <w:rFonts w:asciiTheme="majorHAnsi" w:hAnsiTheme="majorHAnsi"/>
            </w:rPr>
            <w:delText xml:space="preserve"> were done independently for conditions familiar and novel. </w:delText>
          </w:r>
        </w:del>
      </w:ins>
      <w:r w:rsidR="00A47C5E" w:rsidRPr="00B36B78">
        <w:rPr>
          <w:rFonts w:asciiTheme="majorHAnsi" w:hAnsiTheme="majorHAnsi"/>
        </w:rPr>
        <w:t>Average hum</w:t>
      </w:r>
      <w:r w:rsidR="00A47C5E">
        <w:rPr>
          <w:rFonts w:asciiTheme="majorHAnsi" w:hAnsiTheme="majorHAnsi"/>
        </w:rPr>
        <w:t>an accuracy (% correct responses) and choices (% target responses) across the 16 trials that cons</w:t>
      </w:r>
      <w:r w:rsidR="00A21558">
        <w:rPr>
          <w:rFonts w:asciiTheme="majorHAnsi" w:hAnsiTheme="majorHAnsi"/>
        </w:rPr>
        <w:t>t</w:t>
      </w:r>
      <w:r w:rsidR="00A47C5E">
        <w:rPr>
          <w:rFonts w:asciiTheme="majorHAnsi" w:hAnsiTheme="majorHAnsi"/>
        </w:rPr>
        <w:t xml:space="preserve">ituted each block are shown in </w:t>
      </w:r>
      <w:r w:rsidR="00C74F33">
        <w:rPr>
          <w:rFonts w:asciiTheme="majorHAnsi" w:hAnsiTheme="majorHAnsi"/>
        </w:rPr>
        <w:t>F</w:t>
      </w:r>
      <w:r w:rsidR="00B86C18">
        <w:rPr>
          <w:rFonts w:asciiTheme="majorHAnsi" w:hAnsiTheme="majorHAnsi"/>
        </w:rPr>
        <w:t>ig. 1b</w:t>
      </w:r>
      <w:ins w:id="503" w:author="Christopher Summerfield" w:date="2014-04-29T09:39:00Z">
        <w:r w:rsidR="009A1AD0">
          <w:rPr>
            <w:rFonts w:asciiTheme="majorHAnsi" w:hAnsiTheme="majorHAnsi"/>
          </w:rPr>
          <w:t xml:space="preserve"> (dots)</w:t>
        </w:r>
      </w:ins>
      <w:r w:rsidR="00A47C5E">
        <w:rPr>
          <w:rFonts w:asciiTheme="majorHAnsi" w:hAnsiTheme="majorHAnsi"/>
        </w:rPr>
        <w:t>.  Accuracy increased across the block overall (F</w:t>
      </w:r>
      <w:ins w:id="504" w:author="Jan Balaguer" w:date="2014-04-22T18:08:00Z">
        <w:r w:rsidR="009C0A55" w:rsidRPr="009C0A55">
          <w:rPr>
            <w:rFonts w:asciiTheme="majorHAnsi" w:hAnsiTheme="majorHAnsi"/>
            <w:vertAlign w:val="subscript"/>
          </w:rPr>
          <w:t>(</w:t>
        </w:r>
      </w:ins>
      <w:ins w:id="505" w:author="Christopher Summerfield" w:date="2014-04-23T21:33:00Z">
        <w:r w:rsidR="00947E71">
          <w:rPr>
            <w:rFonts w:asciiTheme="majorHAnsi" w:hAnsiTheme="majorHAnsi"/>
            <w:vertAlign w:val="subscript"/>
          </w:rPr>
          <w:t>7</w:t>
        </w:r>
      </w:ins>
      <w:ins w:id="506" w:author="Jan Balaguer" w:date="2014-04-22T18:08:00Z">
        <w:del w:id="507" w:author="Christopher Summerfield" w:date="2014-04-23T21:33:00Z">
          <w:r w:rsidR="009C0A55" w:rsidRPr="009C0A55" w:rsidDel="00947E71">
            <w:rPr>
              <w:rFonts w:asciiTheme="majorHAnsi" w:hAnsiTheme="majorHAnsi"/>
              <w:vertAlign w:val="subscript"/>
            </w:rPr>
            <w:delText>6.87</w:delText>
          </w:r>
        </w:del>
        <w:r w:rsidR="009C0A55" w:rsidRPr="009C0A55">
          <w:rPr>
            <w:rFonts w:asciiTheme="majorHAnsi" w:hAnsiTheme="majorHAnsi"/>
            <w:vertAlign w:val="subscript"/>
          </w:rPr>
          <w:t>,11</w:t>
        </w:r>
      </w:ins>
      <w:ins w:id="508" w:author="Christopher Summerfield" w:date="2014-04-23T21:33:00Z">
        <w:r w:rsidR="00947E71">
          <w:rPr>
            <w:rFonts w:asciiTheme="majorHAnsi" w:hAnsiTheme="majorHAnsi"/>
            <w:vertAlign w:val="subscript"/>
          </w:rPr>
          <w:t>7</w:t>
        </w:r>
      </w:ins>
      <w:ins w:id="509" w:author="Jan Balaguer" w:date="2014-04-22T18:08:00Z">
        <w:del w:id="510" w:author="Christopher Summerfield" w:date="2014-04-23T21:33:00Z">
          <w:r w:rsidR="009C0A55" w:rsidRPr="009C0A55" w:rsidDel="00947E71">
            <w:rPr>
              <w:rFonts w:asciiTheme="majorHAnsi" w:hAnsiTheme="majorHAnsi"/>
              <w:vertAlign w:val="subscript"/>
            </w:rPr>
            <w:delText>6.86</w:delText>
          </w:r>
        </w:del>
        <w:r w:rsidR="009C0A55" w:rsidRPr="009C0A55">
          <w:rPr>
            <w:rFonts w:asciiTheme="majorHAnsi" w:hAnsiTheme="majorHAnsi"/>
            <w:vertAlign w:val="subscript"/>
          </w:rPr>
          <w:t>)</w:t>
        </w:r>
      </w:ins>
      <w:r w:rsidR="00A47C5E" w:rsidRPr="009C0A55">
        <w:rPr>
          <w:rFonts w:asciiTheme="majorHAnsi" w:hAnsiTheme="majorHAnsi"/>
          <w:vertAlign w:val="subscript"/>
        </w:rPr>
        <w:t xml:space="preserve"> </w:t>
      </w:r>
      <w:r w:rsidR="00A47C5E">
        <w:rPr>
          <w:rFonts w:asciiTheme="majorHAnsi" w:hAnsiTheme="majorHAnsi"/>
        </w:rPr>
        <w:t xml:space="preserve">= 29.9, p &lt; </w:t>
      </w:r>
      <w:ins w:id="511" w:author="Jan Balaguer" w:date="2014-04-22T18:09:00Z">
        <w:r w:rsidR="009C0A55">
          <w:rPr>
            <w:rFonts w:asciiTheme="majorHAnsi" w:hAnsiTheme="majorHAnsi"/>
          </w:rPr>
          <w:t>0.001</w:t>
        </w:r>
      </w:ins>
      <w:r w:rsidR="00A47C5E">
        <w:rPr>
          <w:rFonts w:asciiTheme="majorHAnsi" w:hAnsiTheme="majorHAnsi"/>
        </w:rPr>
        <w:t xml:space="preserve">), but did so faster in blocks with familiar cues (trial x cue interaction, </w:t>
      </w:r>
      <w:ins w:id="512" w:author="Jan Balaguer" w:date="2014-04-22T18:08:00Z">
        <w:r w:rsidR="009C0A55" w:rsidRPr="009C0A55">
          <w:rPr>
            <w:rFonts w:asciiTheme="majorHAnsi" w:hAnsiTheme="majorHAnsi"/>
          </w:rPr>
          <w:t>F</w:t>
        </w:r>
        <w:r w:rsidR="009C0A55" w:rsidRPr="009C0A55">
          <w:rPr>
            <w:rFonts w:asciiTheme="majorHAnsi" w:hAnsiTheme="majorHAnsi"/>
            <w:vertAlign w:val="subscript"/>
          </w:rPr>
          <w:t>(</w:t>
        </w:r>
      </w:ins>
      <w:ins w:id="513" w:author="Christopher Summerfield" w:date="2014-04-23T21:33:00Z">
        <w:r w:rsidR="00947E71">
          <w:rPr>
            <w:rFonts w:asciiTheme="majorHAnsi" w:hAnsiTheme="majorHAnsi"/>
            <w:vertAlign w:val="subscript"/>
          </w:rPr>
          <w:t>7</w:t>
        </w:r>
      </w:ins>
      <w:ins w:id="514" w:author="Jan Balaguer" w:date="2014-04-22T18:08:00Z">
        <w:del w:id="515" w:author="Christopher Summerfield" w:date="2014-04-23T21:33:00Z">
          <w:r w:rsidR="009C0A55" w:rsidRPr="009C0A55" w:rsidDel="00947E71">
            <w:rPr>
              <w:rFonts w:asciiTheme="majorHAnsi" w:hAnsiTheme="majorHAnsi"/>
              <w:vertAlign w:val="subscript"/>
            </w:rPr>
            <w:delText>6.94</w:delText>
          </w:r>
        </w:del>
        <w:r w:rsidR="009C0A55" w:rsidRPr="009C0A55">
          <w:rPr>
            <w:rFonts w:asciiTheme="majorHAnsi" w:hAnsiTheme="majorHAnsi"/>
            <w:vertAlign w:val="subscript"/>
          </w:rPr>
          <w:t>,11</w:t>
        </w:r>
      </w:ins>
      <w:ins w:id="516" w:author="Christopher Summerfield" w:date="2014-04-23T21:33:00Z">
        <w:r w:rsidR="00947E71">
          <w:rPr>
            <w:rFonts w:asciiTheme="majorHAnsi" w:hAnsiTheme="majorHAnsi"/>
            <w:vertAlign w:val="subscript"/>
          </w:rPr>
          <w:t>8</w:t>
        </w:r>
      </w:ins>
      <w:ins w:id="517" w:author="Jan Balaguer" w:date="2014-04-22T18:08:00Z">
        <w:del w:id="518" w:author="Christopher Summerfield" w:date="2014-04-23T21:33:00Z">
          <w:r w:rsidR="009C0A55" w:rsidRPr="009C0A55" w:rsidDel="00947E71">
            <w:rPr>
              <w:rFonts w:asciiTheme="majorHAnsi" w:hAnsiTheme="majorHAnsi"/>
              <w:vertAlign w:val="subscript"/>
            </w:rPr>
            <w:delText>7.96</w:delText>
          </w:r>
        </w:del>
        <w:r w:rsidR="009C0A55" w:rsidRPr="009C0A55">
          <w:rPr>
            <w:rFonts w:asciiTheme="majorHAnsi" w:hAnsiTheme="majorHAnsi"/>
            <w:vertAlign w:val="subscript"/>
          </w:rPr>
          <w:t>)</w:t>
        </w:r>
        <w:r w:rsidR="009C0A55">
          <w:rPr>
            <w:rFonts w:asciiTheme="majorHAnsi" w:hAnsiTheme="majorHAnsi"/>
            <w:vertAlign w:val="subscript"/>
          </w:rPr>
          <w:t xml:space="preserve"> </w:t>
        </w:r>
        <w:r w:rsidR="009C0A55" w:rsidRPr="009C0A55">
          <w:rPr>
            <w:rFonts w:asciiTheme="majorHAnsi" w:hAnsiTheme="majorHAnsi"/>
          </w:rPr>
          <w:t>=</w:t>
        </w:r>
        <w:r w:rsidR="009C0A55">
          <w:rPr>
            <w:rFonts w:asciiTheme="majorHAnsi" w:hAnsiTheme="majorHAnsi"/>
          </w:rPr>
          <w:t xml:space="preserve"> </w:t>
        </w:r>
        <w:r w:rsidR="009C0A55" w:rsidRPr="009C0A55">
          <w:rPr>
            <w:rFonts w:asciiTheme="majorHAnsi" w:hAnsiTheme="majorHAnsi"/>
          </w:rPr>
          <w:t>2.</w:t>
        </w:r>
      </w:ins>
      <w:ins w:id="519" w:author="Jan Balaguer" w:date="2014-04-22T18:10:00Z">
        <w:r w:rsidR="009C0A55">
          <w:rPr>
            <w:rFonts w:asciiTheme="majorHAnsi" w:hAnsiTheme="majorHAnsi"/>
          </w:rPr>
          <w:t>90</w:t>
        </w:r>
      </w:ins>
      <w:r w:rsidR="00A47C5E">
        <w:rPr>
          <w:rFonts w:asciiTheme="majorHAnsi" w:hAnsiTheme="majorHAnsi"/>
        </w:rPr>
        <w:t>, p &lt; 0.008).  Participants began with a bias to respond ‘target’ that abated across the block (</w:t>
      </w:r>
      <w:ins w:id="520" w:author="Jan Balaguer" w:date="2014-04-22T18:09:00Z">
        <w:r w:rsidR="009C0A55" w:rsidRPr="009C0A55">
          <w:rPr>
            <w:rFonts w:asciiTheme="majorHAnsi" w:hAnsiTheme="majorHAnsi"/>
          </w:rPr>
          <w:t>F</w:t>
        </w:r>
        <w:r w:rsidR="009C0A55" w:rsidRPr="009C0A55">
          <w:rPr>
            <w:rFonts w:asciiTheme="majorHAnsi" w:hAnsiTheme="majorHAnsi"/>
            <w:vertAlign w:val="subscript"/>
          </w:rPr>
          <w:t>(7</w:t>
        </w:r>
        <w:del w:id="521" w:author="Christopher Summerfield" w:date="2014-04-23T21:33:00Z">
          <w:r w:rsidR="009C0A55" w:rsidRPr="009C0A55" w:rsidDel="00947E71">
            <w:rPr>
              <w:rFonts w:asciiTheme="majorHAnsi" w:hAnsiTheme="majorHAnsi"/>
              <w:vertAlign w:val="subscript"/>
            </w:rPr>
            <w:delText>.37</w:delText>
          </w:r>
        </w:del>
        <w:r w:rsidR="009C0A55" w:rsidRPr="009C0A55">
          <w:rPr>
            <w:rFonts w:asciiTheme="majorHAnsi" w:hAnsiTheme="majorHAnsi"/>
            <w:vertAlign w:val="subscript"/>
          </w:rPr>
          <w:t>,12</w:t>
        </w:r>
      </w:ins>
      <w:ins w:id="522" w:author="Christopher Summerfield" w:date="2014-04-23T21:33:00Z">
        <w:r w:rsidR="00947E71">
          <w:rPr>
            <w:rFonts w:asciiTheme="majorHAnsi" w:hAnsiTheme="majorHAnsi"/>
            <w:vertAlign w:val="subscript"/>
          </w:rPr>
          <w:t>5</w:t>
        </w:r>
      </w:ins>
      <w:ins w:id="523" w:author="Jan Balaguer" w:date="2014-04-22T18:09:00Z">
        <w:del w:id="524" w:author="Christopher Summerfield" w:date="2014-04-23T21:33:00Z">
          <w:r w:rsidR="009C0A55" w:rsidRPr="009C0A55" w:rsidDel="00947E71">
            <w:rPr>
              <w:rFonts w:asciiTheme="majorHAnsi" w:hAnsiTheme="majorHAnsi"/>
              <w:vertAlign w:val="subscript"/>
            </w:rPr>
            <w:delText>5.24</w:delText>
          </w:r>
        </w:del>
        <w:r w:rsidR="009C0A55" w:rsidRPr="009C0A55">
          <w:rPr>
            <w:rFonts w:asciiTheme="majorHAnsi" w:hAnsiTheme="majorHAnsi"/>
            <w:vertAlign w:val="subscript"/>
          </w:rPr>
          <w:t>)</w:t>
        </w:r>
      </w:ins>
      <w:ins w:id="525" w:author="Jan Balaguer" w:date="2014-04-22T18:10:00Z">
        <w:r w:rsidR="009C0A55">
          <w:rPr>
            <w:rFonts w:asciiTheme="majorHAnsi" w:hAnsiTheme="majorHAnsi"/>
          </w:rPr>
          <w:t xml:space="preserve"> </w:t>
        </w:r>
      </w:ins>
      <w:ins w:id="526" w:author="Jan Balaguer" w:date="2014-04-22T18:09:00Z">
        <w:r w:rsidR="009C0A55" w:rsidRPr="009C0A55">
          <w:rPr>
            <w:rFonts w:asciiTheme="majorHAnsi" w:hAnsiTheme="majorHAnsi"/>
          </w:rPr>
          <w:t>=</w:t>
        </w:r>
        <w:r w:rsidR="009C0A55">
          <w:rPr>
            <w:rFonts w:asciiTheme="majorHAnsi" w:hAnsiTheme="majorHAnsi"/>
          </w:rPr>
          <w:t xml:space="preserve"> 46</w:t>
        </w:r>
      </w:ins>
      <w:ins w:id="527" w:author="Jan Balaguer" w:date="2014-04-22T18:10:00Z">
        <w:r w:rsidR="009C0A55">
          <w:rPr>
            <w:rFonts w:asciiTheme="majorHAnsi" w:hAnsiTheme="majorHAnsi"/>
          </w:rPr>
          <w:t>.0</w:t>
        </w:r>
      </w:ins>
      <w:r w:rsidR="00A47C5E">
        <w:rPr>
          <w:rFonts w:asciiTheme="majorHAnsi" w:hAnsiTheme="majorHAnsi"/>
        </w:rPr>
        <w:t xml:space="preserve">, p &lt; </w:t>
      </w:r>
      <w:ins w:id="528" w:author="Jan Balaguer" w:date="2014-04-22T18:10:00Z">
        <w:r w:rsidR="009C0A55">
          <w:rPr>
            <w:rFonts w:asciiTheme="majorHAnsi" w:hAnsiTheme="majorHAnsi"/>
          </w:rPr>
          <w:t>0.001</w:t>
        </w:r>
      </w:ins>
      <w:r w:rsidR="00A47C5E">
        <w:rPr>
          <w:rFonts w:asciiTheme="majorHAnsi" w:hAnsiTheme="majorHAnsi"/>
        </w:rPr>
        <w:t xml:space="preserve">) in roughly equal measure for the two conditions (F &lt; 1). </w:t>
      </w:r>
      <w:ins w:id="529" w:author="Christopher Summerfield" w:date="2014-04-23T15:24:00Z">
        <w:r w:rsidR="00E47518">
          <w:rPr>
            <w:rFonts w:asciiTheme="majorHAnsi" w:hAnsiTheme="majorHAnsi"/>
          </w:rPr>
          <w:t>Next, we adjusted the model parameters to fit one half of the human choice data (even blocks), using the resulting parameters to predict performance for the remaining half (odd bloc</w:t>
        </w:r>
        <w:r w:rsidR="00DD0FC3">
          <w:rPr>
            <w:rFonts w:asciiTheme="majorHAnsi" w:hAnsiTheme="majorHAnsi"/>
          </w:rPr>
          <w:t xml:space="preserve">ks), separately </w:t>
        </w:r>
      </w:ins>
      <w:ins w:id="530" w:author="Jan Balaguer" w:date="2014-04-29T13:45:00Z">
        <w:del w:id="531" w:author="Christopher Summerfield" w:date="2014-05-01T07:58:00Z">
          <w:r w:rsidR="0071785E" w:rsidDel="00DD0FC3">
            <w:rPr>
              <w:rFonts w:asciiTheme="majorHAnsi" w:hAnsiTheme="majorHAnsi"/>
            </w:rPr>
            <w:delText xml:space="preserve">Additionally, fitting was done independently </w:delText>
          </w:r>
        </w:del>
        <w:r w:rsidR="0071785E">
          <w:rPr>
            <w:rFonts w:asciiTheme="majorHAnsi" w:hAnsiTheme="majorHAnsi"/>
          </w:rPr>
          <w:t xml:space="preserve">for familiar and novel </w:t>
        </w:r>
        <w:del w:id="532" w:author="Christopher Summerfield" w:date="2014-05-01T07:58:00Z">
          <w:r w:rsidR="0071785E" w:rsidDel="00DD0FC3">
            <w:rPr>
              <w:rFonts w:asciiTheme="majorHAnsi" w:hAnsiTheme="majorHAnsi"/>
            </w:rPr>
            <w:delText>blocks</w:delText>
          </w:r>
        </w:del>
      </w:ins>
      <w:ins w:id="533" w:author="Christopher Summerfield" w:date="2014-05-01T07:58:00Z">
        <w:r w:rsidR="00DD0FC3">
          <w:rPr>
            <w:rFonts w:asciiTheme="majorHAnsi" w:hAnsiTheme="majorHAnsi"/>
          </w:rPr>
          <w:t>conditions</w:t>
        </w:r>
      </w:ins>
      <w:ins w:id="534" w:author="Jan Balaguer" w:date="2014-04-29T13:45:00Z">
        <w:r w:rsidR="0071785E">
          <w:rPr>
            <w:rFonts w:asciiTheme="majorHAnsi" w:hAnsiTheme="majorHAnsi"/>
          </w:rPr>
          <w:t xml:space="preserve">. </w:t>
        </w:r>
      </w:ins>
      <w:r w:rsidR="00A47C5E">
        <w:rPr>
          <w:rFonts w:asciiTheme="majorHAnsi" w:hAnsiTheme="majorHAnsi"/>
        </w:rPr>
        <w:t>T</w:t>
      </w:r>
      <w:r w:rsidR="00E71BDE">
        <w:rPr>
          <w:rFonts w:asciiTheme="majorHAnsi" w:hAnsiTheme="majorHAnsi"/>
        </w:rPr>
        <w:t>he choice and accuracy of</w:t>
      </w:r>
      <w:r w:rsidR="0032299F">
        <w:rPr>
          <w:rFonts w:asciiTheme="majorHAnsi" w:hAnsiTheme="majorHAnsi"/>
        </w:rPr>
        <w:t xml:space="preserve"> the best-fitting </w:t>
      </w:r>
      <w:r w:rsidR="00A47C5E">
        <w:rPr>
          <w:rFonts w:asciiTheme="majorHAnsi" w:hAnsiTheme="majorHAnsi"/>
        </w:rPr>
        <w:t xml:space="preserve">model </w:t>
      </w:r>
      <w:r w:rsidR="0032299F">
        <w:rPr>
          <w:rFonts w:asciiTheme="majorHAnsi" w:hAnsiTheme="majorHAnsi"/>
        </w:rPr>
        <w:t>parameterisati</w:t>
      </w:r>
      <w:r w:rsidR="00E71BDE">
        <w:rPr>
          <w:rFonts w:asciiTheme="majorHAnsi" w:hAnsiTheme="majorHAnsi"/>
        </w:rPr>
        <w:t xml:space="preserve">on </w:t>
      </w:r>
      <w:r w:rsidR="00C32B0C">
        <w:rPr>
          <w:rFonts w:asciiTheme="majorHAnsi" w:hAnsiTheme="majorHAnsi"/>
        </w:rPr>
        <w:t>(lines) is rendered on</w:t>
      </w:r>
      <w:r w:rsidR="00E71BDE">
        <w:rPr>
          <w:rFonts w:asciiTheme="majorHAnsi" w:hAnsiTheme="majorHAnsi"/>
        </w:rPr>
        <w:t xml:space="preserve">to equivalent human data </w:t>
      </w:r>
      <w:del w:id="535" w:author="Christopher Summerfield" w:date="2014-04-29T09:39:00Z">
        <w:r w:rsidR="00E71BDE" w:rsidDel="009A1AD0">
          <w:rPr>
            <w:rFonts w:asciiTheme="majorHAnsi" w:hAnsiTheme="majorHAnsi"/>
          </w:rPr>
          <w:delText>(dots)</w:delText>
        </w:r>
        <w:r w:rsidR="00AA4701" w:rsidDel="009A1AD0">
          <w:rPr>
            <w:rFonts w:asciiTheme="majorHAnsi" w:hAnsiTheme="majorHAnsi"/>
          </w:rPr>
          <w:delText xml:space="preserve"> </w:delText>
        </w:r>
      </w:del>
      <w:r w:rsidR="00AA4701">
        <w:rPr>
          <w:rFonts w:asciiTheme="majorHAnsi" w:hAnsiTheme="majorHAnsi"/>
        </w:rPr>
        <w:t>in Fig. 1b</w:t>
      </w:r>
      <w:ins w:id="536" w:author="Christopher Summerfield" w:date="2014-04-23T16:48:00Z">
        <w:r w:rsidR="00EE19F2">
          <w:rPr>
            <w:rFonts w:asciiTheme="majorHAnsi" w:hAnsiTheme="majorHAnsi"/>
          </w:rPr>
          <w:t xml:space="preserve">, </w:t>
        </w:r>
      </w:ins>
      <w:ins w:id="537" w:author="Christopher Summerfield" w:date="2014-04-23T16:49:00Z">
        <w:r w:rsidR="00EE19F2">
          <w:rPr>
            <w:rFonts w:asciiTheme="majorHAnsi" w:hAnsiTheme="majorHAnsi"/>
          </w:rPr>
          <w:t>revealing</w:t>
        </w:r>
      </w:ins>
      <w:ins w:id="538" w:author="Christopher Summerfield" w:date="2014-04-23T16:48:00Z">
        <w:r w:rsidR="00EE19F2">
          <w:rPr>
            <w:rFonts w:asciiTheme="majorHAnsi" w:hAnsiTheme="majorHAnsi"/>
          </w:rPr>
          <w:t xml:space="preserve"> good </w:t>
        </w:r>
      </w:ins>
      <w:ins w:id="539" w:author="Christopher Summerfield" w:date="2014-04-23T16:49:00Z">
        <w:r w:rsidR="00EE19F2">
          <w:rPr>
            <w:rFonts w:asciiTheme="majorHAnsi" w:hAnsiTheme="majorHAnsi"/>
          </w:rPr>
          <w:t>fits</w:t>
        </w:r>
      </w:ins>
      <w:ins w:id="540" w:author="Jan Balaguer" w:date="2014-04-22T18:13:00Z">
        <w:del w:id="541" w:author="Christopher Summerfield" w:date="2014-04-23T16:48:00Z">
          <w:r w:rsidR="00622060" w:rsidDel="00EE19F2">
            <w:rPr>
              <w:rFonts w:asciiTheme="majorHAnsi" w:hAnsiTheme="majorHAnsi"/>
            </w:rPr>
            <w:delText>.</w:delText>
          </w:r>
        </w:del>
      </w:ins>
      <w:del w:id="542" w:author="Christopher Summerfield" w:date="2014-04-23T16:49:00Z">
        <w:r w:rsidR="0036322B" w:rsidDel="00EE19F2">
          <w:rPr>
            <w:rFonts w:asciiTheme="majorHAnsi" w:hAnsiTheme="majorHAnsi"/>
          </w:rPr>
          <w:delText xml:space="preserve"> As can be seen, the model was able to capture the pattern of behaviour </w:delText>
        </w:r>
        <w:r w:rsidR="002E4871" w:rsidDel="00EE19F2">
          <w:rPr>
            <w:rFonts w:asciiTheme="majorHAnsi" w:hAnsiTheme="majorHAnsi"/>
          </w:rPr>
          <w:delText>accurately</w:delText>
        </w:r>
      </w:del>
      <w:r w:rsidR="002E4871">
        <w:rPr>
          <w:rFonts w:asciiTheme="majorHAnsi" w:hAnsiTheme="majorHAnsi"/>
        </w:rPr>
        <w:t xml:space="preserve"> </w:t>
      </w:r>
      <w:r w:rsidR="0036322B">
        <w:rPr>
          <w:rFonts w:asciiTheme="majorHAnsi" w:hAnsiTheme="majorHAnsi"/>
        </w:rPr>
        <w:t xml:space="preserve">across the block in each condition. </w:t>
      </w:r>
      <w:del w:id="543" w:author="Christopher Summerfield" w:date="2014-04-23T16:38:00Z">
        <w:r w:rsidR="00AC03D3" w:rsidDel="00655D42">
          <w:rPr>
            <w:rFonts w:asciiTheme="majorHAnsi" w:hAnsiTheme="majorHAnsi"/>
          </w:rPr>
          <w:delText>For completeness, we also compared human performance to that of a hierarchical Bayesian model that estimated the conditional probability that each stimulus was a target.  This model outperformed participants by a wide margin, and provided poorer fits to human data even when the number of parameters was taken into account (</w:delText>
        </w:r>
        <w:r w:rsidR="002D762C" w:rsidDel="00655D42">
          <w:rPr>
            <w:rFonts w:asciiTheme="majorHAnsi" w:hAnsiTheme="majorHAnsi"/>
          </w:rPr>
          <w:delText>supplementary section 1</w:delText>
        </w:r>
        <w:r w:rsidR="00AC03D3" w:rsidDel="00655D42">
          <w:rPr>
            <w:rFonts w:asciiTheme="majorHAnsi" w:hAnsiTheme="majorHAnsi"/>
          </w:rPr>
          <w:delText>).</w:delText>
        </w:r>
      </w:del>
    </w:p>
    <w:p w:rsidR="0036322B" w:rsidRDefault="0036322B" w:rsidP="00B37D7B">
      <w:pPr>
        <w:jc w:val="both"/>
        <w:rPr>
          <w:rFonts w:asciiTheme="majorHAnsi" w:hAnsiTheme="majorHAnsi"/>
        </w:rPr>
      </w:pPr>
    </w:p>
    <w:p w:rsidR="00655D42" w:rsidRDefault="0036322B" w:rsidP="00B37D7B">
      <w:pPr>
        <w:jc w:val="both"/>
        <w:rPr>
          <w:ins w:id="544" w:author="Christopher Summerfield" w:date="2014-04-23T16:38:00Z"/>
          <w:rFonts w:asciiTheme="majorHAnsi" w:hAnsiTheme="majorHAnsi"/>
        </w:rPr>
      </w:pPr>
      <w:del w:id="545" w:author="Christopher Summerfield" w:date="2014-04-23T21:34:00Z">
        <w:r w:rsidDel="00947E71">
          <w:rPr>
            <w:rFonts w:asciiTheme="majorHAnsi" w:hAnsiTheme="majorHAnsi"/>
          </w:rPr>
          <w:delText>Interestingly</w:delText>
        </w:r>
      </w:del>
      <w:ins w:id="546" w:author="Christopher Summerfield" w:date="2014-04-23T21:34:00Z">
        <w:r w:rsidR="00947E71">
          <w:rPr>
            <w:rFonts w:asciiTheme="majorHAnsi" w:hAnsiTheme="majorHAnsi"/>
          </w:rPr>
          <w:t>Critically</w:t>
        </w:r>
      </w:ins>
      <w:r w:rsidR="002E4871">
        <w:rPr>
          <w:rFonts w:asciiTheme="majorHAnsi" w:hAnsiTheme="majorHAnsi"/>
        </w:rPr>
        <w:t>,</w:t>
      </w:r>
      <w:r w:rsidR="00E71BDE">
        <w:rPr>
          <w:rFonts w:asciiTheme="majorHAnsi" w:hAnsiTheme="majorHAnsi"/>
        </w:rPr>
        <w:t xml:space="preserve"> however, </w:t>
      </w:r>
      <w:r w:rsidR="00172D4C">
        <w:rPr>
          <w:rFonts w:asciiTheme="majorHAnsi" w:hAnsiTheme="majorHAnsi"/>
        </w:rPr>
        <w:t>the parameters</w:t>
      </w:r>
      <w:r w:rsidR="00CB1D06">
        <w:rPr>
          <w:rFonts w:asciiTheme="majorHAnsi" w:hAnsiTheme="majorHAnsi"/>
        </w:rPr>
        <w:t xml:space="preserve"> </w:t>
      </w:r>
      <w:r w:rsidR="00210BCD">
        <w:rPr>
          <w:rFonts w:asciiTheme="majorHAnsi" w:hAnsiTheme="majorHAnsi"/>
        </w:rPr>
        <w:t>that allowed these fits to</w:t>
      </w:r>
      <w:r w:rsidR="00CB1D06">
        <w:rPr>
          <w:rFonts w:asciiTheme="majorHAnsi" w:hAnsiTheme="majorHAnsi"/>
        </w:rPr>
        <w:t xml:space="preserve"> human performance</w:t>
      </w:r>
      <w:r w:rsidR="00210BCD">
        <w:rPr>
          <w:rFonts w:asciiTheme="majorHAnsi" w:hAnsiTheme="majorHAnsi"/>
        </w:rPr>
        <w:t xml:space="preserve"> to be obtained t</w:t>
      </w:r>
      <w:r w:rsidR="00172D4C">
        <w:rPr>
          <w:rFonts w:asciiTheme="majorHAnsi" w:hAnsiTheme="majorHAnsi"/>
        </w:rPr>
        <w:t>ook on values</w:t>
      </w:r>
      <w:r w:rsidR="00E71BDE">
        <w:rPr>
          <w:rFonts w:asciiTheme="majorHAnsi" w:hAnsiTheme="majorHAnsi"/>
        </w:rPr>
        <w:t xml:space="preserve"> that diverged </w:t>
      </w:r>
      <w:ins w:id="547" w:author="Christopher Summerfield" w:date="2014-04-23T21:51:00Z">
        <w:r w:rsidR="00454EB9">
          <w:rPr>
            <w:rFonts w:asciiTheme="majorHAnsi" w:hAnsiTheme="majorHAnsi"/>
          </w:rPr>
          <w:t xml:space="preserve">significantly </w:t>
        </w:r>
      </w:ins>
      <w:r w:rsidR="00E71BDE">
        <w:rPr>
          <w:rFonts w:asciiTheme="majorHAnsi" w:hAnsiTheme="majorHAnsi"/>
        </w:rPr>
        <w:t xml:space="preserve">from those predicting maximal </w:t>
      </w:r>
      <w:r w:rsidR="00B41874">
        <w:rPr>
          <w:rFonts w:asciiTheme="majorHAnsi" w:hAnsiTheme="majorHAnsi"/>
        </w:rPr>
        <w:t xml:space="preserve">model </w:t>
      </w:r>
      <w:r w:rsidR="00A21558">
        <w:rPr>
          <w:rFonts w:asciiTheme="majorHAnsi" w:hAnsiTheme="majorHAnsi"/>
        </w:rPr>
        <w:t>performance</w:t>
      </w:r>
      <w:r w:rsidR="008E6BE5">
        <w:rPr>
          <w:rFonts w:asciiTheme="majorHAnsi" w:hAnsiTheme="majorHAnsi"/>
        </w:rPr>
        <w:t xml:space="preserve"> (F</w:t>
      </w:r>
      <w:r w:rsidR="00AF7EC4">
        <w:rPr>
          <w:rFonts w:asciiTheme="majorHAnsi" w:hAnsiTheme="majorHAnsi"/>
        </w:rPr>
        <w:t xml:space="preserve">ig. 2b). </w:t>
      </w:r>
      <w:r w:rsidR="00172D4C">
        <w:rPr>
          <w:rFonts w:asciiTheme="majorHAnsi" w:hAnsiTheme="majorHAnsi"/>
        </w:rPr>
        <w:t xml:space="preserve">Specifically, mean values of </w:t>
      </w:r>
      <w:r w:rsidR="00172D4C">
        <w:rPr>
          <w:rFonts w:asciiTheme="majorHAnsi" w:hAnsiTheme="majorHAnsi"/>
        </w:rPr>
        <w:sym w:font="Symbol" w:char="F061"/>
      </w:r>
      <w:ins w:id="548" w:author="Jan Balaguer" w:date="2014-04-22T18:18:00Z">
        <w:r w:rsidR="00622060">
          <w:rPr>
            <w:rFonts w:asciiTheme="majorHAnsi" w:hAnsiTheme="majorHAnsi"/>
            <w:vertAlign w:val="subscript"/>
          </w:rPr>
          <w:t>R</w:t>
        </w:r>
      </w:ins>
      <w:r w:rsidR="00AF7EC4">
        <w:rPr>
          <w:rFonts w:asciiTheme="majorHAnsi" w:hAnsiTheme="majorHAnsi"/>
        </w:rPr>
        <w:t xml:space="preserve"> were 0.</w:t>
      </w:r>
      <w:ins w:id="549" w:author="Jan Balaguer" w:date="2014-04-22T18:18:00Z">
        <w:r w:rsidR="00622060">
          <w:rPr>
            <w:rFonts w:asciiTheme="majorHAnsi" w:hAnsiTheme="majorHAnsi"/>
          </w:rPr>
          <w:t>29</w:t>
        </w:r>
      </w:ins>
      <w:r w:rsidR="00172D4C">
        <w:rPr>
          <w:rFonts w:asciiTheme="majorHAnsi" w:hAnsiTheme="majorHAnsi"/>
        </w:rPr>
        <w:sym w:font="Symbol" w:char="F0B1"/>
      </w:r>
      <w:r w:rsidR="00AF7EC4">
        <w:rPr>
          <w:rFonts w:asciiTheme="majorHAnsi" w:hAnsiTheme="majorHAnsi"/>
        </w:rPr>
        <w:t>0.2</w:t>
      </w:r>
      <w:ins w:id="550" w:author="Jan Balaguer" w:date="2014-04-22T18:18:00Z">
        <w:r w:rsidR="00622060">
          <w:rPr>
            <w:rFonts w:asciiTheme="majorHAnsi" w:hAnsiTheme="majorHAnsi"/>
          </w:rPr>
          <w:t>5</w:t>
        </w:r>
      </w:ins>
      <w:r w:rsidR="00AF7EC4">
        <w:rPr>
          <w:rFonts w:asciiTheme="majorHAnsi" w:hAnsiTheme="majorHAnsi"/>
        </w:rPr>
        <w:t xml:space="preserve"> and 0.</w:t>
      </w:r>
      <w:ins w:id="551" w:author="Jan Balaguer" w:date="2014-04-22T18:18:00Z">
        <w:r w:rsidR="00622060">
          <w:rPr>
            <w:rFonts w:asciiTheme="majorHAnsi" w:hAnsiTheme="majorHAnsi"/>
          </w:rPr>
          <w:t>53</w:t>
        </w:r>
      </w:ins>
      <w:r w:rsidR="00172D4C">
        <w:rPr>
          <w:rFonts w:asciiTheme="majorHAnsi" w:hAnsiTheme="majorHAnsi"/>
        </w:rPr>
        <w:sym w:font="Symbol" w:char="F0B1"/>
      </w:r>
      <w:r w:rsidR="00AF7EC4">
        <w:rPr>
          <w:rFonts w:asciiTheme="majorHAnsi" w:hAnsiTheme="majorHAnsi"/>
        </w:rPr>
        <w:t>0.2</w:t>
      </w:r>
      <w:ins w:id="552" w:author="Jan Balaguer" w:date="2014-04-22T18:18:00Z">
        <w:r w:rsidR="00622060">
          <w:rPr>
            <w:rFonts w:asciiTheme="majorHAnsi" w:hAnsiTheme="majorHAnsi"/>
          </w:rPr>
          <w:t>9</w:t>
        </w:r>
      </w:ins>
      <w:r w:rsidR="00172D4C">
        <w:rPr>
          <w:rFonts w:asciiTheme="majorHAnsi" w:hAnsiTheme="majorHAnsi"/>
        </w:rPr>
        <w:t xml:space="preserve"> for blocks with familiar and novel cues respect</w:t>
      </w:r>
      <w:r w:rsidR="00AF7EC4">
        <w:rPr>
          <w:rFonts w:asciiTheme="majorHAnsi" w:hAnsiTheme="majorHAnsi"/>
        </w:rPr>
        <w:t xml:space="preserve">ively, diverging reliably from the </w:t>
      </w:r>
      <w:r w:rsidR="00C32B0C">
        <w:rPr>
          <w:rFonts w:asciiTheme="majorHAnsi" w:hAnsiTheme="majorHAnsi"/>
        </w:rPr>
        <w:t xml:space="preserve">respective </w:t>
      </w:r>
      <w:r w:rsidR="00AF7EC4">
        <w:rPr>
          <w:rFonts w:asciiTheme="majorHAnsi" w:hAnsiTheme="majorHAnsi"/>
        </w:rPr>
        <w:t>parameters</w:t>
      </w:r>
      <w:r w:rsidR="009724FE">
        <w:rPr>
          <w:rFonts w:asciiTheme="majorHAnsi" w:hAnsiTheme="majorHAnsi"/>
        </w:rPr>
        <w:t xml:space="preserve"> (</w:t>
      </w:r>
      <w:r w:rsidR="00CB1D06">
        <w:rPr>
          <w:rFonts w:asciiTheme="majorHAnsi" w:hAnsiTheme="majorHAnsi"/>
        </w:rPr>
        <w:sym w:font="Symbol" w:char="F061"/>
      </w:r>
      <w:ins w:id="553" w:author="Jan Balaguer" w:date="2014-04-22T18:19:00Z">
        <w:r w:rsidR="00622060">
          <w:rPr>
            <w:rFonts w:asciiTheme="majorHAnsi" w:hAnsiTheme="majorHAnsi"/>
            <w:vertAlign w:val="subscript"/>
          </w:rPr>
          <w:t>R</w:t>
        </w:r>
      </w:ins>
      <w:r w:rsidR="003720FC">
        <w:rPr>
          <w:rFonts w:asciiTheme="majorHAnsi" w:hAnsiTheme="majorHAnsi"/>
        </w:rPr>
        <w:t xml:space="preserve"> </w:t>
      </w:r>
      <w:r w:rsidR="00CB1D06">
        <w:rPr>
          <w:rFonts w:asciiTheme="majorHAnsi" w:hAnsiTheme="majorHAnsi"/>
        </w:rPr>
        <w:t>=</w:t>
      </w:r>
      <w:r w:rsidR="003720FC">
        <w:rPr>
          <w:rFonts w:asciiTheme="majorHAnsi" w:hAnsiTheme="majorHAnsi"/>
        </w:rPr>
        <w:t xml:space="preserve"> </w:t>
      </w:r>
      <w:r w:rsidR="009724FE">
        <w:rPr>
          <w:rFonts w:asciiTheme="majorHAnsi" w:hAnsiTheme="majorHAnsi"/>
        </w:rPr>
        <w:t>0.</w:t>
      </w:r>
      <w:ins w:id="554" w:author="Jan Balaguer" w:date="2014-04-22T18:20:00Z">
        <w:r w:rsidR="00622060">
          <w:rPr>
            <w:rFonts w:asciiTheme="majorHAnsi" w:hAnsiTheme="majorHAnsi"/>
          </w:rPr>
          <w:t xml:space="preserve">08 </w:t>
        </w:r>
      </w:ins>
      <w:r w:rsidR="00C32B0C">
        <w:rPr>
          <w:rFonts w:asciiTheme="majorHAnsi" w:hAnsiTheme="majorHAnsi"/>
        </w:rPr>
        <w:t xml:space="preserve">[familiar cues] </w:t>
      </w:r>
      <w:r w:rsidR="009724FE">
        <w:rPr>
          <w:rFonts w:asciiTheme="majorHAnsi" w:hAnsiTheme="majorHAnsi"/>
        </w:rPr>
        <w:t xml:space="preserve">and </w:t>
      </w:r>
      <w:r w:rsidR="00CB1D06">
        <w:rPr>
          <w:rFonts w:asciiTheme="majorHAnsi" w:hAnsiTheme="majorHAnsi"/>
        </w:rPr>
        <w:sym w:font="Symbol" w:char="F061"/>
      </w:r>
      <w:ins w:id="555" w:author="Jan Balaguer" w:date="2014-04-22T19:03:00Z">
        <w:r w:rsidR="00785FF6">
          <w:rPr>
            <w:rFonts w:asciiTheme="majorHAnsi" w:hAnsiTheme="majorHAnsi"/>
            <w:vertAlign w:val="subscript"/>
          </w:rPr>
          <w:t>R</w:t>
        </w:r>
      </w:ins>
      <w:r w:rsidR="003720FC">
        <w:rPr>
          <w:rFonts w:asciiTheme="majorHAnsi" w:hAnsiTheme="majorHAnsi"/>
        </w:rPr>
        <w:t xml:space="preserve"> </w:t>
      </w:r>
      <w:r w:rsidR="00CB1D06">
        <w:rPr>
          <w:rFonts w:asciiTheme="majorHAnsi" w:hAnsiTheme="majorHAnsi"/>
        </w:rPr>
        <w:t>=</w:t>
      </w:r>
      <w:r w:rsidR="003720FC">
        <w:rPr>
          <w:rFonts w:asciiTheme="majorHAnsi" w:hAnsiTheme="majorHAnsi"/>
        </w:rPr>
        <w:t xml:space="preserve"> </w:t>
      </w:r>
      <w:r w:rsidR="009724FE">
        <w:rPr>
          <w:rFonts w:asciiTheme="majorHAnsi" w:hAnsiTheme="majorHAnsi"/>
        </w:rPr>
        <w:t>0.</w:t>
      </w:r>
      <w:ins w:id="556" w:author="Jan Balaguer" w:date="2014-04-22T18:20:00Z">
        <w:r w:rsidR="00622060">
          <w:rPr>
            <w:rFonts w:asciiTheme="majorHAnsi" w:hAnsiTheme="majorHAnsi"/>
          </w:rPr>
          <w:t xml:space="preserve">11 </w:t>
        </w:r>
      </w:ins>
      <w:r w:rsidR="00C32B0C">
        <w:rPr>
          <w:rFonts w:asciiTheme="majorHAnsi" w:hAnsiTheme="majorHAnsi"/>
        </w:rPr>
        <w:t>[novel cues]</w:t>
      </w:r>
      <w:r w:rsidR="009724FE">
        <w:rPr>
          <w:rFonts w:asciiTheme="majorHAnsi" w:hAnsiTheme="majorHAnsi"/>
        </w:rPr>
        <w:t>)</w:t>
      </w:r>
      <w:r w:rsidR="00AF7EC4">
        <w:rPr>
          <w:rFonts w:asciiTheme="majorHAnsi" w:hAnsiTheme="majorHAnsi"/>
        </w:rPr>
        <w:t xml:space="preserve"> that yielded </w:t>
      </w:r>
      <w:r w:rsidR="001C0601">
        <w:rPr>
          <w:rFonts w:asciiTheme="majorHAnsi" w:hAnsiTheme="majorHAnsi"/>
        </w:rPr>
        <w:t>maximal</w:t>
      </w:r>
      <w:r w:rsidR="00AF7EC4">
        <w:rPr>
          <w:rFonts w:asciiTheme="majorHAnsi" w:hAnsiTheme="majorHAnsi"/>
        </w:rPr>
        <w:t xml:space="preserve"> performance under this model</w:t>
      </w:r>
      <w:r w:rsidR="009724FE">
        <w:rPr>
          <w:rFonts w:asciiTheme="majorHAnsi" w:hAnsiTheme="majorHAnsi"/>
        </w:rPr>
        <w:t xml:space="preserve"> in both cases </w:t>
      </w:r>
      <w:r w:rsidR="00172D4C">
        <w:rPr>
          <w:rFonts w:asciiTheme="majorHAnsi" w:hAnsiTheme="majorHAnsi"/>
        </w:rPr>
        <w:t>(</w:t>
      </w:r>
      <w:r w:rsidR="009724FE">
        <w:rPr>
          <w:rFonts w:asciiTheme="majorHAnsi" w:hAnsiTheme="majorHAnsi"/>
        </w:rPr>
        <w:t>both t</w:t>
      </w:r>
      <w:r w:rsidR="00282CB1" w:rsidRPr="00282CB1">
        <w:rPr>
          <w:rFonts w:asciiTheme="majorHAnsi" w:hAnsiTheme="majorHAnsi"/>
          <w:vertAlign w:val="subscript"/>
        </w:rPr>
        <w:t>(17)</w:t>
      </w:r>
      <w:r w:rsidR="009724FE">
        <w:rPr>
          <w:rFonts w:asciiTheme="majorHAnsi" w:hAnsiTheme="majorHAnsi"/>
        </w:rPr>
        <w:t xml:space="preserve"> &gt; 3.</w:t>
      </w:r>
      <w:ins w:id="557" w:author="Jan Balaguer" w:date="2014-04-22T18:20:00Z">
        <w:r w:rsidR="00622060">
          <w:rPr>
            <w:rFonts w:asciiTheme="majorHAnsi" w:hAnsiTheme="majorHAnsi"/>
          </w:rPr>
          <w:t>5</w:t>
        </w:r>
      </w:ins>
      <w:r w:rsidR="009724FE">
        <w:rPr>
          <w:rFonts w:asciiTheme="majorHAnsi" w:hAnsiTheme="majorHAnsi"/>
        </w:rPr>
        <w:t>, p &lt; 0.001</w:t>
      </w:r>
      <w:r w:rsidR="00C32B0C">
        <w:rPr>
          <w:rFonts w:asciiTheme="majorHAnsi" w:hAnsiTheme="majorHAnsi"/>
        </w:rPr>
        <w:t>).</w:t>
      </w:r>
      <w:r w:rsidR="00AF7EC4">
        <w:rPr>
          <w:rFonts w:asciiTheme="majorHAnsi" w:hAnsiTheme="majorHAnsi"/>
        </w:rPr>
        <w:t xml:space="preserve"> </w:t>
      </w:r>
      <w:r w:rsidR="00C32B0C">
        <w:rPr>
          <w:rFonts w:asciiTheme="majorHAnsi" w:hAnsiTheme="majorHAnsi"/>
        </w:rPr>
        <w:t xml:space="preserve"> </w:t>
      </w:r>
      <w:del w:id="558" w:author="Jan Balaguer" w:date="2014-04-22T18:20:00Z">
        <w:r w:rsidR="00BC1C59" w:rsidDel="00622060">
          <w:rPr>
            <w:rFonts w:asciiTheme="majorHAnsi" w:hAnsiTheme="majorHAnsi"/>
          </w:rPr>
          <w:delText>Similarly</w:delText>
        </w:r>
        <w:r w:rsidR="00AF7EC4" w:rsidDel="00622060">
          <w:rPr>
            <w:rFonts w:asciiTheme="majorHAnsi" w:hAnsiTheme="majorHAnsi"/>
          </w:rPr>
          <w:delText>,</w:delText>
        </w:r>
        <w:r w:rsidR="00172D4C" w:rsidDel="00622060">
          <w:rPr>
            <w:rFonts w:asciiTheme="majorHAnsi" w:hAnsiTheme="majorHAnsi"/>
          </w:rPr>
          <w:delText xml:space="preserve"> mean values for </w:delText>
        </w:r>
        <w:r w:rsidR="00172D4C" w:rsidRPr="006E49A6" w:rsidDel="00622060">
          <w:rPr>
            <w:rFonts w:asciiTheme="majorHAnsi" w:hAnsiTheme="majorHAnsi"/>
          </w:rPr>
          <w:sym w:font="Symbol" w:char="F074"/>
        </w:r>
        <w:r w:rsidR="00172D4C" w:rsidDel="00622060">
          <w:rPr>
            <w:rFonts w:asciiTheme="majorHAnsi" w:hAnsiTheme="majorHAnsi"/>
          </w:rPr>
          <w:delText xml:space="preserve"> wer</w:delText>
        </w:r>
        <w:r w:rsidR="009724FE" w:rsidDel="00622060">
          <w:rPr>
            <w:rFonts w:asciiTheme="majorHAnsi" w:hAnsiTheme="majorHAnsi"/>
          </w:rPr>
          <w:delText>e 0.4</w:delText>
        </w:r>
        <w:r w:rsidR="00172D4C" w:rsidDel="00622060">
          <w:rPr>
            <w:rFonts w:asciiTheme="majorHAnsi" w:hAnsiTheme="majorHAnsi"/>
          </w:rPr>
          <w:sym w:font="Symbol" w:char="F0B1"/>
        </w:r>
        <w:r w:rsidR="009724FE" w:rsidDel="00622060">
          <w:rPr>
            <w:rFonts w:asciiTheme="majorHAnsi" w:hAnsiTheme="majorHAnsi"/>
          </w:rPr>
          <w:delText>0.31</w:delText>
        </w:r>
        <w:r w:rsidR="00172D4C" w:rsidDel="00622060">
          <w:rPr>
            <w:rFonts w:asciiTheme="majorHAnsi" w:hAnsiTheme="majorHAnsi"/>
          </w:rPr>
          <w:delText xml:space="preserve"> (familiar cues) and </w:delText>
        </w:r>
        <w:r w:rsidR="009724FE" w:rsidDel="00622060">
          <w:rPr>
            <w:rFonts w:asciiTheme="majorHAnsi" w:hAnsiTheme="majorHAnsi"/>
          </w:rPr>
          <w:delText>0.64</w:delText>
        </w:r>
        <w:r w:rsidR="00172D4C" w:rsidDel="00622060">
          <w:rPr>
            <w:rFonts w:asciiTheme="majorHAnsi" w:hAnsiTheme="majorHAnsi"/>
          </w:rPr>
          <w:sym w:font="Symbol" w:char="F0B1"/>
        </w:r>
        <w:r w:rsidR="009724FE" w:rsidDel="00622060">
          <w:rPr>
            <w:rFonts w:asciiTheme="majorHAnsi" w:hAnsiTheme="majorHAnsi"/>
          </w:rPr>
          <w:delText>0.21</w:delText>
        </w:r>
        <w:r w:rsidR="00172D4C" w:rsidDel="00622060">
          <w:rPr>
            <w:rFonts w:asciiTheme="majorHAnsi" w:hAnsiTheme="majorHAnsi"/>
          </w:rPr>
          <w:delText xml:space="preserve"> (novel cues)</w:delText>
        </w:r>
        <w:r w:rsidR="002C1EA0" w:rsidDel="00622060">
          <w:rPr>
            <w:rFonts w:asciiTheme="majorHAnsi" w:hAnsiTheme="majorHAnsi"/>
          </w:rPr>
          <w:delText>, both sh</w:delText>
        </w:r>
        <w:r w:rsidR="009724FE" w:rsidDel="00622060">
          <w:rPr>
            <w:rFonts w:asciiTheme="majorHAnsi" w:hAnsiTheme="majorHAnsi"/>
          </w:rPr>
          <w:delText xml:space="preserve">owing a divergence from the </w:delText>
        </w:r>
        <w:r w:rsidR="00085A17" w:rsidDel="00622060">
          <w:rPr>
            <w:rFonts w:asciiTheme="majorHAnsi" w:hAnsiTheme="majorHAnsi"/>
          </w:rPr>
          <w:delText>performance</w:delText>
        </w:r>
        <w:r w:rsidR="009724FE" w:rsidDel="00622060">
          <w:rPr>
            <w:rFonts w:asciiTheme="majorHAnsi" w:hAnsiTheme="majorHAnsi"/>
          </w:rPr>
          <w:delText>-maximising parameters (</w:delText>
        </w:r>
        <w:r w:rsidR="00A70BFE" w:rsidRPr="006E49A6" w:rsidDel="00622060">
          <w:rPr>
            <w:rFonts w:asciiTheme="majorHAnsi" w:hAnsiTheme="majorHAnsi"/>
          </w:rPr>
          <w:sym w:font="Symbol" w:char="F074"/>
        </w:r>
        <w:r w:rsidR="00210BCD" w:rsidDel="00622060">
          <w:rPr>
            <w:rFonts w:asciiTheme="majorHAnsi" w:hAnsiTheme="majorHAnsi"/>
          </w:rPr>
          <w:delText xml:space="preserve"> </w:delText>
        </w:r>
        <w:r w:rsidR="00A70BFE" w:rsidDel="00622060">
          <w:rPr>
            <w:rFonts w:asciiTheme="majorHAnsi" w:hAnsiTheme="majorHAnsi"/>
          </w:rPr>
          <w:delText>=</w:delText>
        </w:r>
        <w:r w:rsidR="00210BCD" w:rsidDel="00622060">
          <w:rPr>
            <w:rFonts w:asciiTheme="majorHAnsi" w:hAnsiTheme="majorHAnsi"/>
          </w:rPr>
          <w:delText xml:space="preserve"> </w:delText>
        </w:r>
        <w:r w:rsidR="009724FE" w:rsidDel="00622060">
          <w:rPr>
            <w:rFonts w:asciiTheme="majorHAnsi" w:hAnsiTheme="majorHAnsi"/>
          </w:rPr>
          <w:delText>0.05 in both cases) that was statistically reliable (both t</w:delText>
        </w:r>
        <w:r w:rsidR="00282CB1" w:rsidRPr="00282CB1" w:rsidDel="00622060">
          <w:rPr>
            <w:rFonts w:asciiTheme="majorHAnsi" w:hAnsiTheme="majorHAnsi"/>
            <w:vertAlign w:val="subscript"/>
          </w:rPr>
          <w:delText>(17)</w:delText>
        </w:r>
        <w:r w:rsidR="009724FE" w:rsidDel="00622060">
          <w:rPr>
            <w:rFonts w:asciiTheme="majorHAnsi" w:hAnsiTheme="majorHAnsi"/>
          </w:rPr>
          <w:delText xml:space="preserve"> &gt; 4.3, p &lt; 0.001)</w:delText>
        </w:r>
        <w:r w:rsidR="002C1EA0" w:rsidDel="00622060">
          <w:rPr>
            <w:rFonts w:asciiTheme="majorHAnsi" w:hAnsiTheme="majorHAnsi"/>
          </w:rPr>
          <w:delText xml:space="preserve">.  </w:delText>
        </w:r>
      </w:del>
      <w:r w:rsidR="002C1EA0">
        <w:rPr>
          <w:rFonts w:asciiTheme="majorHAnsi" w:hAnsiTheme="majorHAnsi"/>
        </w:rPr>
        <w:t>In other words, participants es</w:t>
      </w:r>
      <w:r w:rsidR="00085A17">
        <w:rPr>
          <w:rFonts w:asciiTheme="majorHAnsi" w:hAnsiTheme="majorHAnsi"/>
        </w:rPr>
        <w:t>c</w:t>
      </w:r>
      <w:r w:rsidR="002C1EA0">
        <w:rPr>
          <w:rFonts w:asciiTheme="majorHAnsi" w:hAnsiTheme="majorHAnsi"/>
        </w:rPr>
        <w:t xml:space="preserve">hewed the </w:t>
      </w:r>
      <w:r w:rsidR="00B41874">
        <w:rPr>
          <w:rFonts w:asciiTheme="majorHAnsi" w:hAnsiTheme="majorHAnsi"/>
        </w:rPr>
        <w:t xml:space="preserve">normative </w:t>
      </w:r>
      <w:r w:rsidR="002C1EA0">
        <w:rPr>
          <w:rFonts w:asciiTheme="majorHAnsi" w:hAnsiTheme="majorHAnsi"/>
        </w:rPr>
        <w:t xml:space="preserve">strategy that would yield maximal performance, i.e. to eliminate </w:t>
      </w:r>
      <w:del w:id="559" w:author="Christopher Summerfield" w:date="2014-04-28T14:08:00Z">
        <w:r w:rsidR="002C1EA0" w:rsidDel="008E6565">
          <w:rPr>
            <w:rFonts w:asciiTheme="majorHAnsi" w:hAnsiTheme="majorHAnsi"/>
          </w:rPr>
          <w:delText xml:space="preserve">disconfirmed </w:delText>
        </w:r>
      </w:del>
      <w:ins w:id="560" w:author="Christopher Summerfield" w:date="2014-04-28T14:08:00Z">
        <w:r w:rsidR="008E6565">
          <w:rPr>
            <w:rFonts w:asciiTheme="majorHAnsi" w:hAnsiTheme="majorHAnsi"/>
          </w:rPr>
          <w:t xml:space="preserve">falsified </w:t>
        </w:r>
      </w:ins>
      <w:r w:rsidR="002C1EA0">
        <w:rPr>
          <w:rFonts w:asciiTheme="majorHAnsi" w:hAnsiTheme="majorHAnsi"/>
        </w:rPr>
        <w:t>hypotheses</w:t>
      </w:r>
      <w:ins w:id="561" w:author="Christopher Summerfield" w:date="2014-04-23T21:41:00Z">
        <w:r w:rsidR="00E3785D">
          <w:rPr>
            <w:rFonts w:asciiTheme="majorHAnsi" w:hAnsiTheme="majorHAnsi"/>
          </w:rPr>
          <w:t>, instead learning more from verification.</w:t>
        </w:r>
        <w:r w:rsidR="00051B34">
          <w:rPr>
            <w:rFonts w:asciiTheme="majorHAnsi" w:hAnsiTheme="majorHAnsi"/>
          </w:rPr>
          <w:t xml:space="preserve">  Moreover, we observed a negative correlation between </w:t>
        </w:r>
      </w:ins>
      <w:ins w:id="562" w:author="Christopher Summerfield" w:date="2014-04-23T21:42:00Z">
        <w:r w:rsidR="00051B34">
          <w:rPr>
            <w:rFonts w:asciiTheme="majorHAnsi" w:hAnsiTheme="majorHAnsi"/>
          </w:rPr>
          <w:t>participants</w:t>
        </w:r>
      </w:ins>
      <w:ins w:id="563" w:author="Christopher Summerfield" w:date="2014-04-23T21:43:00Z">
        <w:r w:rsidR="00051B34">
          <w:rPr>
            <w:rFonts w:asciiTheme="majorHAnsi" w:hAnsiTheme="majorHAnsi"/>
          </w:rPr>
          <w:t xml:space="preserve">’ accuracy and their </w:t>
        </w:r>
      </w:ins>
      <w:ins w:id="564" w:author="Christopher Summerfield" w:date="2014-04-23T21:41:00Z">
        <w:r w:rsidR="00051B34">
          <w:rPr>
            <w:rFonts w:asciiTheme="majorHAnsi" w:hAnsiTheme="majorHAnsi"/>
          </w:rPr>
          <w:t xml:space="preserve">best-fitting values of </w:t>
        </w:r>
      </w:ins>
      <w:ins w:id="565" w:author="Christopher Summerfield" w:date="2014-04-23T21:42:00Z">
        <w:r w:rsidR="00051B34">
          <w:rPr>
            <w:rFonts w:asciiTheme="majorHAnsi" w:hAnsiTheme="majorHAnsi"/>
          </w:rPr>
          <w:sym w:font="Symbol" w:char="F061"/>
        </w:r>
        <w:r w:rsidR="00051B34">
          <w:rPr>
            <w:rFonts w:asciiTheme="majorHAnsi" w:hAnsiTheme="majorHAnsi"/>
            <w:vertAlign w:val="subscript"/>
          </w:rPr>
          <w:t>R</w:t>
        </w:r>
      </w:ins>
      <w:ins w:id="566" w:author="Christopher Summerfield" w:date="2014-04-23T21:43:00Z">
        <w:r w:rsidR="00051B34">
          <w:rPr>
            <w:rFonts w:asciiTheme="majorHAnsi" w:hAnsiTheme="majorHAnsi"/>
            <w:vertAlign w:val="subscript"/>
          </w:rPr>
          <w:t xml:space="preserve"> </w:t>
        </w:r>
        <w:r w:rsidR="00051B34">
          <w:rPr>
            <w:rFonts w:asciiTheme="majorHAnsi" w:hAnsiTheme="majorHAnsi"/>
          </w:rPr>
          <w:t>(</w:t>
        </w:r>
      </w:ins>
      <w:ins w:id="567" w:author="Jan Balaguer" w:date="2014-04-28T18:19:00Z">
        <w:r w:rsidR="008E2E54">
          <w:rPr>
            <w:rFonts w:asciiTheme="majorHAnsi" w:hAnsiTheme="majorHAnsi"/>
          </w:rPr>
          <w:t>r = -0.52 and p &lt; 0.0</w:t>
        </w:r>
      </w:ins>
      <w:ins w:id="568" w:author="Christopher Summerfield" w:date="2014-04-29T09:39:00Z">
        <w:r w:rsidR="009A1AD0">
          <w:rPr>
            <w:rFonts w:asciiTheme="majorHAnsi" w:hAnsiTheme="majorHAnsi"/>
          </w:rPr>
          <w:t>3</w:t>
        </w:r>
      </w:ins>
      <w:ins w:id="569" w:author="Jan Balaguer" w:date="2014-04-28T18:19:00Z">
        <w:del w:id="570" w:author="Christopher Summerfield" w:date="2014-04-29T09:39:00Z">
          <w:r w:rsidR="008E2E54" w:rsidDel="009A1AD0">
            <w:rPr>
              <w:rFonts w:asciiTheme="majorHAnsi" w:hAnsiTheme="majorHAnsi"/>
            </w:rPr>
            <w:delText>26</w:delText>
          </w:r>
        </w:del>
        <w:r w:rsidR="008E2E54">
          <w:rPr>
            <w:rFonts w:asciiTheme="majorHAnsi" w:hAnsiTheme="majorHAnsi"/>
          </w:rPr>
          <w:t xml:space="preserve"> in the familiar condition, </w:t>
        </w:r>
      </w:ins>
      <w:ins w:id="571" w:author="Christopher Summerfield" w:date="2014-04-23T21:43:00Z">
        <w:r w:rsidR="00051B34">
          <w:rPr>
            <w:rFonts w:asciiTheme="majorHAnsi" w:hAnsiTheme="majorHAnsi"/>
          </w:rPr>
          <w:t>r = -0.49</w:t>
        </w:r>
      </w:ins>
      <w:ins w:id="572" w:author="Jan Balaguer" w:date="2014-04-28T18:19:00Z">
        <w:r w:rsidR="008E2E54">
          <w:rPr>
            <w:rFonts w:asciiTheme="majorHAnsi" w:hAnsiTheme="majorHAnsi"/>
          </w:rPr>
          <w:t xml:space="preserve"> and</w:t>
        </w:r>
      </w:ins>
      <w:ins w:id="573" w:author="Christopher Summerfield" w:date="2014-04-23T21:43:00Z">
        <w:del w:id="574" w:author="Jan Balaguer" w:date="2014-04-28T18:19:00Z">
          <w:r w:rsidR="00051B34" w:rsidDel="008E2E54">
            <w:rPr>
              <w:rFonts w:asciiTheme="majorHAnsi" w:hAnsiTheme="majorHAnsi"/>
            </w:rPr>
            <w:delText>,</w:delText>
          </w:r>
        </w:del>
        <w:r w:rsidR="00051B34">
          <w:rPr>
            <w:rFonts w:asciiTheme="majorHAnsi" w:hAnsiTheme="majorHAnsi"/>
          </w:rPr>
          <w:t xml:space="preserve"> p &lt; 0.0</w:t>
        </w:r>
        <w:r w:rsidR="009A1AD0">
          <w:rPr>
            <w:rFonts w:asciiTheme="majorHAnsi" w:hAnsiTheme="majorHAnsi"/>
          </w:rPr>
          <w:t>4</w:t>
        </w:r>
      </w:ins>
      <w:ins w:id="575" w:author="Jan Balaguer" w:date="2014-04-28T18:19:00Z">
        <w:r w:rsidR="008E2E54">
          <w:rPr>
            <w:rFonts w:asciiTheme="majorHAnsi" w:hAnsiTheme="majorHAnsi"/>
          </w:rPr>
          <w:t xml:space="preserve"> in the novel condition</w:t>
        </w:r>
      </w:ins>
      <w:ins w:id="576" w:author="Christopher Summerfield" w:date="2014-04-23T21:43:00Z">
        <w:r w:rsidR="00051B34">
          <w:rPr>
            <w:rFonts w:asciiTheme="majorHAnsi" w:hAnsiTheme="majorHAnsi"/>
          </w:rPr>
          <w:t>), indicating that those participants who learned more from falsification performed better overall (Fig. 2c).</w:t>
        </w:r>
      </w:ins>
      <w:ins w:id="577" w:author="Christopher Summerfield" w:date="2014-04-29T10:05:00Z">
        <w:r w:rsidR="00646CB9">
          <w:rPr>
            <w:rFonts w:asciiTheme="majorHAnsi" w:hAnsiTheme="majorHAnsi"/>
          </w:rPr>
          <w:t xml:space="preserve"> </w:t>
        </w:r>
      </w:ins>
      <w:del w:id="578" w:author="Christopher Summerfield" w:date="2014-04-23T21:41:00Z">
        <w:r w:rsidR="002C1EA0" w:rsidDel="00E3785D">
          <w:rPr>
            <w:rFonts w:asciiTheme="majorHAnsi" w:hAnsiTheme="majorHAnsi"/>
          </w:rPr>
          <w:delText xml:space="preserve"> and base choices on the </w:delText>
        </w:r>
        <w:r w:rsidR="00B41874" w:rsidDel="00E3785D">
          <w:rPr>
            <w:rFonts w:asciiTheme="majorHAnsi" w:hAnsiTheme="majorHAnsi"/>
          </w:rPr>
          <w:delText xml:space="preserve">strongest evidence </w:delText>
        </w:r>
        <w:r w:rsidR="002C1EA0" w:rsidDel="00E3785D">
          <w:rPr>
            <w:rFonts w:asciiTheme="majorHAnsi" w:hAnsiTheme="majorHAnsi"/>
          </w:rPr>
          <w:delText xml:space="preserve">offered by the available stimulus features.  </w:delText>
        </w:r>
        <w:r w:rsidR="00C32B0C" w:rsidDel="00E3785D">
          <w:rPr>
            <w:rFonts w:asciiTheme="majorHAnsi" w:hAnsiTheme="majorHAnsi"/>
          </w:rPr>
          <w:delText xml:space="preserve">Rather, </w:delText>
        </w:r>
        <w:r w:rsidR="00B41874" w:rsidDel="00E3785D">
          <w:rPr>
            <w:rFonts w:asciiTheme="majorHAnsi" w:hAnsiTheme="majorHAnsi"/>
          </w:rPr>
          <w:delText xml:space="preserve">descriptively, </w:delText>
        </w:r>
        <w:r w:rsidR="00C32B0C" w:rsidDel="00E3785D">
          <w:rPr>
            <w:rFonts w:asciiTheme="majorHAnsi" w:hAnsiTheme="majorHAnsi"/>
          </w:rPr>
          <w:delText>they learned more from confirmatory feedback, and based their choices on a mixture of information from both stimuli</w:delText>
        </w:r>
      </w:del>
      <w:ins w:id="579" w:author="Jan Balaguer" w:date="2014-04-22T18:21:00Z">
        <w:del w:id="580" w:author="Christopher Summerfield" w:date="2014-04-23T21:41:00Z">
          <w:r w:rsidR="00622060" w:rsidDel="00E3785D">
            <w:rPr>
              <w:rFonts w:asciiTheme="majorHAnsi" w:hAnsiTheme="majorHAnsi"/>
            </w:rPr>
            <w:delText>.</w:delText>
          </w:r>
        </w:del>
      </w:ins>
    </w:p>
    <w:p w:rsidR="00AC03D3" w:rsidDel="00683AB7" w:rsidRDefault="00C32B0C" w:rsidP="00B37D7B">
      <w:pPr>
        <w:numPr>
          <w:ins w:id="581" w:author="Christopher Summerfield" w:date="2014-04-23T16:38:00Z"/>
        </w:numPr>
        <w:jc w:val="both"/>
        <w:rPr>
          <w:del w:id="582" w:author="Christopher Summerfield" w:date="2014-04-23T16:40:00Z"/>
          <w:rFonts w:asciiTheme="majorHAnsi" w:hAnsiTheme="majorHAnsi"/>
        </w:rPr>
      </w:pPr>
      <w:del w:id="583" w:author="Christopher Summerfield" w:date="2014-04-23T16:40:00Z">
        <w:r w:rsidDel="00683AB7">
          <w:rPr>
            <w:rFonts w:asciiTheme="majorHAnsi" w:hAnsiTheme="majorHAnsi"/>
          </w:rPr>
          <w:delText xml:space="preserve">. </w:delText>
        </w:r>
        <w:r w:rsidR="002E4871" w:rsidDel="00683AB7">
          <w:rPr>
            <w:rFonts w:asciiTheme="majorHAnsi" w:hAnsiTheme="majorHAnsi"/>
          </w:rPr>
          <w:delText xml:space="preserve"> </w:delText>
        </w:r>
        <w:r w:rsidR="0057660C" w:rsidDel="00683AB7">
          <w:rPr>
            <w:rFonts w:asciiTheme="majorHAnsi" w:hAnsiTheme="majorHAnsi"/>
          </w:rPr>
          <w:delText>However, values of</w:delText>
        </w:r>
        <w:r w:rsidR="002C1EA0" w:rsidDel="00683AB7">
          <w:rPr>
            <w:rFonts w:asciiTheme="majorHAnsi" w:hAnsiTheme="majorHAnsi"/>
          </w:rPr>
          <w:delText xml:space="preserve"> </w:delText>
        </w:r>
        <w:r w:rsidR="002C1EA0" w:rsidRPr="006E49A6" w:rsidDel="00683AB7">
          <w:rPr>
            <w:rFonts w:asciiTheme="majorHAnsi" w:hAnsiTheme="majorHAnsi"/>
          </w:rPr>
          <w:sym w:font="Symbol" w:char="F074"/>
        </w:r>
        <w:r w:rsidR="002C1EA0" w:rsidDel="00683AB7">
          <w:rPr>
            <w:rFonts w:asciiTheme="majorHAnsi" w:hAnsiTheme="majorHAnsi"/>
          </w:rPr>
          <w:delText xml:space="preserve"> were </w:delText>
        </w:r>
        <w:r w:rsidR="00282CB1" w:rsidDel="00683AB7">
          <w:rPr>
            <w:rFonts w:asciiTheme="majorHAnsi" w:hAnsiTheme="majorHAnsi"/>
          </w:rPr>
          <w:delText>smaller</w:delText>
        </w:r>
        <w:r w:rsidR="00806444" w:rsidDel="00683AB7">
          <w:rPr>
            <w:rFonts w:asciiTheme="majorHAnsi" w:hAnsiTheme="majorHAnsi"/>
          </w:rPr>
          <w:delText xml:space="preserve"> (</w:delText>
        </w:r>
        <w:r w:rsidR="00282CB1" w:rsidDel="00683AB7">
          <w:rPr>
            <w:rFonts w:asciiTheme="majorHAnsi" w:hAnsiTheme="majorHAnsi"/>
          </w:rPr>
          <w:delText>t</w:delText>
        </w:r>
        <w:r w:rsidR="00282CB1" w:rsidRPr="00282CB1" w:rsidDel="00683AB7">
          <w:rPr>
            <w:rFonts w:asciiTheme="majorHAnsi" w:hAnsiTheme="majorHAnsi"/>
            <w:vertAlign w:val="subscript"/>
          </w:rPr>
          <w:delText>(17)</w:delText>
        </w:r>
        <w:r w:rsidR="00282CB1" w:rsidDel="00683AB7">
          <w:rPr>
            <w:rFonts w:asciiTheme="majorHAnsi" w:hAnsiTheme="majorHAnsi"/>
          </w:rPr>
          <w:delText xml:space="preserve"> = 2.8, p &lt; 0.006</w:delText>
        </w:r>
        <w:r w:rsidR="00806444" w:rsidDel="00683AB7">
          <w:rPr>
            <w:rFonts w:asciiTheme="majorHAnsi" w:hAnsiTheme="majorHAnsi"/>
          </w:rPr>
          <w:delText>)</w:delText>
        </w:r>
        <w:r w:rsidR="002C1EA0" w:rsidDel="00683AB7">
          <w:rPr>
            <w:rFonts w:asciiTheme="majorHAnsi" w:hAnsiTheme="majorHAnsi"/>
          </w:rPr>
          <w:delText xml:space="preserve">, and values of </w:delText>
        </w:r>
        <w:r w:rsidR="002C1EA0" w:rsidDel="00683AB7">
          <w:rPr>
            <w:rFonts w:asciiTheme="majorHAnsi" w:hAnsiTheme="majorHAnsi"/>
          </w:rPr>
          <w:sym w:font="Symbol" w:char="F061"/>
        </w:r>
        <w:r w:rsidR="002C1EA0" w:rsidDel="00683AB7">
          <w:rPr>
            <w:rFonts w:asciiTheme="majorHAnsi" w:hAnsiTheme="majorHAnsi"/>
          </w:rPr>
          <w:delText xml:space="preserve"> were </w:delText>
        </w:r>
        <w:r w:rsidR="00282CB1" w:rsidDel="00683AB7">
          <w:rPr>
            <w:rFonts w:asciiTheme="majorHAnsi" w:hAnsiTheme="majorHAnsi"/>
          </w:rPr>
          <w:delText>larger (t</w:delText>
        </w:r>
        <w:r w:rsidR="00282CB1" w:rsidRPr="00282CB1" w:rsidDel="00683AB7">
          <w:rPr>
            <w:rFonts w:asciiTheme="majorHAnsi" w:hAnsiTheme="majorHAnsi"/>
            <w:vertAlign w:val="subscript"/>
          </w:rPr>
          <w:delText>(17)</w:delText>
        </w:r>
        <w:r w:rsidR="00282CB1" w:rsidDel="00683AB7">
          <w:rPr>
            <w:rFonts w:asciiTheme="majorHAnsi" w:hAnsiTheme="majorHAnsi"/>
          </w:rPr>
          <w:delText xml:space="preserve"> = 3.3, p &lt; 0.004)</w:delText>
        </w:r>
        <w:r w:rsidR="00806444" w:rsidDel="00683AB7">
          <w:rPr>
            <w:rFonts w:asciiTheme="majorHAnsi" w:hAnsiTheme="majorHAnsi"/>
          </w:rPr>
          <w:delText xml:space="preserve">, in the familiar relative to novel cues </w:delText>
        </w:r>
        <w:r w:rsidR="002C1EA0" w:rsidDel="00683AB7">
          <w:rPr>
            <w:rFonts w:asciiTheme="majorHAnsi" w:hAnsiTheme="majorHAnsi"/>
          </w:rPr>
          <w:delText xml:space="preserve">condition, indicating that participants were </w:delText>
        </w:r>
        <w:r w:rsidR="00282CB1" w:rsidDel="00683AB7">
          <w:rPr>
            <w:rFonts w:asciiTheme="majorHAnsi" w:hAnsiTheme="majorHAnsi"/>
          </w:rPr>
          <w:delText xml:space="preserve">closer to the </w:delText>
        </w:r>
        <w:r w:rsidR="00085A17" w:rsidDel="00683AB7">
          <w:rPr>
            <w:rFonts w:asciiTheme="majorHAnsi" w:hAnsiTheme="majorHAnsi"/>
          </w:rPr>
          <w:delText>performance</w:delText>
        </w:r>
        <w:r w:rsidR="00282CB1" w:rsidDel="00683AB7">
          <w:rPr>
            <w:rFonts w:asciiTheme="majorHAnsi" w:hAnsiTheme="majorHAnsi"/>
          </w:rPr>
          <w:delText xml:space="preserve">-maximising </w:delText>
        </w:r>
        <w:r w:rsidR="002C1EA0" w:rsidDel="00683AB7">
          <w:rPr>
            <w:rFonts w:asciiTheme="majorHAnsi" w:hAnsiTheme="majorHAnsi"/>
          </w:rPr>
          <w:delText>strategy when given advance information that reduced the space of possible hypotheses.</w:delText>
        </w:r>
      </w:del>
    </w:p>
    <w:p w:rsidR="00AC03D3" w:rsidDel="00051B34" w:rsidRDefault="00AC03D3" w:rsidP="00B37D7B">
      <w:pPr>
        <w:jc w:val="both"/>
        <w:rPr>
          <w:del w:id="584" w:author="Christopher Summerfield" w:date="2014-04-23T21:43:00Z"/>
          <w:rFonts w:asciiTheme="majorHAnsi" w:hAnsiTheme="majorHAnsi"/>
        </w:rPr>
      </w:pPr>
    </w:p>
    <w:p w:rsidR="0009220A" w:rsidDel="00051B34" w:rsidRDefault="00D04BFD" w:rsidP="00B37D7B">
      <w:pPr>
        <w:jc w:val="both"/>
        <w:rPr>
          <w:del w:id="585" w:author="Christopher Summerfield" w:date="2014-04-23T21:43:00Z"/>
          <w:rFonts w:asciiTheme="majorHAnsi" w:hAnsiTheme="majorHAnsi"/>
        </w:rPr>
      </w:pPr>
      <w:del w:id="586" w:author="Christopher Summerfield" w:date="2014-04-23T21:43:00Z">
        <w:r w:rsidRPr="00D04BFD" w:rsidDel="00051B34">
          <w:rPr>
            <w:rFonts w:asciiTheme="majorHAnsi" w:hAnsiTheme="majorHAnsi"/>
            <w:b/>
          </w:rPr>
          <w:delText xml:space="preserve">Best-fitting </w:delText>
        </w:r>
      </w:del>
      <w:ins w:id="587" w:author="Jan Balaguer" w:date="2014-04-02T10:03:00Z">
        <w:del w:id="588" w:author="Christopher Summerfield" w:date="2014-04-23T21:43:00Z">
          <w:r w:rsidR="005E6EE7" w:rsidDel="00051B34">
            <w:rPr>
              <w:rFonts w:asciiTheme="majorHAnsi" w:hAnsiTheme="majorHAnsi"/>
              <w:b/>
            </w:rPr>
            <w:delText>relative rate</w:delText>
          </w:r>
          <w:r w:rsidR="005E6EE7" w:rsidRPr="00D04BFD" w:rsidDel="00051B34">
            <w:rPr>
              <w:rFonts w:asciiTheme="majorHAnsi" w:hAnsiTheme="majorHAnsi"/>
              <w:b/>
            </w:rPr>
            <w:delText xml:space="preserve"> </w:delText>
          </w:r>
        </w:del>
      </w:ins>
      <w:del w:id="589" w:author="Christopher Summerfield" w:date="2014-04-23T21:43:00Z">
        <w:r w:rsidRPr="00D04BFD" w:rsidDel="00051B34">
          <w:rPr>
            <w:rFonts w:asciiTheme="majorHAnsi" w:hAnsiTheme="majorHAnsi"/>
            <w:b/>
          </w:rPr>
          <w:delText>predict</w:delText>
        </w:r>
      </w:del>
      <w:ins w:id="590" w:author="Jan Balaguer" w:date="2014-04-02T10:03:00Z">
        <w:del w:id="591" w:author="Christopher Summerfield" w:date="2014-04-23T21:43:00Z">
          <w:r w:rsidR="005E6EE7" w:rsidDel="00051B34">
            <w:rPr>
              <w:rFonts w:asciiTheme="majorHAnsi" w:hAnsiTheme="majorHAnsi"/>
              <w:b/>
            </w:rPr>
            <w:delText>s</w:delText>
          </w:r>
        </w:del>
      </w:ins>
      <w:del w:id="592" w:author="Christopher Summerfield" w:date="2014-04-23T21:43:00Z">
        <w:r w:rsidRPr="00D04BFD" w:rsidDel="00051B34">
          <w:rPr>
            <w:rFonts w:asciiTheme="majorHAnsi" w:hAnsiTheme="majorHAnsi"/>
            <w:b/>
          </w:rPr>
          <w:delText xml:space="preserve"> </w:delText>
        </w:r>
        <w:r w:rsidDel="00051B34">
          <w:rPr>
            <w:rFonts w:asciiTheme="majorHAnsi" w:hAnsiTheme="majorHAnsi"/>
            <w:b/>
          </w:rPr>
          <w:delText xml:space="preserve">subject </w:delText>
        </w:r>
        <w:r w:rsidRPr="00D04BFD" w:rsidDel="00051B34">
          <w:rPr>
            <w:rFonts w:asciiTheme="majorHAnsi" w:hAnsiTheme="majorHAnsi"/>
            <w:b/>
          </w:rPr>
          <w:delText>performance.</w:delText>
        </w:r>
        <w:r w:rsidDel="00051B34">
          <w:rPr>
            <w:rFonts w:asciiTheme="majorHAnsi" w:hAnsiTheme="majorHAnsi"/>
          </w:rPr>
          <w:delText xml:space="preserve"> </w:delText>
        </w:r>
        <w:r w:rsidR="00F66A35" w:rsidDel="00051B34">
          <w:rPr>
            <w:rFonts w:asciiTheme="majorHAnsi" w:hAnsiTheme="majorHAnsi"/>
          </w:rPr>
          <w:delText>As shown above, m</w:delText>
        </w:r>
        <w:r w:rsidR="00E71BDE" w:rsidDel="00051B34">
          <w:rPr>
            <w:rFonts w:asciiTheme="majorHAnsi" w:hAnsiTheme="majorHAnsi"/>
          </w:rPr>
          <w:delText xml:space="preserve">odel parameterisations for which </w:delText>
        </w:r>
      </w:del>
      <w:ins w:id="593" w:author="Jan Balaguer" w:date="2014-04-02T10:01:00Z">
        <w:del w:id="594" w:author="Christopher Summerfield" w:date="2014-04-23T21:43:00Z">
          <w:r w:rsidR="005E6EE7" w:rsidDel="00051B34">
            <w:rPr>
              <w:rFonts w:asciiTheme="majorHAnsi" w:hAnsiTheme="majorHAnsi"/>
            </w:rPr>
            <w:sym w:font="Symbol" w:char="F061"/>
          </w:r>
          <w:r w:rsidR="005E6EE7" w:rsidDel="00051B34">
            <w:rPr>
              <w:rFonts w:asciiTheme="majorHAnsi" w:hAnsiTheme="majorHAnsi"/>
              <w:vertAlign w:val="subscript"/>
            </w:rPr>
            <w:delText>R</w:delText>
          </w:r>
        </w:del>
      </w:ins>
      <w:del w:id="595" w:author="Christopher Summerfield" w:date="2014-04-23T21:43:00Z">
        <w:r w:rsidR="00E71BDE" w:rsidDel="00051B34">
          <w:rPr>
            <w:rFonts w:asciiTheme="majorHAnsi" w:hAnsiTheme="majorHAnsi"/>
          </w:rPr>
          <w:delText xml:space="preserve"> was </w:delText>
        </w:r>
      </w:del>
      <w:ins w:id="596" w:author="Jan Balaguer" w:date="2014-04-02T10:01:00Z">
        <w:del w:id="597" w:author="Christopher Summerfield" w:date="2014-04-23T21:43:00Z">
          <w:r w:rsidR="005E6EE7" w:rsidDel="00051B34">
            <w:rPr>
              <w:rFonts w:asciiTheme="majorHAnsi" w:hAnsiTheme="majorHAnsi"/>
            </w:rPr>
            <w:delText xml:space="preserve">low </w:delText>
          </w:r>
        </w:del>
      </w:ins>
      <w:del w:id="598" w:author="Christopher Summerfield" w:date="2014-04-23T21:43:00Z">
        <w:r w:rsidR="00E71BDE" w:rsidDel="00051B34">
          <w:rPr>
            <w:rFonts w:asciiTheme="majorHAnsi" w:hAnsiTheme="majorHAnsi"/>
          </w:rPr>
          <w:delText xml:space="preserve">(learning from </w:delText>
        </w:r>
      </w:del>
      <w:del w:id="599" w:author="Christopher Summerfield" w:date="2014-04-23T16:39:00Z">
        <w:r w:rsidR="00E71BDE" w:rsidDel="00B641E7">
          <w:rPr>
            <w:rFonts w:asciiTheme="majorHAnsi" w:hAnsiTheme="majorHAnsi"/>
          </w:rPr>
          <w:delText>disconfirmation</w:delText>
        </w:r>
      </w:del>
      <w:del w:id="600" w:author="Christopher Summerfield" w:date="2014-04-23T21:43:00Z">
        <w:r w:rsidR="00E71BDE" w:rsidDel="00051B34">
          <w:rPr>
            <w:rFonts w:asciiTheme="majorHAnsi" w:hAnsiTheme="majorHAnsi"/>
          </w:rPr>
          <w:delText xml:space="preserve">) achieved the highest levels of performance.  If our model is </w:delText>
        </w:r>
        <w:r w:rsidR="00F66A35" w:rsidDel="00051B34">
          <w:rPr>
            <w:rFonts w:asciiTheme="majorHAnsi" w:hAnsiTheme="majorHAnsi"/>
          </w:rPr>
          <w:delText xml:space="preserve">faithfully </w:delText>
        </w:r>
        <w:r w:rsidR="00E71BDE" w:rsidDel="00051B34">
          <w:rPr>
            <w:rFonts w:asciiTheme="majorHAnsi" w:hAnsiTheme="majorHAnsi"/>
          </w:rPr>
          <w:delText xml:space="preserve">describing human behaviour, one might expect that the performance shown by each human subject would depend on </w:delText>
        </w:r>
        <w:r w:rsidR="001C0601" w:rsidDel="00051B34">
          <w:rPr>
            <w:rFonts w:asciiTheme="majorHAnsi" w:hAnsiTheme="majorHAnsi"/>
          </w:rPr>
          <w:delText>his or her</w:delText>
        </w:r>
        <w:r w:rsidR="00E71BDE" w:rsidDel="00051B34">
          <w:rPr>
            <w:rFonts w:asciiTheme="majorHAnsi" w:hAnsiTheme="majorHAnsi"/>
          </w:rPr>
          <w:delText xml:space="preserve"> </w:delText>
        </w:r>
        <w:r w:rsidR="00BC1C59" w:rsidDel="00051B34">
          <w:rPr>
            <w:rFonts w:asciiTheme="majorHAnsi" w:hAnsiTheme="majorHAnsi"/>
          </w:rPr>
          <w:delText>individual</w:delText>
        </w:r>
        <w:r w:rsidR="00E71BDE" w:rsidDel="00051B34">
          <w:rPr>
            <w:rFonts w:asciiTheme="majorHAnsi" w:hAnsiTheme="majorHAnsi"/>
          </w:rPr>
          <w:delText xml:space="preserve"> parameterisation, as estimated by the</w:delText>
        </w:r>
        <w:r w:rsidR="00BC1C59" w:rsidDel="00051B34">
          <w:rPr>
            <w:rFonts w:asciiTheme="majorHAnsi" w:hAnsiTheme="majorHAnsi"/>
          </w:rPr>
          <w:delText xml:space="preserve"> model fit</w:delText>
        </w:r>
        <w:r w:rsidR="00E71BDE" w:rsidDel="00051B34">
          <w:rPr>
            <w:rFonts w:asciiTheme="majorHAnsi" w:hAnsiTheme="majorHAnsi"/>
          </w:rPr>
          <w:delText xml:space="preserve">.  We thus calculated correlations across the cohort between mean performance levels (% correct) and the estimated values for </w:delText>
        </w:r>
      </w:del>
      <w:ins w:id="601" w:author="Jan Balaguer" w:date="2014-04-02T10:02:00Z">
        <w:del w:id="602" w:author="Christopher Summerfield" w:date="2014-04-23T21:43:00Z">
          <w:r w:rsidR="005E6EE7" w:rsidDel="00051B34">
            <w:rPr>
              <w:rFonts w:asciiTheme="majorHAnsi" w:hAnsiTheme="majorHAnsi"/>
            </w:rPr>
            <w:sym w:font="Symbol" w:char="F061"/>
          </w:r>
          <w:r w:rsidR="005E6EE7" w:rsidDel="00051B34">
            <w:rPr>
              <w:rFonts w:asciiTheme="majorHAnsi" w:hAnsiTheme="majorHAnsi"/>
              <w:vertAlign w:val="subscript"/>
            </w:rPr>
            <w:delText>R</w:delText>
          </w:r>
        </w:del>
      </w:ins>
      <w:del w:id="603" w:author="Christopher Summerfield" w:date="2014-04-23T21:43:00Z">
        <w:r w:rsidR="001E7540" w:rsidDel="00051B34">
          <w:rPr>
            <w:rFonts w:asciiTheme="majorHAnsi" w:hAnsiTheme="majorHAnsi"/>
          </w:rPr>
          <w:delText>.  Consistent with this view</w:delText>
        </w:r>
        <w:r w:rsidR="00E71BDE" w:rsidDel="00051B34">
          <w:rPr>
            <w:rFonts w:asciiTheme="majorHAnsi" w:hAnsiTheme="majorHAnsi"/>
          </w:rPr>
          <w:delText xml:space="preserve">, </w:delText>
        </w:r>
      </w:del>
      <w:ins w:id="604" w:author="Jan Balaguer" w:date="2014-04-02T10:06:00Z">
        <w:del w:id="605" w:author="Christopher Summerfield" w:date="2014-04-23T21:43:00Z">
          <w:r w:rsidR="005E6EE7" w:rsidDel="00051B34">
            <w:rPr>
              <w:rFonts w:asciiTheme="majorHAnsi" w:hAnsiTheme="majorHAnsi"/>
            </w:rPr>
            <w:sym w:font="Symbol" w:char="F061"/>
          </w:r>
          <w:r w:rsidR="005E6EE7" w:rsidDel="00051B34">
            <w:rPr>
              <w:rFonts w:asciiTheme="majorHAnsi" w:hAnsiTheme="majorHAnsi"/>
              <w:vertAlign w:val="subscript"/>
            </w:rPr>
            <w:delText>R</w:delText>
          </w:r>
        </w:del>
      </w:ins>
      <w:del w:id="606" w:author="Christopher Summerfield" w:date="2014-04-23T21:43:00Z">
        <w:r w:rsidR="006752C7" w:rsidRPr="00E71BDE" w:rsidDel="00051B34">
          <w:rPr>
            <w:rFonts w:asciiTheme="majorHAnsi" w:hAnsiTheme="majorHAnsi"/>
          </w:rPr>
          <w:delText xml:space="preserve"> </w:delText>
        </w:r>
        <w:r w:rsidR="001E7540" w:rsidDel="00051B34">
          <w:rPr>
            <w:rFonts w:asciiTheme="majorHAnsi" w:hAnsiTheme="majorHAnsi"/>
          </w:rPr>
          <w:delText>positively</w:delText>
        </w:r>
        <w:r w:rsidR="00E71BDE" w:rsidDel="00051B34">
          <w:rPr>
            <w:rFonts w:asciiTheme="majorHAnsi" w:hAnsiTheme="majorHAnsi"/>
          </w:rPr>
          <w:delText xml:space="preserve"> </w:delText>
        </w:r>
      </w:del>
      <w:ins w:id="607" w:author="Jan Balaguer" w:date="2014-04-22T18:24:00Z">
        <w:del w:id="608" w:author="Christopher Summerfield" w:date="2014-04-23T21:43:00Z">
          <w:r w:rsidR="005B1D96" w:rsidDel="00051B34">
            <w:rPr>
              <w:rFonts w:asciiTheme="majorHAnsi" w:hAnsiTheme="majorHAnsi"/>
            </w:rPr>
            <w:delText xml:space="preserve">negatively </w:delText>
          </w:r>
        </w:del>
      </w:ins>
      <w:del w:id="609" w:author="Christopher Summerfield" w:date="2014-04-23T21:43:00Z">
        <w:r w:rsidR="00E71BDE" w:rsidDel="00051B34">
          <w:rPr>
            <w:rFonts w:asciiTheme="majorHAnsi" w:hAnsiTheme="majorHAnsi"/>
          </w:rPr>
          <w:delText>predicted performance</w:delText>
        </w:r>
      </w:del>
      <w:ins w:id="610" w:author="Jan Balaguer" w:date="2014-04-22T18:25:00Z">
        <w:del w:id="611" w:author="Christopher Summerfield" w:date="2014-04-23T21:43:00Z">
          <w:r w:rsidR="005B1D96" w:rsidDel="00051B34">
            <w:rPr>
              <w:rFonts w:asciiTheme="majorHAnsi" w:hAnsiTheme="majorHAnsi"/>
            </w:rPr>
            <w:delText xml:space="preserve"> in both conditions</w:delText>
          </w:r>
        </w:del>
      </w:ins>
      <w:del w:id="612" w:author="Christopher Summerfield" w:date="2014-04-23T21:43:00Z">
        <w:r w:rsidR="00E71BDE" w:rsidDel="00051B34">
          <w:rPr>
            <w:rFonts w:asciiTheme="majorHAnsi" w:hAnsiTheme="majorHAnsi"/>
          </w:rPr>
          <w:delText xml:space="preserve"> </w:delText>
        </w:r>
        <w:r w:rsidR="008E6BE5" w:rsidDel="00051B34">
          <w:rPr>
            <w:rFonts w:asciiTheme="majorHAnsi" w:hAnsiTheme="majorHAnsi"/>
          </w:rPr>
          <w:delText xml:space="preserve">(r </w:delText>
        </w:r>
      </w:del>
      <w:ins w:id="613" w:author="Jan Balaguer" w:date="2014-04-22T18:25:00Z">
        <w:del w:id="614" w:author="Christopher Summerfield" w:date="2014-04-23T16:39:00Z">
          <w:r w:rsidR="005B1D96" w:rsidDel="00B641E7">
            <w:rPr>
              <w:rFonts w:asciiTheme="majorHAnsi" w:hAnsiTheme="majorHAnsi"/>
            </w:rPr>
            <w:delText>&lt;</w:delText>
          </w:r>
        </w:del>
      </w:ins>
      <w:del w:id="615" w:author="Christopher Summerfield" w:date="2014-04-23T21:43:00Z">
        <w:r w:rsidR="008E6BE5" w:rsidDel="00051B34">
          <w:rPr>
            <w:rFonts w:asciiTheme="majorHAnsi" w:hAnsiTheme="majorHAnsi"/>
          </w:rPr>
          <w:delText xml:space="preserve"> </w:delText>
        </w:r>
      </w:del>
      <w:ins w:id="616" w:author="Jan Balaguer" w:date="2014-04-22T18:24:00Z">
        <w:del w:id="617" w:author="Christopher Summerfield" w:date="2014-04-23T21:43:00Z">
          <w:r w:rsidR="005B1D96" w:rsidDel="00051B34">
            <w:rPr>
              <w:rFonts w:asciiTheme="majorHAnsi" w:hAnsiTheme="majorHAnsi"/>
            </w:rPr>
            <w:delText>-</w:delText>
          </w:r>
        </w:del>
      </w:ins>
      <w:del w:id="618" w:author="Christopher Summerfield" w:date="2014-04-23T21:43:00Z">
        <w:r w:rsidR="008E6BE5" w:rsidDel="00051B34">
          <w:rPr>
            <w:rFonts w:asciiTheme="majorHAnsi" w:hAnsiTheme="majorHAnsi"/>
          </w:rPr>
          <w:delText>0.</w:delText>
        </w:r>
      </w:del>
      <w:ins w:id="619" w:author="Jan Balaguer" w:date="2014-04-22T18:25:00Z">
        <w:del w:id="620" w:author="Christopher Summerfield" w:date="2014-04-23T21:43:00Z">
          <w:r w:rsidR="005B1D96" w:rsidDel="00051B34">
            <w:rPr>
              <w:rFonts w:asciiTheme="majorHAnsi" w:hAnsiTheme="majorHAnsi"/>
            </w:rPr>
            <w:delText>49</w:delText>
          </w:r>
        </w:del>
      </w:ins>
      <w:del w:id="621" w:author="Christopher Summerfield" w:date="2014-04-23T21:43:00Z">
        <w:r w:rsidR="001E7540" w:rsidDel="00051B34">
          <w:rPr>
            <w:rFonts w:asciiTheme="majorHAnsi" w:hAnsiTheme="majorHAnsi"/>
          </w:rPr>
          <w:delText>, p &lt; 0.0</w:delText>
        </w:r>
      </w:del>
      <w:ins w:id="622" w:author="Jan Balaguer" w:date="2014-04-22T18:25:00Z">
        <w:del w:id="623" w:author="Christopher Summerfield" w:date="2014-04-23T21:43:00Z">
          <w:r w:rsidR="005B1D96" w:rsidDel="00051B34">
            <w:rPr>
              <w:rFonts w:asciiTheme="majorHAnsi" w:hAnsiTheme="majorHAnsi"/>
            </w:rPr>
            <w:delText>39</w:delText>
          </w:r>
        </w:del>
      </w:ins>
      <w:del w:id="624" w:author="Christopher Summerfield" w:date="2014-04-23T21:43:00Z">
        <w:r w:rsidR="008E6BE5" w:rsidDel="00051B34">
          <w:rPr>
            <w:rFonts w:asciiTheme="majorHAnsi" w:hAnsiTheme="majorHAnsi"/>
          </w:rPr>
          <w:delText>)</w:delText>
        </w:r>
        <w:r w:rsidR="00AA4701" w:rsidDel="00051B34">
          <w:rPr>
            <w:rFonts w:asciiTheme="majorHAnsi" w:hAnsiTheme="majorHAnsi"/>
          </w:rPr>
          <w:delText xml:space="preserve"> </w:delText>
        </w:r>
        <w:r w:rsidR="008E6BE5" w:rsidDel="00051B34">
          <w:rPr>
            <w:rFonts w:asciiTheme="majorHAnsi" w:hAnsiTheme="majorHAnsi"/>
          </w:rPr>
          <w:delText xml:space="preserve">and </w:delText>
        </w:r>
        <w:r w:rsidR="006752C7" w:rsidRPr="006E49A6" w:rsidDel="00051B34">
          <w:rPr>
            <w:rFonts w:asciiTheme="majorHAnsi" w:hAnsiTheme="majorHAnsi"/>
          </w:rPr>
          <w:sym w:font="Symbol" w:char="F074"/>
        </w:r>
        <w:r w:rsidR="006752C7" w:rsidDel="00051B34">
          <w:rPr>
            <w:rFonts w:asciiTheme="majorHAnsi" w:hAnsiTheme="majorHAnsi"/>
          </w:rPr>
          <w:delText xml:space="preserve"> </w:delText>
        </w:r>
        <w:r w:rsidR="001E7540" w:rsidDel="00051B34">
          <w:rPr>
            <w:rFonts w:asciiTheme="majorHAnsi" w:hAnsiTheme="majorHAnsi"/>
          </w:rPr>
          <w:delText>negatively</w:delText>
        </w:r>
        <w:r w:rsidR="008E6BE5" w:rsidDel="00051B34">
          <w:rPr>
            <w:rFonts w:asciiTheme="majorHAnsi" w:hAnsiTheme="majorHAnsi"/>
          </w:rPr>
          <w:delText xml:space="preserve"> predicted performance (r = </w:delText>
        </w:r>
        <w:r w:rsidR="001E7540" w:rsidDel="00051B34">
          <w:rPr>
            <w:rFonts w:asciiTheme="majorHAnsi" w:hAnsiTheme="majorHAnsi"/>
          </w:rPr>
          <w:delText>-</w:delText>
        </w:r>
        <w:r w:rsidR="008E6BE5" w:rsidDel="00051B34">
          <w:rPr>
            <w:rFonts w:asciiTheme="majorHAnsi" w:hAnsiTheme="majorHAnsi"/>
          </w:rPr>
          <w:delText>0.</w:delText>
        </w:r>
        <w:r w:rsidR="001E7540" w:rsidDel="00051B34">
          <w:rPr>
            <w:rFonts w:asciiTheme="majorHAnsi" w:hAnsiTheme="majorHAnsi"/>
          </w:rPr>
          <w:delText>67, p &lt; 0.002</w:delText>
        </w:r>
        <w:r w:rsidR="008E6BE5" w:rsidDel="00051B34">
          <w:rPr>
            <w:rFonts w:asciiTheme="majorHAnsi" w:hAnsiTheme="majorHAnsi"/>
          </w:rPr>
          <w:delText>)</w:delText>
        </w:r>
        <w:r w:rsidR="001E7540" w:rsidDel="00051B34">
          <w:rPr>
            <w:rFonts w:asciiTheme="majorHAnsi" w:hAnsiTheme="majorHAnsi"/>
          </w:rPr>
          <w:delText>.</w:delText>
        </w:r>
        <w:r w:rsidR="008E6BE5" w:rsidDel="00051B34">
          <w:rPr>
            <w:rFonts w:asciiTheme="majorHAnsi" w:hAnsiTheme="majorHAnsi"/>
          </w:rPr>
          <w:delText xml:space="preserve"> </w:delText>
        </w:r>
      </w:del>
      <w:ins w:id="625" w:author="Jan Balaguer" w:date="2014-04-22T18:23:00Z">
        <w:del w:id="626" w:author="Christopher Summerfield" w:date="2014-04-23T21:43:00Z">
          <w:r w:rsidR="005B1D96" w:rsidDel="00051B34">
            <w:rPr>
              <w:rFonts w:asciiTheme="majorHAnsi" w:hAnsiTheme="majorHAnsi"/>
            </w:rPr>
            <w:delText>.</w:delText>
          </w:r>
        </w:del>
      </w:ins>
      <w:del w:id="627" w:author="Christopher Summerfield" w:date="2014-04-23T21:43:00Z">
        <w:r w:rsidR="00AA4701" w:rsidDel="00051B34">
          <w:rPr>
            <w:rFonts w:asciiTheme="majorHAnsi" w:hAnsiTheme="majorHAnsi"/>
          </w:rPr>
          <w:delText xml:space="preserve">  In other words, </w:delText>
        </w:r>
        <w:r w:rsidR="00B41874" w:rsidDel="00051B34">
          <w:rPr>
            <w:rFonts w:asciiTheme="majorHAnsi" w:hAnsiTheme="majorHAnsi"/>
          </w:rPr>
          <w:delText>to the extent that participants did learn</w:delText>
        </w:r>
        <w:r w:rsidR="00AA4701" w:rsidDel="00051B34">
          <w:rPr>
            <w:rFonts w:asciiTheme="majorHAnsi" w:hAnsiTheme="majorHAnsi"/>
          </w:rPr>
          <w:delText xml:space="preserve"> from </w:delText>
        </w:r>
      </w:del>
      <w:del w:id="628" w:author="Christopher Summerfield" w:date="2014-04-23T21:36:00Z">
        <w:r w:rsidR="00AA4701" w:rsidDel="00947E71">
          <w:rPr>
            <w:rFonts w:asciiTheme="majorHAnsi" w:hAnsiTheme="majorHAnsi"/>
          </w:rPr>
          <w:delText>disconfirmation</w:delText>
        </w:r>
      </w:del>
      <w:del w:id="629" w:author="Christopher Summerfield" w:date="2014-04-23T21:43:00Z">
        <w:r w:rsidR="00AA4701" w:rsidDel="00051B34">
          <w:rPr>
            <w:rFonts w:asciiTheme="majorHAnsi" w:hAnsiTheme="majorHAnsi"/>
          </w:rPr>
          <w:delText xml:space="preserve">, and chose according to the </w:delText>
        </w:r>
        <w:r w:rsidR="00B41874" w:rsidDel="00051B34">
          <w:rPr>
            <w:rFonts w:asciiTheme="majorHAnsi" w:hAnsiTheme="majorHAnsi"/>
          </w:rPr>
          <w:delText>strongest evidence,</w:delText>
        </w:r>
        <w:r w:rsidR="00AA4701" w:rsidDel="00051B34">
          <w:rPr>
            <w:rFonts w:asciiTheme="majorHAnsi" w:hAnsiTheme="majorHAnsi"/>
          </w:rPr>
          <w:delText xml:space="preserve"> </w:delText>
        </w:r>
        <w:r w:rsidR="00B41874" w:rsidDel="00051B34">
          <w:rPr>
            <w:rFonts w:asciiTheme="majorHAnsi" w:hAnsiTheme="majorHAnsi"/>
          </w:rPr>
          <w:delText>they</w:delText>
        </w:r>
        <w:r w:rsidR="00AA4701" w:rsidDel="00051B34">
          <w:rPr>
            <w:rFonts w:asciiTheme="majorHAnsi" w:hAnsiTheme="majorHAnsi"/>
          </w:rPr>
          <w:delText xml:space="preserve"> were more successful on the task. </w:delText>
        </w:r>
        <w:r w:rsidR="008E6BE5" w:rsidDel="00051B34">
          <w:rPr>
            <w:rFonts w:asciiTheme="majorHAnsi" w:hAnsiTheme="majorHAnsi"/>
          </w:rPr>
          <w:delText>Scatter plots of parameters and participant performance are shown in Fig. 2c.</w:delText>
        </w:r>
      </w:del>
    </w:p>
    <w:p w:rsidR="002C1EA0" w:rsidDel="00FB4BB8" w:rsidRDefault="002C1EA0" w:rsidP="00B37D7B">
      <w:pPr>
        <w:jc w:val="both"/>
        <w:rPr>
          <w:del w:id="630" w:author="Jan Balaguer" w:date="2014-04-28T18:47:00Z"/>
          <w:rFonts w:asciiTheme="majorHAnsi" w:hAnsiTheme="majorHAnsi"/>
        </w:rPr>
      </w:pPr>
    </w:p>
    <w:p w:rsidR="0014154F" w:rsidDel="00FB4BB8" w:rsidRDefault="00D04BFD" w:rsidP="0014154F">
      <w:pPr>
        <w:jc w:val="both"/>
        <w:rPr>
          <w:del w:id="631" w:author="Jan Balaguer" w:date="2014-04-28T18:47:00Z"/>
          <w:rFonts w:asciiTheme="majorHAnsi" w:hAnsiTheme="majorHAnsi"/>
        </w:rPr>
      </w:pPr>
      <w:del w:id="632" w:author="Jan Balaguer" w:date="2014-04-28T18:47:00Z">
        <w:r w:rsidRPr="00D04BFD" w:rsidDel="00FB4BB8">
          <w:rPr>
            <w:rFonts w:asciiTheme="majorHAnsi" w:hAnsiTheme="majorHAnsi"/>
            <w:b/>
          </w:rPr>
          <w:delText>Influence of feedback history.</w:delText>
        </w:r>
        <w:r w:rsidDel="00FB4BB8">
          <w:rPr>
            <w:rFonts w:asciiTheme="majorHAnsi" w:hAnsiTheme="majorHAnsi"/>
          </w:rPr>
          <w:delText xml:space="preserve"> </w:delText>
        </w:r>
        <w:r w:rsidR="0036322B" w:rsidDel="00FB4BB8">
          <w:rPr>
            <w:rFonts w:asciiTheme="majorHAnsi" w:hAnsiTheme="majorHAnsi"/>
          </w:rPr>
          <w:delText xml:space="preserve">Next, we used the </w:delText>
        </w:r>
        <w:r w:rsidR="007B27B2" w:rsidDel="00FB4BB8">
          <w:rPr>
            <w:rFonts w:asciiTheme="majorHAnsi" w:hAnsiTheme="majorHAnsi"/>
          </w:rPr>
          <w:delText xml:space="preserve">best-fitting parameterisation of the </w:delText>
        </w:r>
        <w:r w:rsidR="0036322B" w:rsidDel="00FB4BB8">
          <w:rPr>
            <w:rFonts w:asciiTheme="majorHAnsi" w:hAnsiTheme="majorHAnsi"/>
          </w:rPr>
          <w:delText>model to predict addition</w:delText>
        </w:r>
        <w:r w:rsidR="007B27B2" w:rsidDel="00FB4BB8">
          <w:rPr>
            <w:rFonts w:asciiTheme="majorHAnsi" w:hAnsiTheme="majorHAnsi"/>
          </w:rPr>
          <w:delText>al aspects of human performance</w:delText>
        </w:r>
        <w:r w:rsidR="00083BBE" w:rsidDel="00FB4BB8">
          <w:rPr>
            <w:rFonts w:asciiTheme="majorHAnsi" w:hAnsiTheme="majorHAnsi"/>
          </w:rPr>
          <w:delText xml:space="preserve">, with a particular focus on how learning from </w:delText>
        </w:r>
        <w:r w:rsidDel="00FB4BB8">
          <w:rPr>
            <w:rFonts w:asciiTheme="majorHAnsi" w:hAnsiTheme="majorHAnsi"/>
          </w:rPr>
          <w:delText>past verificatory and falsificatory feedback</w:delText>
        </w:r>
        <w:r w:rsidR="00083BBE" w:rsidDel="00FB4BB8">
          <w:rPr>
            <w:rFonts w:asciiTheme="majorHAnsi" w:hAnsiTheme="majorHAnsi"/>
          </w:rPr>
          <w:delText xml:space="preserve"> might influence behaviour</w:delText>
        </w:r>
        <w:r w:rsidR="0036322B" w:rsidDel="00FB4BB8">
          <w:rPr>
            <w:rFonts w:asciiTheme="majorHAnsi" w:hAnsiTheme="majorHAnsi"/>
          </w:rPr>
          <w:delText xml:space="preserve">.  </w:delText>
        </w:r>
      </w:del>
      <w:ins w:id="633" w:author="Christopher Summerfield" w:date="2014-04-23T21:49:00Z">
        <w:del w:id="634" w:author="Jan Balaguer" w:date="2014-04-28T18:47:00Z">
          <w:r w:rsidR="00051B34" w:rsidDel="00FB4BB8">
            <w:rPr>
              <w:rFonts w:asciiTheme="majorHAnsi" w:hAnsiTheme="majorHAnsi"/>
            </w:rPr>
            <w:delText>Human</w:delText>
          </w:r>
        </w:del>
      </w:ins>
      <w:ins w:id="635" w:author="Christopher Summerfield" w:date="2014-04-23T21:46:00Z">
        <w:del w:id="636" w:author="Jan Balaguer" w:date="2014-04-28T18:47:00Z">
          <w:r w:rsidR="00051B34" w:rsidDel="00FB4BB8">
            <w:rPr>
              <w:rFonts w:asciiTheme="majorHAnsi" w:hAnsiTheme="majorHAnsi"/>
            </w:rPr>
            <w:delText xml:space="preserve"> probability of </w:delText>
          </w:r>
        </w:del>
      </w:ins>
      <w:del w:id="637" w:author="Jan Balaguer" w:date="2014-04-28T18:47:00Z">
        <w:r w:rsidR="00083BBE" w:rsidDel="00FB4BB8">
          <w:rPr>
            <w:rFonts w:asciiTheme="majorHAnsi" w:hAnsiTheme="majorHAnsi"/>
          </w:rPr>
          <w:delText>We</w:delText>
        </w:r>
        <w:r w:rsidR="007B27B2" w:rsidDel="00FB4BB8">
          <w:rPr>
            <w:rFonts w:asciiTheme="majorHAnsi" w:hAnsiTheme="majorHAnsi"/>
          </w:rPr>
          <w:delText xml:space="preserve"> plotted how the human probability of responding “target” </w:delText>
        </w:r>
        <w:r w:rsidR="00D912C6" w:rsidDel="00FB4BB8">
          <w:rPr>
            <w:rFonts w:asciiTheme="majorHAnsi" w:hAnsiTheme="majorHAnsi"/>
          </w:rPr>
          <w:delText>[</w:delText>
        </w:r>
        <w:r w:rsidR="007B27B2" w:rsidDel="00FB4BB8">
          <w:rPr>
            <w:rFonts w:asciiTheme="majorHAnsi" w:hAnsiTheme="majorHAnsi"/>
          </w:rPr>
          <w:delText>p(target)</w:delText>
        </w:r>
        <w:r w:rsidR="00D912C6" w:rsidDel="00FB4BB8">
          <w:rPr>
            <w:rFonts w:asciiTheme="majorHAnsi" w:hAnsiTheme="majorHAnsi"/>
          </w:rPr>
          <w:delText>]</w:delText>
        </w:r>
        <w:r w:rsidR="007B27B2" w:rsidDel="00FB4BB8">
          <w:rPr>
            <w:rFonts w:asciiTheme="majorHAnsi" w:hAnsiTheme="majorHAnsi"/>
          </w:rPr>
          <w:delText xml:space="preserve"> varied as a function of the history of feedback indicating that each of its features</w:delText>
        </w:r>
        <w:r w:rsidDel="00FB4BB8">
          <w:rPr>
            <w:rFonts w:asciiTheme="majorHAnsi" w:hAnsiTheme="majorHAnsi"/>
          </w:rPr>
          <w:delText xml:space="preserve"> was part of a</w:delText>
        </w:r>
      </w:del>
      <w:ins w:id="638" w:author="Christopher Summerfield" w:date="2014-04-23T21:50:00Z">
        <w:del w:id="639" w:author="Jan Balaguer" w:date="2014-04-28T18:47:00Z">
          <w:r w:rsidR="005B4E75" w:rsidDel="00FB4BB8">
            <w:rPr>
              <w:rFonts w:asciiTheme="majorHAnsi" w:hAnsiTheme="majorHAnsi"/>
            </w:rPr>
            <w:delText>associated with a</w:delText>
          </w:r>
        </w:del>
      </w:ins>
      <w:del w:id="640" w:author="Jan Balaguer" w:date="2014-04-28T18:47:00Z">
        <w:r w:rsidDel="00FB4BB8">
          <w:rPr>
            <w:rFonts w:asciiTheme="majorHAnsi" w:hAnsiTheme="majorHAnsi"/>
          </w:rPr>
          <w:delText xml:space="preserve"> target or nontarget</w:delText>
        </w:r>
      </w:del>
      <w:ins w:id="641" w:author="Christopher Summerfield" w:date="2014-04-23T21:50:00Z">
        <w:del w:id="642" w:author="Jan Balaguer" w:date="2014-04-28T18:47:00Z">
          <w:r w:rsidR="005B4E75" w:rsidDel="00FB4BB8">
            <w:rPr>
              <w:rFonts w:asciiTheme="majorHAnsi" w:hAnsiTheme="majorHAnsi"/>
            </w:rPr>
            <w:delText xml:space="preserve"> response</w:delText>
          </w:r>
        </w:del>
      </w:ins>
      <w:ins w:id="643" w:author="Christopher Summerfield" w:date="2014-04-23T21:36:00Z">
        <w:del w:id="644" w:author="Jan Balaguer" w:date="2014-04-28T18:47:00Z">
          <w:r w:rsidR="00947E71" w:rsidDel="00FB4BB8">
            <w:rPr>
              <w:rFonts w:asciiTheme="majorHAnsi" w:hAnsiTheme="majorHAnsi"/>
            </w:rPr>
            <w:delText xml:space="preserve"> (</w:delText>
          </w:r>
        </w:del>
      </w:ins>
      <w:ins w:id="645" w:author="Christopher Summerfield" w:date="2014-04-23T21:47:00Z">
        <w:del w:id="646" w:author="Jan Balaguer" w:date="2014-04-28T18:47:00Z">
          <w:r w:rsidR="00051B34" w:rsidDel="00FB4BB8">
            <w:rPr>
              <w:rFonts w:asciiTheme="majorHAnsi" w:hAnsiTheme="majorHAnsi"/>
            </w:rPr>
            <w:delText xml:space="preserve">Fig. 2d and </w:delText>
          </w:r>
        </w:del>
      </w:ins>
      <w:ins w:id="647" w:author="Christopher Summerfield" w:date="2014-04-23T21:36:00Z">
        <w:del w:id="648" w:author="Jan Balaguer" w:date="2014-04-28T18:47:00Z">
          <w:r w:rsidR="00947E71" w:rsidDel="00FB4BB8">
            <w:rPr>
              <w:rFonts w:asciiTheme="majorHAnsi" w:hAnsiTheme="majorHAnsi"/>
            </w:rPr>
            <w:delText>methods)</w:delText>
          </w:r>
        </w:del>
      </w:ins>
      <w:del w:id="649" w:author="Jan Balaguer" w:date="2014-04-28T18:47:00Z">
        <w:r w:rsidR="007B27B2" w:rsidDel="00FB4BB8">
          <w:rPr>
            <w:rFonts w:asciiTheme="majorHAnsi" w:hAnsiTheme="majorHAnsi"/>
          </w:rPr>
          <w:delText xml:space="preserve">. </w:delText>
        </w:r>
      </w:del>
      <w:ins w:id="650" w:author="Christopher Summerfield" w:date="2014-04-23T21:45:00Z">
        <w:del w:id="651" w:author="Jan Balaguer" w:date="2014-04-28T18:47:00Z">
          <w:r w:rsidR="00051B34" w:rsidDel="00FB4BB8">
            <w:rPr>
              <w:rFonts w:asciiTheme="majorHAnsi" w:hAnsiTheme="majorHAnsi"/>
            </w:rPr>
            <w:delText xml:space="preserve">  </w:delText>
          </w:r>
        </w:del>
      </w:ins>
      <w:ins w:id="652" w:author="Christopher Summerfield" w:date="2014-04-23T21:48:00Z">
        <w:del w:id="653" w:author="Jan Balaguer" w:date="2014-04-28T18:47:00Z">
          <w:r w:rsidR="00051B34" w:rsidDel="00FB4BB8">
            <w:rPr>
              <w:rFonts w:asciiTheme="majorHAnsi" w:hAnsiTheme="majorHAnsi"/>
            </w:rPr>
            <w:delText>Specifically, the slope of the line relating feedback history to choice was steeper for targets than nontargets, but this difference was particularly acute in the novel cues condition (</w:delText>
          </w:r>
        </w:del>
      </w:ins>
      <w:ins w:id="654" w:author="Christopher Summerfield" w:date="2014-04-23T21:49:00Z">
        <w:del w:id="655" w:author="Jan Balaguer" w:date="2014-04-28T18:47:00Z">
          <w:r w:rsidR="00051B34" w:rsidDel="00FB4BB8">
            <w:rPr>
              <w:rFonts w:asciiTheme="majorHAnsi" w:hAnsiTheme="majorHAnsi"/>
            </w:rPr>
            <w:delText xml:space="preserve">three-way </w:delText>
          </w:r>
        </w:del>
      </w:ins>
      <w:ins w:id="656" w:author="Christopher Summerfield" w:date="2014-04-23T21:48:00Z">
        <w:del w:id="657" w:author="Jan Balaguer" w:date="2014-04-28T18:47:00Z">
          <w:r w:rsidR="00051B34" w:rsidDel="00FB4BB8">
            <w:rPr>
              <w:rFonts w:asciiTheme="majorHAnsi" w:hAnsiTheme="majorHAnsi"/>
            </w:rPr>
            <w:delText xml:space="preserve">interaction between </w:delText>
          </w:r>
        </w:del>
      </w:ins>
      <w:ins w:id="658" w:author="Christopher Summerfield" w:date="2014-04-23T21:49:00Z">
        <w:del w:id="659" w:author="Jan Balaguer" w:date="2014-04-28T18:47:00Z">
          <w:r w:rsidR="00051B34" w:rsidDel="00FB4BB8">
            <w:rPr>
              <w:rFonts w:asciiTheme="majorHAnsi" w:hAnsiTheme="majorHAnsi"/>
            </w:rPr>
            <w:delText>cues (novel, familiar) x feedback (verification, falsification) x bin (1-4): F</w:delText>
          </w:r>
          <w:r w:rsidR="00051B34" w:rsidDel="00FB4BB8">
            <w:rPr>
              <w:rFonts w:asciiTheme="majorHAnsi" w:hAnsiTheme="majorHAnsi"/>
              <w:vertAlign w:val="subscript"/>
            </w:rPr>
            <w:delText>(2,42</w:delText>
          </w:r>
          <w:r w:rsidR="00051B34" w:rsidRPr="009C0A55" w:rsidDel="00FB4BB8">
            <w:rPr>
              <w:rFonts w:asciiTheme="majorHAnsi" w:hAnsiTheme="majorHAnsi"/>
              <w:vertAlign w:val="subscript"/>
            </w:rPr>
            <w:delText>)</w:delText>
          </w:r>
          <w:r w:rsidR="00051B34" w:rsidDel="00FB4BB8">
            <w:rPr>
              <w:rFonts w:asciiTheme="majorHAnsi" w:hAnsiTheme="majorHAnsi"/>
              <w:vertAlign w:val="subscript"/>
            </w:rPr>
            <w:delText xml:space="preserve"> </w:delText>
          </w:r>
          <w:r w:rsidR="00051B34" w:rsidDel="00FB4BB8">
            <w:rPr>
              <w:rFonts w:asciiTheme="majorHAnsi" w:hAnsiTheme="majorHAnsi"/>
            </w:rPr>
            <w:delText xml:space="preserve">= 3.165, p &lt; </w:delText>
          </w:r>
          <w:r w:rsidR="00051B34" w:rsidRPr="009C0A55" w:rsidDel="00FB4BB8">
            <w:rPr>
              <w:rFonts w:asciiTheme="majorHAnsi" w:hAnsiTheme="majorHAnsi"/>
            </w:rPr>
            <w:delText>0.043</w:delText>
          </w:r>
          <w:r w:rsidR="00051B34" w:rsidDel="00FB4BB8">
            <w:rPr>
              <w:rFonts w:asciiTheme="majorHAnsi" w:hAnsiTheme="majorHAnsi"/>
            </w:rPr>
            <w:delText xml:space="preserve">).  </w:delText>
          </w:r>
        </w:del>
      </w:ins>
      <w:del w:id="660" w:author="Jan Balaguer" w:date="2014-04-28T18:47:00Z">
        <w:r w:rsidR="007B27B2" w:rsidDel="00FB4BB8">
          <w:rPr>
            <w:rFonts w:asciiTheme="majorHAnsi" w:hAnsiTheme="majorHAnsi"/>
          </w:rPr>
          <w:delText xml:space="preserve"> </w:delText>
        </w:r>
        <w:r w:rsidR="0014154F" w:rsidDel="00FB4BB8">
          <w:rPr>
            <w:rFonts w:asciiTheme="majorHAnsi" w:hAnsiTheme="majorHAnsi"/>
          </w:rPr>
          <w:delText xml:space="preserve">Specifically, for each trial t (t &gt; 1), p(target) was computed as a function of the number of previous times that the relevant feature (e.g. in a colour-colour block, red-left or green-right) and </w:delText>
        </w:r>
        <w:r w:rsidR="00BC1C59" w:rsidDel="00FB4BB8">
          <w:rPr>
            <w:rFonts w:asciiTheme="majorHAnsi" w:hAnsiTheme="majorHAnsi"/>
          </w:rPr>
          <w:delText>irrelevant feature (e.g. circle-left, square-</w:delText>
        </w:r>
        <w:r w:rsidR="0014154F" w:rsidDel="00FB4BB8">
          <w:rPr>
            <w:rFonts w:asciiTheme="majorHAnsi" w:hAnsiTheme="majorHAnsi"/>
          </w:rPr>
          <w:delText xml:space="preserve">right) had received confirmatory feedback (i.e. feedback indicating that the </w:delText>
        </w:r>
        <w:r w:rsidR="00B41874" w:rsidDel="00FB4BB8">
          <w:rPr>
            <w:rFonts w:asciiTheme="majorHAnsi" w:hAnsiTheme="majorHAnsi"/>
          </w:rPr>
          <w:delText>stimulus</w:delText>
        </w:r>
        <w:r w:rsidR="0014154F" w:rsidDel="00FB4BB8">
          <w:rPr>
            <w:rFonts w:asciiTheme="majorHAnsi" w:hAnsiTheme="majorHAnsi"/>
          </w:rPr>
          <w:delText xml:space="preserve"> contained a target) and disconfirmatory feedback (i.e. indicating that it did not).   We collapsed over instances where there were 4 or more confirmations</w:delText>
        </w:r>
        <w:r w:rsidR="00BC1C59" w:rsidDel="00FB4BB8">
          <w:rPr>
            <w:rFonts w:asciiTheme="majorHAnsi" w:hAnsiTheme="majorHAnsi"/>
          </w:rPr>
          <w:delText xml:space="preserve"> or disconfirmations</w:delText>
        </w:r>
        <w:r w:rsidR="0014154F" w:rsidDel="00FB4BB8">
          <w:rPr>
            <w:rFonts w:asciiTheme="majorHAnsi" w:hAnsiTheme="majorHAnsi"/>
          </w:rPr>
          <w:delText>, and subjected the data for both relevant and irrelevant dimensions to an analysis of variance crossing the factors cues (novel, familiar) x feedback (confirm</w:delText>
        </w:r>
        <w:r w:rsidR="000E62F3" w:rsidDel="00FB4BB8">
          <w:rPr>
            <w:rFonts w:asciiTheme="majorHAnsi" w:hAnsiTheme="majorHAnsi"/>
          </w:rPr>
          <w:delText>atory, disconfirmatory) x bin (1</w:delText>
        </w:r>
        <w:r w:rsidR="0014154F" w:rsidDel="00FB4BB8">
          <w:rPr>
            <w:rFonts w:asciiTheme="majorHAnsi" w:hAnsiTheme="majorHAnsi"/>
          </w:rPr>
          <w:delText xml:space="preserve">-4).  </w:delText>
        </w:r>
        <w:r w:rsidR="00AF0B4A" w:rsidDel="00FB4BB8">
          <w:rPr>
            <w:rFonts w:asciiTheme="majorHAnsi" w:hAnsiTheme="majorHAnsi"/>
          </w:rPr>
          <w:delText>A three-way interaction between these factors indicated that the slope of the line relating feedback history to choice was steeper for targets than nontargets, but that this difference was particularly acute in the novel cues condition (F</w:delText>
        </w:r>
        <w:r w:rsidR="00AF0B4A" w:rsidRPr="00AF0B4A" w:rsidDel="00FB4BB8">
          <w:rPr>
            <w:rFonts w:asciiTheme="majorHAnsi" w:hAnsiTheme="majorHAnsi"/>
            <w:vertAlign w:val="subscript"/>
          </w:rPr>
          <w:delText>(2,31)</w:delText>
        </w:r>
        <w:r w:rsidR="00AF0B4A" w:rsidDel="00FB4BB8">
          <w:rPr>
            <w:rFonts w:asciiTheme="majorHAnsi" w:hAnsiTheme="majorHAnsi"/>
          </w:rPr>
          <w:delText xml:space="preserve"> = 73, p &lt; 0.001). </w:delText>
        </w:r>
        <w:r w:rsidR="00B41874" w:rsidDel="00FB4BB8">
          <w:rPr>
            <w:rFonts w:asciiTheme="majorHAnsi" w:hAnsiTheme="majorHAnsi"/>
          </w:rPr>
          <w:delText xml:space="preserve"> In other words</w:delText>
        </w:r>
      </w:del>
      <w:ins w:id="661" w:author="Christopher Summerfield" w:date="2014-04-23T21:40:00Z">
        <w:del w:id="662" w:author="Jan Balaguer" w:date="2014-04-28T18:47:00Z">
          <w:r w:rsidR="001F5F73" w:rsidDel="00FB4BB8">
            <w:rPr>
              <w:rFonts w:asciiTheme="majorHAnsi" w:hAnsiTheme="majorHAnsi"/>
            </w:rPr>
            <w:delText>Thus</w:delText>
          </w:r>
        </w:del>
      </w:ins>
      <w:del w:id="663" w:author="Jan Balaguer" w:date="2014-04-28T18:47:00Z">
        <w:r w:rsidR="00B41874" w:rsidDel="00FB4BB8">
          <w:rPr>
            <w:rFonts w:asciiTheme="majorHAnsi" w:hAnsiTheme="majorHAnsi"/>
          </w:rPr>
          <w:delText xml:space="preserve">, the receipt of confirmatory </w:delText>
        </w:r>
      </w:del>
      <w:ins w:id="664" w:author="Christopher Summerfield" w:date="2014-04-23T22:00:00Z">
        <w:del w:id="665" w:author="Jan Balaguer" w:date="2014-04-28T18:47:00Z">
          <w:r w:rsidR="00CF55D4" w:rsidDel="00FB4BB8">
            <w:rPr>
              <w:rFonts w:asciiTheme="majorHAnsi" w:hAnsiTheme="majorHAnsi"/>
            </w:rPr>
            <w:delText xml:space="preserve">verificatory </w:delText>
          </w:r>
        </w:del>
      </w:ins>
      <w:del w:id="666" w:author="Jan Balaguer" w:date="2014-04-28T18:47:00Z">
        <w:r w:rsidR="00B41874" w:rsidDel="00FB4BB8">
          <w:rPr>
            <w:rFonts w:asciiTheme="majorHAnsi" w:hAnsiTheme="majorHAnsi"/>
          </w:rPr>
          <w:delText xml:space="preserve">feedback seemed to have a more potent effect on future behaviour than disconfirmatory </w:delText>
        </w:r>
      </w:del>
      <w:ins w:id="667" w:author="Christopher Summerfield" w:date="2014-04-23T22:00:00Z">
        <w:del w:id="668" w:author="Jan Balaguer" w:date="2014-04-28T18:47:00Z">
          <w:r w:rsidR="00CF55D4" w:rsidDel="00FB4BB8">
            <w:rPr>
              <w:rFonts w:asciiTheme="majorHAnsi" w:hAnsiTheme="majorHAnsi"/>
            </w:rPr>
            <w:delText xml:space="preserve">falsificatory </w:delText>
          </w:r>
        </w:del>
      </w:ins>
      <w:del w:id="669" w:author="Jan Balaguer" w:date="2014-04-28T18:47:00Z">
        <w:r w:rsidR="00B41874" w:rsidDel="00FB4BB8">
          <w:rPr>
            <w:rFonts w:asciiTheme="majorHAnsi" w:hAnsiTheme="majorHAnsi"/>
          </w:rPr>
          <w:delText>feedback, particu</w:delText>
        </w:r>
        <w:r w:rsidR="001C0601" w:rsidDel="00FB4BB8">
          <w:rPr>
            <w:rFonts w:asciiTheme="majorHAnsi" w:hAnsiTheme="majorHAnsi"/>
          </w:rPr>
          <w:delText>l</w:delText>
        </w:r>
        <w:r w:rsidR="00B41874" w:rsidDel="00FB4BB8">
          <w:rPr>
            <w:rFonts w:asciiTheme="majorHAnsi" w:hAnsiTheme="majorHAnsi"/>
          </w:rPr>
          <w:delText xml:space="preserve">arly when a large number of hypotheses were possible.  </w:delText>
        </w:r>
        <w:r w:rsidR="008A1D06" w:rsidDel="00FB4BB8">
          <w:rPr>
            <w:rFonts w:asciiTheme="majorHAnsi" w:hAnsiTheme="majorHAnsi"/>
          </w:rPr>
          <w:delText>A similar pa</w:delText>
        </w:r>
        <w:r w:rsidR="0038596C" w:rsidDel="00FB4BB8">
          <w:rPr>
            <w:rFonts w:asciiTheme="majorHAnsi" w:hAnsiTheme="majorHAnsi"/>
          </w:rPr>
          <w:delText xml:space="preserve">ttern was observed for the model (using the previously-estimated best-fitting parametrisation) </w:delText>
        </w:r>
        <w:r w:rsidR="00793F06" w:rsidDel="00FB4BB8">
          <w:rPr>
            <w:rFonts w:asciiTheme="majorHAnsi" w:hAnsiTheme="majorHAnsi"/>
          </w:rPr>
          <w:delText>where it was driven by the relative differential learning</w:delText>
        </w:r>
        <w:r w:rsidR="00564C58" w:rsidDel="00FB4BB8">
          <w:rPr>
            <w:rFonts w:asciiTheme="majorHAnsi" w:hAnsiTheme="majorHAnsi"/>
          </w:rPr>
          <w:delText xml:space="preserve"> rate</w:delText>
        </w:r>
        <w:r w:rsidR="00793F06" w:rsidDel="00FB4BB8">
          <w:rPr>
            <w:rFonts w:asciiTheme="majorHAnsi" w:hAnsiTheme="majorHAnsi"/>
          </w:rPr>
          <w:delText xml:space="preserve"> </w:delText>
        </w:r>
        <w:r w:rsidR="00564C58" w:rsidDel="00FB4BB8">
          <w:rPr>
            <w:rFonts w:asciiTheme="majorHAnsi" w:hAnsiTheme="majorHAnsi"/>
          </w:rPr>
          <w:delText>for</w:delText>
        </w:r>
        <w:r w:rsidR="00793F06" w:rsidDel="00FB4BB8">
          <w:rPr>
            <w:rFonts w:asciiTheme="majorHAnsi" w:hAnsiTheme="majorHAnsi"/>
          </w:rPr>
          <w:delText xml:space="preserve"> targets and nontargets</w:delText>
        </w:r>
        <w:r w:rsidR="008A1D06" w:rsidDel="00FB4BB8">
          <w:rPr>
            <w:rFonts w:asciiTheme="majorHAnsi" w:hAnsiTheme="majorHAnsi"/>
          </w:rPr>
          <w:delText xml:space="preserve">. </w:delText>
        </w:r>
        <w:r w:rsidR="00B41874" w:rsidDel="00FB4BB8">
          <w:rPr>
            <w:rFonts w:asciiTheme="majorHAnsi" w:hAnsiTheme="majorHAnsi"/>
          </w:rPr>
          <w:delText>Human (dots) and model (lines) data are shown for comparison in Fig. 2d.</w:delText>
        </w:r>
      </w:del>
      <w:ins w:id="670" w:author="Christopher Summerfield" w:date="2014-04-23T21:52:00Z">
        <w:del w:id="671" w:author="Jan Balaguer" w:date="2014-04-28T18:47:00Z">
          <w:r w:rsidR="00454EB9" w:rsidDel="00FB4BB8">
            <w:rPr>
              <w:rFonts w:asciiTheme="majorHAnsi" w:hAnsiTheme="majorHAnsi"/>
            </w:rPr>
            <w:delText xml:space="preserve"> </w:delText>
          </w:r>
        </w:del>
      </w:ins>
    </w:p>
    <w:p w:rsidR="00454EB9" w:rsidRDefault="00454EB9" w:rsidP="00B37D7B">
      <w:pPr>
        <w:numPr>
          <w:ins w:id="672" w:author="Christopher Summerfield" w:date="2014-04-23T21:53:00Z"/>
        </w:numPr>
        <w:jc w:val="both"/>
        <w:rPr>
          <w:ins w:id="673" w:author="Christopher Summerfield" w:date="2014-04-23T21:53:00Z"/>
          <w:rFonts w:asciiTheme="majorHAnsi" w:hAnsiTheme="majorHAnsi"/>
        </w:rPr>
      </w:pPr>
    </w:p>
    <w:p w:rsidR="00A72E47" w:rsidDel="00454EB9" w:rsidRDefault="005E218B" w:rsidP="00B37D7B">
      <w:pPr>
        <w:numPr>
          <w:ins w:id="674" w:author="Jan Balaguer" w:date="2014-04-16T12:46:00Z"/>
        </w:numPr>
        <w:jc w:val="both"/>
        <w:rPr>
          <w:ins w:id="675" w:author="Jan Balaguer" w:date="2014-04-16T12:03:00Z"/>
          <w:del w:id="676" w:author="Christopher Summerfield" w:date="2014-04-23T21:53:00Z"/>
          <w:rFonts w:asciiTheme="majorHAnsi" w:hAnsiTheme="majorHAnsi"/>
        </w:rPr>
      </w:pPr>
      <w:ins w:id="677" w:author="Jan Balaguer" w:date="2014-04-16T11:15:00Z">
        <w:del w:id="678" w:author="Christopher Summerfield" w:date="2014-04-23T21:53:00Z">
          <w:r w:rsidDel="00454EB9">
            <w:rPr>
              <w:rFonts w:asciiTheme="majorHAnsi" w:hAnsiTheme="majorHAnsi"/>
            </w:rPr>
            <w:delText xml:space="preserve">In </w:delText>
          </w:r>
        </w:del>
      </w:ins>
      <w:ins w:id="679" w:author="Jan Balaguer" w:date="2014-04-16T10:14:00Z">
        <w:del w:id="680" w:author="Christopher Summerfield" w:date="2014-04-23T21:53:00Z">
          <w:r w:rsidDel="00454EB9">
            <w:rPr>
              <w:rFonts w:asciiTheme="majorHAnsi" w:hAnsiTheme="majorHAnsi"/>
            </w:rPr>
            <w:delText>addition</w:delText>
          </w:r>
        </w:del>
      </w:ins>
      <w:ins w:id="681" w:author="Jan Balaguer" w:date="2014-04-16T11:15:00Z">
        <w:del w:id="682" w:author="Christopher Summerfield" w:date="2014-04-23T21:53:00Z">
          <w:r w:rsidDel="00454EB9">
            <w:rPr>
              <w:rFonts w:asciiTheme="majorHAnsi" w:hAnsiTheme="majorHAnsi"/>
            </w:rPr>
            <w:delText xml:space="preserve"> to measures of choice and performance</w:delText>
          </w:r>
        </w:del>
      </w:ins>
      <w:ins w:id="683" w:author="Jan Balaguer" w:date="2014-04-16T10:14:00Z">
        <w:del w:id="684" w:author="Christopher Summerfield" w:date="2014-04-23T21:53:00Z">
          <w:r w:rsidR="00D53ED4" w:rsidDel="00454EB9">
            <w:rPr>
              <w:rFonts w:asciiTheme="majorHAnsi" w:hAnsiTheme="majorHAnsi"/>
            </w:rPr>
            <w:delText xml:space="preserve">, </w:delText>
          </w:r>
        </w:del>
      </w:ins>
      <w:ins w:id="685" w:author="Jan Balaguer" w:date="2014-04-16T11:15:00Z">
        <w:del w:id="686" w:author="Christopher Summerfield" w:date="2014-04-23T21:53:00Z">
          <w:r w:rsidDel="00454EB9">
            <w:rPr>
              <w:rFonts w:asciiTheme="majorHAnsi" w:hAnsiTheme="majorHAnsi"/>
            </w:rPr>
            <w:delText xml:space="preserve">reaction times (RT) can provide further </w:delText>
          </w:r>
        </w:del>
      </w:ins>
      <w:ins w:id="687" w:author="Jan Balaguer" w:date="2014-04-16T11:53:00Z">
        <w:del w:id="688" w:author="Christopher Summerfield" w:date="2014-04-23T21:53:00Z">
          <w:r w:rsidR="00EE1627" w:rsidDel="00454EB9">
            <w:rPr>
              <w:rFonts w:asciiTheme="majorHAnsi" w:hAnsiTheme="majorHAnsi"/>
            </w:rPr>
            <w:delText>information about the mechanisms underlying verifica</w:delText>
          </w:r>
        </w:del>
      </w:ins>
      <w:ins w:id="689" w:author="Jan Balaguer" w:date="2014-04-16T11:54:00Z">
        <w:del w:id="690" w:author="Christopher Summerfield" w:date="2014-04-23T21:53:00Z">
          <w:r w:rsidR="00EE1627" w:rsidDel="00454EB9">
            <w:rPr>
              <w:rFonts w:asciiTheme="majorHAnsi" w:hAnsiTheme="majorHAnsi"/>
            </w:rPr>
            <w:delText>t</w:delText>
          </w:r>
        </w:del>
      </w:ins>
      <w:ins w:id="691" w:author="Jan Balaguer" w:date="2014-04-16T11:53:00Z">
        <w:del w:id="692" w:author="Christopher Summerfield" w:date="2014-04-23T21:53:00Z">
          <w:r w:rsidR="00EE1627" w:rsidDel="00454EB9">
            <w:rPr>
              <w:rFonts w:asciiTheme="majorHAnsi" w:hAnsiTheme="majorHAnsi"/>
            </w:rPr>
            <w:delText>ion and</w:delText>
          </w:r>
        </w:del>
      </w:ins>
      <w:ins w:id="693" w:author="Jan Balaguer" w:date="2014-04-16T11:15:00Z">
        <w:del w:id="694" w:author="Christopher Summerfield" w:date="2014-04-23T21:53:00Z">
          <w:r w:rsidDel="00454EB9">
            <w:rPr>
              <w:rFonts w:asciiTheme="majorHAnsi" w:hAnsiTheme="majorHAnsi"/>
            </w:rPr>
            <w:delText xml:space="preserve"> </w:delText>
          </w:r>
        </w:del>
      </w:ins>
      <w:ins w:id="695" w:author="Jan Balaguer" w:date="2014-04-16T11:54:00Z">
        <w:del w:id="696" w:author="Christopher Summerfield" w:date="2014-04-23T21:53:00Z">
          <w:r w:rsidR="00EE1627" w:rsidDel="00454EB9">
            <w:rPr>
              <w:rFonts w:asciiTheme="majorHAnsi" w:hAnsiTheme="majorHAnsi"/>
            </w:rPr>
            <w:delText xml:space="preserve">falsification in humans. </w:delText>
          </w:r>
        </w:del>
      </w:ins>
      <w:ins w:id="697" w:author="Jan Balaguer" w:date="2014-04-16T12:03:00Z">
        <w:del w:id="698" w:author="Christopher Summerfield" w:date="2014-04-23T21:53:00Z">
          <w:r w:rsidR="00A72E47" w:rsidDel="00454EB9">
            <w:rPr>
              <w:rFonts w:asciiTheme="majorHAnsi" w:hAnsiTheme="majorHAnsi"/>
            </w:rPr>
            <w:delText>We thus</w:delText>
          </w:r>
        </w:del>
      </w:ins>
      <w:ins w:id="699" w:author="Jan Balaguer" w:date="2014-04-16T10:14:00Z">
        <w:del w:id="700" w:author="Christopher Summerfield" w:date="2014-04-23T21:53:00Z">
          <w:r w:rsidR="00D53ED4" w:rsidDel="00454EB9">
            <w:rPr>
              <w:rFonts w:asciiTheme="majorHAnsi" w:hAnsiTheme="majorHAnsi"/>
            </w:rPr>
            <w:delText xml:space="preserve"> analysed </w:delText>
          </w:r>
        </w:del>
      </w:ins>
      <w:ins w:id="701" w:author="Jan Balaguer" w:date="2014-04-16T12:04:00Z">
        <w:del w:id="702" w:author="Christopher Summerfield" w:date="2014-04-23T21:53:00Z">
          <w:r w:rsidR="00A72E47" w:rsidDel="00454EB9">
            <w:rPr>
              <w:rFonts w:asciiTheme="majorHAnsi" w:hAnsiTheme="majorHAnsi"/>
            </w:rPr>
            <w:delText xml:space="preserve">the </w:delText>
          </w:r>
        </w:del>
      </w:ins>
      <w:ins w:id="703" w:author="Jan Balaguer" w:date="2014-04-16T11:56:00Z">
        <w:del w:id="704" w:author="Christopher Summerfield" w:date="2014-04-23T21:53:00Z">
          <w:r w:rsidR="00EE1627" w:rsidDel="00454EB9">
            <w:rPr>
              <w:rFonts w:asciiTheme="majorHAnsi" w:hAnsiTheme="majorHAnsi"/>
            </w:rPr>
            <w:delText>RT</w:delText>
          </w:r>
        </w:del>
      </w:ins>
      <w:ins w:id="705" w:author="Jan Balaguer" w:date="2014-04-16T10:14:00Z">
        <w:del w:id="706" w:author="Christopher Summerfield" w:date="2014-04-23T21:53:00Z">
          <w:r w:rsidR="00D53ED4" w:rsidDel="00454EB9">
            <w:rPr>
              <w:rFonts w:asciiTheme="majorHAnsi" w:hAnsiTheme="majorHAnsi"/>
            </w:rPr>
            <w:delText xml:space="preserve"> </w:delText>
          </w:r>
        </w:del>
      </w:ins>
      <w:ins w:id="707" w:author="Jan Balaguer" w:date="2014-04-16T11:54:00Z">
        <w:del w:id="708" w:author="Christopher Summerfield" w:date="2014-04-23T21:53:00Z">
          <w:r w:rsidR="00EE1627" w:rsidDel="00454EB9">
            <w:rPr>
              <w:rFonts w:asciiTheme="majorHAnsi" w:hAnsiTheme="majorHAnsi"/>
            </w:rPr>
            <w:delText xml:space="preserve">across trials </w:delText>
          </w:r>
        </w:del>
      </w:ins>
      <w:ins w:id="709" w:author="Jan Balaguer" w:date="2014-04-22T14:50:00Z">
        <w:del w:id="710" w:author="Christopher Summerfield" w:date="2014-04-23T21:53:00Z">
          <w:r w:rsidR="00970492" w:rsidDel="00454EB9">
            <w:rPr>
              <w:rFonts w:asciiTheme="majorHAnsi" w:hAnsiTheme="majorHAnsi"/>
            </w:rPr>
            <w:delText xml:space="preserve">for </w:delText>
          </w:r>
        </w:del>
      </w:ins>
      <w:ins w:id="711" w:author="Jan Balaguer" w:date="2014-04-22T14:51:00Z">
        <w:del w:id="712" w:author="Christopher Summerfield" w:date="2014-04-23T21:53:00Z">
          <w:r w:rsidR="00970492" w:rsidDel="00454EB9">
            <w:rPr>
              <w:rFonts w:asciiTheme="majorHAnsi" w:hAnsiTheme="majorHAnsi"/>
            </w:rPr>
            <w:delText xml:space="preserve">both </w:delText>
          </w:r>
        </w:del>
      </w:ins>
      <w:ins w:id="713" w:author="Jan Balaguer" w:date="2014-04-22T14:50:00Z">
        <w:del w:id="714" w:author="Christopher Summerfield" w:date="2014-04-23T21:53:00Z">
          <w:r w:rsidR="00970492" w:rsidDel="00454EB9">
            <w:rPr>
              <w:rFonts w:asciiTheme="majorHAnsi" w:hAnsiTheme="majorHAnsi"/>
            </w:rPr>
            <w:delText>type</w:delText>
          </w:r>
        </w:del>
      </w:ins>
      <w:ins w:id="715" w:author="Jan Balaguer" w:date="2014-04-22T14:51:00Z">
        <w:del w:id="716" w:author="Christopher Summerfield" w:date="2014-04-23T21:53:00Z">
          <w:r w:rsidR="00970492" w:rsidDel="00454EB9">
            <w:rPr>
              <w:rFonts w:asciiTheme="majorHAnsi" w:hAnsiTheme="majorHAnsi"/>
            </w:rPr>
            <w:delText>s of</w:delText>
          </w:r>
        </w:del>
      </w:ins>
      <w:ins w:id="717" w:author="Jan Balaguer" w:date="2014-04-22T14:50:00Z">
        <w:del w:id="718" w:author="Christopher Summerfield" w:date="2014-04-23T21:53:00Z">
          <w:r w:rsidR="00970492" w:rsidDel="00454EB9">
            <w:rPr>
              <w:rFonts w:asciiTheme="majorHAnsi" w:hAnsiTheme="majorHAnsi"/>
            </w:rPr>
            <w:delText xml:space="preserve"> cue </w:delText>
          </w:r>
        </w:del>
      </w:ins>
      <w:ins w:id="719" w:author="Jan Balaguer" w:date="2014-04-16T11:54:00Z">
        <w:del w:id="720" w:author="Christopher Summerfield" w:date="2014-04-23T21:53:00Z">
          <w:r w:rsidR="00EE1627" w:rsidDel="00454EB9">
            <w:rPr>
              <w:rFonts w:asciiTheme="majorHAnsi" w:hAnsiTheme="majorHAnsi"/>
            </w:rPr>
            <w:delText>(</w:delText>
          </w:r>
          <w:r w:rsidR="00216F4F" w:rsidRPr="00216F4F" w:rsidDel="00454EB9">
            <w:rPr>
              <w:rFonts w:asciiTheme="majorHAnsi" w:hAnsiTheme="majorHAnsi"/>
              <w:highlight w:val="yellow"/>
            </w:rPr>
            <w:delText xml:space="preserve">Fig. </w:delText>
          </w:r>
        </w:del>
      </w:ins>
      <w:ins w:id="721" w:author="Jan Balaguer" w:date="2014-04-16T11:56:00Z">
        <w:del w:id="722" w:author="Christopher Summerfield" w:date="2014-04-23T21:53:00Z">
          <w:r w:rsidR="00216F4F" w:rsidRPr="00216F4F" w:rsidDel="00454EB9">
            <w:rPr>
              <w:rFonts w:asciiTheme="majorHAnsi" w:hAnsiTheme="majorHAnsi"/>
              <w:highlight w:val="yellow"/>
            </w:rPr>
            <w:delText>?a</w:delText>
          </w:r>
        </w:del>
      </w:ins>
      <w:ins w:id="723" w:author="Jan Balaguer" w:date="2014-04-16T11:54:00Z">
        <w:del w:id="724" w:author="Christopher Summerfield" w:date="2014-04-23T21:53:00Z">
          <w:r w:rsidR="00EE1627" w:rsidDel="00454EB9">
            <w:rPr>
              <w:rFonts w:asciiTheme="majorHAnsi" w:hAnsiTheme="majorHAnsi"/>
            </w:rPr>
            <w:delText>)</w:delText>
          </w:r>
        </w:del>
      </w:ins>
      <w:ins w:id="725" w:author="Jan Balaguer" w:date="2014-04-16T11:56:00Z">
        <w:del w:id="726" w:author="Christopher Summerfield" w:date="2014-04-23T21:53:00Z">
          <w:r w:rsidR="00EE1627" w:rsidDel="00454EB9">
            <w:rPr>
              <w:rFonts w:asciiTheme="majorHAnsi" w:hAnsiTheme="majorHAnsi"/>
            </w:rPr>
            <w:delText xml:space="preserve">. </w:delText>
          </w:r>
        </w:del>
      </w:ins>
      <w:ins w:id="727" w:author="Jan Balaguer" w:date="2014-04-16T13:00:00Z">
        <w:del w:id="728" w:author="Christopher Summerfield" w:date="2014-04-23T21:53:00Z">
          <w:r w:rsidR="00961F43" w:rsidDel="00454EB9">
            <w:rPr>
              <w:rFonts w:asciiTheme="majorHAnsi" w:hAnsiTheme="majorHAnsi"/>
            </w:rPr>
            <w:delText xml:space="preserve"> </w:delText>
          </w:r>
        </w:del>
      </w:ins>
      <w:ins w:id="729" w:author="Jan Balaguer" w:date="2014-04-16T11:56:00Z">
        <w:del w:id="730" w:author="Christopher Summerfield" w:date="2014-04-23T21:53:00Z">
          <w:r w:rsidR="00EE1627" w:rsidDel="00454EB9">
            <w:rPr>
              <w:rFonts w:asciiTheme="majorHAnsi" w:hAnsiTheme="majorHAnsi"/>
            </w:rPr>
            <w:delText xml:space="preserve">Reaction times are quicker in the first trial, </w:delText>
          </w:r>
        </w:del>
      </w:ins>
      <w:ins w:id="731" w:author="Jan Balaguer" w:date="2014-04-16T11:57:00Z">
        <w:del w:id="732" w:author="Christopher Summerfield" w:date="2014-04-23T21:53:00Z">
          <w:r w:rsidR="00462380" w:rsidDel="00454EB9">
            <w:rPr>
              <w:rFonts w:asciiTheme="majorHAnsi" w:hAnsiTheme="majorHAnsi"/>
            </w:rPr>
            <w:delText xml:space="preserve">abruptly increase </w:delText>
          </w:r>
        </w:del>
      </w:ins>
      <w:ins w:id="733" w:author="Jan Balaguer" w:date="2014-04-22T16:06:00Z">
        <w:del w:id="734" w:author="Christopher Summerfield" w:date="2014-04-23T21:53:00Z">
          <w:r w:rsidR="00565021" w:rsidDel="00454EB9">
            <w:rPr>
              <w:rFonts w:asciiTheme="majorHAnsi" w:hAnsiTheme="majorHAnsi"/>
            </w:rPr>
            <w:delText xml:space="preserve">until </w:delText>
          </w:r>
        </w:del>
      </w:ins>
      <w:ins w:id="735" w:author="Jan Balaguer" w:date="2014-04-16T11:57:00Z">
        <w:del w:id="736" w:author="Christopher Summerfield" w:date="2014-04-23T21:53:00Z">
          <w:r w:rsidR="00462380" w:rsidDel="00454EB9">
            <w:rPr>
              <w:rFonts w:asciiTheme="majorHAnsi" w:hAnsiTheme="majorHAnsi"/>
            </w:rPr>
            <w:delText>trial</w:delText>
          </w:r>
          <w:r w:rsidR="00565021" w:rsidDel="00454EB9">
            <w:rPr>
              <w:rFonts w:asciiTheme="majorHAnsi" w:hAnsiTheme="majorHAnsi"/>
            </w:rPr>
            <w:delText xml:space="preserve"> 3</w:delText>
          </w:r>
        </w:del>
      </w:ins>
      <w:ins w:id="737" w:author="Jan Balaguer" w:date="2014-04-16T12:09:00Z">
        <w:del w:id="738" w:author="Christopher Summerfield" w:date="2014-04-23T21:53:00Z">
          <w:r w:rsidR="00565F02" w:rsidDel="00454EB9">
            <w:rPr>
              <w:rFonts w:asciiTheme="majorHAnsi" w:hAnsiTheme="majorHAnsi"/>
            </w:rPr>
            <w:delText xml:space="preserve"> (</w:delText>
          </w:r>
        </w:del>
      </w:ins>
      <w:ins w:id="739" w:author="Jan Balaguer" w:date="2014-04-22T16:06:00Z">
        <w:del w:id="740" w:author="Christopher Summerfield" w:date="2014-04-23T21:53:00Z">
          <w:r w:rsidR="00565021" w:rsidDel="00454EB9">
            <w:rPr>
              <w:rFonts w:asciiTheme="majorHAnsi" w:hAnsiTheme="majorHAnsi"/>
            </w:rPr>
            <w:delText>F</w:delText>
          </w:r>
          <w:r w:rsidR="00565021" w:rsidRPr="005B1D96" w:rsidDel="00454EB9">
            <w:rPr>
              <w:rFonts w:asciiTheme="majorHAnsi" w:hAnsiTheme="majorHAnsi"/>
              <w:vertAlign w:val="subscript"/>
            </w:rPr>
            <w:delText>(1.37,23.22)</w:delText>
          </w:r>
        </w:del>
      </w:ins>
      <w:ins w:id="741" w:author="Jan Balaguer" w:date="2014-04-22T18:26:00Z">
        <w:del w:id="742" w:author="Christopher Summerfield" w:date="2014-04-23T21:53:00Z">
          <w:r w:rsidR="005B1D96" w:rsidDel="00454EB9">
            <w:rPr>
              <w:rFonts w:asciiTheme="majorHAnsi" w:hAnsiTheme="majorHAnsi"/>
              <w:vertAlign w:val="subscript"/>
            </w:rPr>
            <w:delText xml:space="preserve"> </w:delText>
          </w:r>
        </w:del>
      </w:ins>
      <w:ins w:id="743" w:author="Jan Balaguer" w:date="2014-04-22T16:06:00Z">
        <w:del w:id="744" w:author="Christopher Summerfield" w:date="2014-04-23T21:53:00Z">
          <w:r w:rsidR="00565021" w:rsidDel="00454EB9">
            <w:rPr>
              <w:rFonts w:asciiTheme="majorHAnsi" w:hAnsiTheme="majorHAnsi"/>
            </w:rPr>
            <w:delText>=</w:delText>
          </w:r>
        </w:del>
      </w:ins>
      <w:ins w:id="745" w:author="Jan Balaguer" w:date="2014-04-22T18:26:00Z">
        <w:del w:id="746" w:author="Christopher Summerfield" w:date="2014-04-23T21:53:00Z">
          <w:r w:rsidR="005B1D96" w:rsidDel="00454EB9">
            <w:rPr>
              <w:rFonts w:asciiTheme="majorHAnsi" w:hAnsiTheme="majorHAnsi"/>
            </w:rPr>
            <w:delText xml:space="preserve"> </w:delText>
          </w:r>
        </w:del>
      </w:ins>
      <w:ins w:id="747" w:author="Jan Balaguer" w:date="2014-04-22T16:06:00Z">
        <w:del w:id="748" w:author="Christopher Summerfield" w:date="2014-04-23T21:53:00Z">
          <w:r w:rsidR="00565021" w:rsidDel="00454EB9">
            <w:rPr>
              <w:rFonts w:asciiTheme="majorHAnsi" w:hAnsiTheme="majorHAnsi"/>
            </w:rPr>
            <w:delText>10.</w:delText>
          </w:r>
        </w:del>
      </w:ins>
      <w:ins w:id="749" w:author="Jan Balaguer" w:date="2014-04-22T18:26:00Z">
        <w:del w:id="750" w:author="Christopher Summerfield" w:date="2014-04-23T21:53:00Z">
          <w:r w:rsidR="005B1D96" w:rsidDel="00454EB9">
            <w:rPr>
              <w:rFonts w:asciiTheme="majorHAnsi" w:hAnsiTheme="majorHAnsi"/>
            </w:rPr>
            <w:delText>7</w:delText>
          </w:r>
        </w:del>
      </w:ins>
      <w:ins w:id="751" w:author="Jan Balaguer" w:date="2014-04-22T16:06:00Z">
        <w:del w:id="752" w:author="Christopher Summerfield" w:date="2014-04-23T21:53:00Z">
          <w:r w:rsidR="005B1D96" w:rsidDel="00454EB9">
            <w:rPr>
              <w:rFonts w:asciiTheme="majorHAnsi" w:hAnsiTheme="majorHAnsi"/>
            </w:rPr>
            <w:delText xml:space="preserve">, </w:delText>
          </w:r>
          <w:r w:rsidR="00565021" w:rsidDel="00454EB9">
            <w:rPr>
              <w:rFonts w:asciiTheme="majorHAnsi" w:hAnsiTheme="majorHAnsi"/>
            </w:rPr>
            <w:delText>p</w:delText>
          </w:r>
        </w:del>
      </w:ins>
      <w:ins w:id="753" w:author="Jan Balaguer" w:date="2014-04-22T18:26:00Z">
        <w:del w:id="754" w:author="Christopher Summerfield" w:date="2014-04-23T21:53:00Z">
          <w:r w:rsidR="005B1D96" w:rsidDel="00454EB9">
            <w:rPr>
              <w:rFonts w:asciiTheme="majorHAnsi" w:hAnsiTheme="majorHAnsi"/>
            </w:rPr>
            <w:delText xml:space="preserve"> </w:delText>
          </w:r>
        </w:del>
      </w:ins>
      <w:ins w:id="755" w:author="Jan Balaguer" w:date="2014-04-22T16:06:00Z">
        <w:del w:id="756" w:author="Christopher Summerfield" w:date="2014-04-23T21:53:00Z">
          <w:r w:rsidR="00565021" w:rsidDel="00454EB9">
            <w:rPr>
              <w:rFonts w:asciiTheme="majorHAnsi" w:hAnsiTheme="majorHAnsi"/>
            </w:rPr>
            <w:delText>&lt;</w:delText>
          </w:r>
        </w:del>
      </w:ins>
      <w:ins w:id="757" w:author="Jan Balaguer" w:date="2014-04-22T18:26:00Z">
        <w:del w:id="758" w:author="Christopher Summerfield" w:date="2014-04-23T21:53:00Z">
          <w:r w:rsidR="005B1D96" w:rsidDel="00454EB9">
            <w:rPr>
              <w:rFonts w:asciiTheme="majorHAnsi" w:hAnsiTheme="majorHAnsi"/>
            </w:rPr>
            <w:delText xml:space="preserve"> </w:delText>
          </w:r>
        </w:del>
      </w:ins>
      <w:ins w:id="759" w:author="Jan Balaguer" w:date="2014-04-22T16:07:00Z">
        <w:del w:id="760" w:author="Christopher Summerfield" w:date="2014-04-23T21:53:00Z">
          <w:r w:rsidR="00565021" w:rsidDel="00454EB9">
            <w:rPr>
              <w:rFonts w:asciiTheme="majorHAnsi" w:hAnsiTheme="majorHAnsi"/>
            </w:rPr>
            <w:delText>0.00</w:delText>
          </w:r>
        </w:del>
      </w:ins>
      <w:ins w:id="761" w:author="Jan Balaguer" w:date="2014-04-22T16:06:00Z">
        <w:del w:id="762" w:author="Christopher Summerfield" w:date="2014-04-23T21:53:00Z">
          <w:r w:rsidR="00565021" w:rsidDel="00454EB9">
            <w:rPr>
              <w:rFonts w:asciiTheme="majorHAnsi" w:hAnsiTheme="majorHAnsi"/>
            </w:rPr>
            <w:delText>1</w:delText>
          </w:r>
          <w:r w:rsidR="00565021" w:rsidRPr="00565021" w:rsidDel="00454EB9">
            <w:rPr>
              <w:rFonts w:asciiTheme="majorHAnsi" w:hAnsiTheme="majorHAnsi"/>
            </w:rPr>
            <w:delText>6</w:delText>
          </w:r>
        </w:del>
      </w:ins>
      <w:ins w:id="763" w:author="Jan Balaguer" w:date="2014-04-16T12:09:00Z">
        <w:del w:id="764" w:author="Christopher Summerfield" w:date="2014-04-23T21:53:00Z">
          <w:r w:rsidR="00565F02" w:rsidDel="00454EB9">
            <w:rPr>
              <w:rFonts w:asciiTheme="majorHAnsi" w:hAnsiTheme="majorHAnsi"/>
            </w:rPr>
            <w:delText>)</w:delText>
          </w:r>
        </w:del>
      </w:ins>
      <w:ins w:id="765" w:author="Jan Balaguer" w:date="2014-04-16T12:00:00Z">
        <w:del w:id="766" w:author="Christopher Summerfield" w:date="2014-04-23T21:53:00Z">
          <w:r w:rsidR="00A72E47" w:rsidDel="00454EB9">
            <w:rPr>
              <w:rFonts w:asciiTheme="majorHAnsi" w:hAnsiTheme="majorHAnsi"/>
            </w:rPr>
            <w:delText>, and get faster again across the rest of the block</w:delText>
          </w:r>
        </w:del>
      </w:ins>
      <w:ins w:id="767" w:author="Jan Balaguer" w:date="2014-04-22T15:54:00Z">
        <w:del w:id="768" w:author="Christopher Summerfield" w:date="2014-04-23T21:53:00Z">
          <w:r w:rsidR="007656FA" w:rsidDel="00454EB9">
            <w:rPr>
              <w:rFonts w:asciiTheme="majorHAnsi" w:hAnsiTheme="majorHAnsi"/>
            </w:rPr>
            <w:delText xml:space="preserve"> </w:delText>
          </w:r>
          <w:r w:rsidR="007656FA" w:rsidRPr="007656FA" w:rsidDel="00454EB9">
            <w:rPr>
              <w:rFonts w:asciiTheme="majorHAnsi" w:hAnsiTheme="majorHAnsi"/>
            </w:rPr>
            <w:delText>in roughly equal</w:delText>
          </w:r>
          <w:r w:rsidR="007656FA" w:rsidDel="00454EB9">
            <w:rPr>
              <w:rFonts w:asciiTheme="majorHAnsi" w:hAnsiTheme="majorHAnsi"/>
            </w:rPr>
            <w:delText xml:space="preserve"> measure for the two conditions</w:delText>
          </w:r>
        </w:del>
      </w:ins>
      <w:ins w:id="769" w:author="Jan Balaguer" w:date="2014-04-22T16:08:00Z">
        <w:del w:id="770" w:author="Christopher Summerfield" w:date="2014-04-23T21:53:00Z">
          <w:r w:rsidR="00565021" w:rsidDel="00454EB9">
            <w:rPr>
              <w:rFonts w:asciiTheme="majorHAnsi" w:hAnsiTheme="majorHAnsi"/>
            </w:rPr>
            <w:delText xml:space="preserve"> (F</w:delText>
          </w:r>
          <w:r w:rsidR="00565021" w:rsidRPr="005B1D96" w:rsidDel="00454EB9">
            <w:rPr>
              <w:rFonts w:asciiTheme="majorHAnsi" w:hAnsiTheme="majorHAnsi"/>
              <w:vertAlign w:val="subscript"/>
            </w:rPr>
            <w:delText>(2.37,40.36)</w:delText>
          </w:r>
        </w:del>
      </w:ins>
      <w:ins w:id="771" w:author="Jan Balaguer" w:date="2014-04-22T18:26:00Z">
        <w:del w:id="772" w:author="Christopher Summerfield" w:date="2014-04-23T21:53:00Z">
          <w:r w:rsidR="005B1D96" w:rsidDel="00454EB9">
            <w:rPr>
              <w:rFonts w:asciiTheme="majorHAnsi" w:hAnsiTheme="majorHAnsi"/>
              <w:vertAlign w:val="subscript"/>
            </w:rPr>
            <w:delText xml:space="preserve"> </w:delText>
          </w:r>
        </w:del>
      </w:ins>
      <w:ins w:id="773" w:author="Jan Balaguer" w:date="2014-04-22T16:08:00Z">
        <w:del w:id="774" w:author="Christopher Summerfield" w:date="2014-04-23T21:53:00Z">
          <w:r w:rsidR="00565021" w:rsidDel="00454EB9">
            <w:rPr>
              <w:rFonts w:asciiTheme="majorHAnsi" w:hAnsiTheme="majorHAnsi"/>
            </w:rPr>
            <w:delText>=</w:delText>
          </w:r>
        </w:del>
      </w:ins>
      <w:ins w:id="775" w:author="Jan Balaguer" w:date="2014-04-22T18:26:00Z">
        <w:del w:id="776" w:author="Christopher Summerfield" w:date="2014-04-23T21:53:00Z">
          <w:r w:rsidR="005B1D96" w:rsidDel="00454EB9">
            <w:rPr>
              <w:rFonts w:asciiTheme="majorHAnsi" w:hAnsiTheme="majorHAnsi"/>
            </w:rPr>
            <w:delText xml:space="preserve"> </w:delText>
          </w:r>
        </w:del>
      </w:ins>
      <w:ins w:id="777" w:author="Jan Balaguer" w:date="2014-04-22T16:08:00Z">
        <w:del w:id="778" w:author="Christopher Summerfield" w:date="2014-04-23T21:53:00Z">
          <w:r w:rsidR="005B1D96" w:rsidDel="00454EB9">
            <w:rPr>
              <w:rFonts w:asciiTheme="majorHAnsi" w:hAnsiTheme="majorHAnsi"/>
            </w:rPr>
            <w:delText xml:space="preserve">7.09, </w:delText>
          </w:r>
          <w:r w:rsidR="00565021" w:rsidDel="00454EB9">
            <w:rPr>
              <w:rFonts w:asciiTheme="majorHAnsi" w:hAnsiTheme="majorHAnsi"/>
            </w:rPr>
            <w:delText>p</w:delText>
          </w:r>
        </w:del>
      </w:ins>
      <w:ins w:id="779" w:author="Jan Balaguer" w:date="2014-04-22T18:28:00Z">
        <w:del w:id="780" w:author="Christopher Summerfield" w:date="2014-04-23T21:53:00Z">
          <w:r w:rsidR="00AA3768" w:rsidDel="00454EB9">
            <w:rPr>
              <w:rFonts w:asciiTheme="majorHAnsi" w:hAnsiTheme="majorHAnsi"/>
            </w:rPr>
            <w:delText xml:space="preserve"> </w:delText>
          </w:r>
        </w:del>
      </w:ins>
      <w:ins w:id="781" w:author="Jan Balaguer" w:date="2014-04-22T16:08:00Z">
        <w:del w:id="782" w:author="Christopher Summerfield" w:date="2014-04-23T21:53:00Z">
          <w:r w:rsidR="00565021" w:rsidDel="00454EB9">
            <w:rPr>
              <w:rFonts w:asciiTheme="majorHAnsi" w:hAnsiTheme="majorHAnsi"/>
            </w:rPr>
            <w:delText>&lt;</w:delText>
          </w:r>
        </w:del>
      </w:ins>
      <w:ins w:id="783" w:author="Jan Balaguer" w:date="2014-04-22T18:28:00Z">
        <w:del w:id="784" w:author="Christopher Summerfield" w:date="2014-04-23T21:53:00Z">
          <w:r w:rsidR="00AA3768" w:rsidDel="00454EB9">
            <w:rPr>
              <w:rFonts w:asciiTheme="majorHAnsi" w:hAnsiTheme="majorHAnsi"/>
            </w:rPr>
            <w:delText xml:space="preserve"> </w:delText>
          </w:r>
        </w:del>
      </w:ins>
      <w:ins w:id="785" w:author="Jan Balaguer" w:date="2014-04-22T16:08:00Z">
        <w:del w:id="786" w:author="Christopher Summerfield" w:date="2014-04-23T21:53:00Z">
          <w:r w:rsidR="00565021" w:rsidDel="00454EB9">
            <w:rPr>
              <w:rFonts w:asciiTheme="majorHAnsi" w:hAnsiTheme="majorHAnsi"/>
            </w:rPr>
            <w:delText>0.001</w:delText>
          </w:r>
          <w:r w:rsidR="00565021" w:rsidRPr="00565021" w:rsidDel="00454EB9">
            <w:rPr>
              <w:rFonts w:asciiTheme="majorHAnsi" w:hAnsiTheme="majorHAnsi"/>
            </w:rPr>
            <w:delText>4</w:delText>
          </w:r>
          <w:r w:rsidR="00565021" w:rsidDel="00454EB9">
            <w:rPr>
              <w:rFonts w:asciiTheme="majorHAnsi" w:hAnsiTheme="majorHAnsi"/>
            </w:rPr>
            <w:delText>; interaction n.s.)</w:delText>
          </w:r>
        </w:del>
      </w:ins>
      <w:ins w:id="787" w:author="Jan Balaguer" w:date="2014-04-16T11:57:00Z">
        <w:del w:id="788" w:author="Christopher Summerfield" w:date="2014-04-23T21:53:00Z">
          <w:r w:rsidR="00EE1627" w:rsidDel="00454EB9">
            <w:rPr>
              <w:rFonts w:asciiTheme="majorHAnsi" w:hAnsiTheme="majorHAnsi"/>
            </w:rPr>
            <w:delText xml:space="preserve">. </w:delText>
          </w:r>
        </w:del>
      </w:ins>
      <w:ins w:id="789" w:author="Jan Balaguer" w:date="2014-04-16T13:00:00Z">
        <w:del w:id="790" w:author="Christopher Summerfield" w:date="2014-04-23T21:53:00Z">
          <w:r w:rsidR="00961F43" w:rsidDel="00454EB9">
            <w:rPr>
              <w:rFonts w:asciiTheme="majorHAnsi" w:hAnsiTheme="majorHAnsi"/>
            </w:rPr>
            <w:delText xml:space="preserve"> </w:delText>
          </w:r>
        </w:del>
      </w:ins>
      <w:ins w:id="791" w:author="Jan Balaguer" w:date="2014-04-16T12:01:00Z">
        <w:del w:id="792" w:author="Christopher Summerfield" w:date="2014-04-23T21:53:00Z">
          <w:r w:rsidR="00A72E47" w:rsidDel="00454EB9">
            <w:rPr>
              <w:rFonts w:asciiTheme="majorHAnsi" w:hAnsiTheme="majorHAnsi"/>
            </w:rPr>
            <w:delText xml:space="preserve">This can be explained by a default response </w:delText>
          </w:r>
        </w:del>
      </w:ins>
      <w:ins w:id="793" w:author="Jan Balaguer" w:date="2014-04-22T14:51:00Z">
        <w:del w:id="794" w:author="Christopher Summerfield" w:date="2014-04-23T21:53:00Z">
          <w:r w:rsidR="00970492" w:rsidDel="00454EB9">
            <w:rPr>
              <w:rFonts w:asciiTheme="majorHAnsi" w:hAnsiTheme="majorHAnsi"/>
            </w:rPr>
            <w:delText>at the beginning of each block</w:delText>
          </w:r>
        </w:del>
      </w:ins>
      <w:ins w:id="795" w:author="Jan Balaguer" w:date="2014-04-16T12:02:00Z">
        <w:del w:id="796" w:author="Christopher Summerfield" w:date="2014-04-23T21:53:00Z">
          <w:r w:rsidR="00A72E47" w:rsidDel="00454EB9">
            <w:rPr>
              <w:rFonts w:asciiTheme="majorHAnsi" w:hAnsiTheme="majorHAnsi"/>
            </w:rPr>
            <w:delText xml:space="preserve">, when participants don't have any information </w:delText>
          </w:r>
          <w:r w:rsidR="00970492" w:rsidDel="00454EB9">
            <w:rPr>
              <w:rFonts w:asciiTheme="majorHAnsi" w:hAnsiTheme="majorHAnsi"/>
            </w:rPr>
            <w:delText>about the underlying rule.</w:delText>
          </w:r>
          <w:r w:rsidR="00A72E47" w:rsidDel="00454EB9">
            <w:rPr>
              <w:rFonts w:asciiTheme="majorHAnsi" w:hAnsiTheme="majorHAnsi"/>
            </w:rPr>
            <w:delText xml:space="preserve"> </w:delText>
          </w:r>
        </w:del>
      </w:ins>
      <w:ins w:id="797" w:author="Jan Balaguer" w:date="2014-04-22T14:51:00Z">
        <w:del w:id="798" w:author="Christopher Summerfield" w:date="2014-04-23T21:53:00Z">
          <w:r w:rsidR="00970492" w:rsidDel="00454EB9">
            <w:rPr>
              <w:rFonts w:asciiTheme="majorHAnsi" w:hAnsiTheme="majorHAnsi"/>
            </w:rPr>
            <w:delText xml:space="preserve">This </w:delText>
          </w:r>
        </w:del>
      </w:ins>
      <w:ins w:id="799" w:author="Jan Balaguer" w:date="2014-04-16T12:02:00Z">
        <w:del w:id="800" w:author="Christopher Summerfield" w:date="2014-04-23T21:53:00Z">
          <w:r w:rsidR="00A72E47" w:rsidDel="00454EB9">
            <w:rPr>
              <w:rFonts w:asciiTheme="majorHAnsi" w:hAnsiTheme="majorHAnsi"/>
            </w:rPr>
            <w:delText xml:space="preserve">is coherent with the </w:delText>
          </w:r>
        </w:del>
      </w:ins>
      <w:ins w:id="801" w:author="Jan Balaguer" w:date="2014-04-16T12:03:00Z">
        <w:del w:id="802" w:author="Christopher Summerfield" w:date="2014-04-23T21:53:00Z">
          <w:r w:rsidR="00A72E47" w:rsidDel="00454EB9">
            <w:rPr>
              <w:rFonts w:asciiTheme="majorHAnsi" w:hAnsiTheme="majorHAnsi"/>
            </w:rPr>
            <w:delText xml:space="preserve">observed </w:delText>
          </w:r>
        </w:del>
      </w:ins>
      <w:ins w:id="803" w:author="Jan Balaguer" w:date="2014-04-16T12:02:00Z">
        <w:del w:id="804" w:author="Christopher Summerfield" w:date="2014-04-23T21:53:00Z">
          <w:r w:rsidR="00A72E47" w:rsidDel="00454EB9">
            <w:rPr>
              <w:rFonts w:asciiTheme="majorHAnsi" w:hAnsiTheme="majorHAnsi"/>
            </w:rPr>
            <w:delText>probability of response (</w:delText>
          </w:r>
        </w:del>
      </w:ins>
      <w:ins w:id="805" w:author="Jan Balaguer" w:date="2014-04-16T12:03:00Z">
        <w:del w:id="806" w:author="Christopher Summerfield" w:date="2014-04-23T21:53:00Z">
          <w:r w:rsidR="00A72E47" w:rsidDel="00454EB9">
            <w:rPr>
              <w:rFonts w:asciiTheme="majorHAnsi" w:hAnsiTheme="majorHAnsi"/>
            </w:rPr>
            <w:delText>Fig 1b)</w:delText>
          </w:r>
        </w:del>
      </w:ins>
      <w:ins w:id="807" w:author="Jan Balaguer" w:date="2014-04-16T12:02:00Z">
        <w:del w:id="808" w:author="Christopher Summerfield" w:date="2014-04-23T21:53:00Z">
          <w:r w:rsidR="00A72E47" w:rsidDel="00454EB9">
            <w:rPr>
              <w:rFonts w:asciiTheme="majorHAnsi" w:hAnsiTheme="majorHAnsi"/>
            </w:rPr>
            <w:delText>.</w:delText>
          </w:r>
        </w:del>
      </w:ins>
      <w:ins w:id="809" w:author="Jan Balaguer" w:date="2014-04-22T16:08:00Z">
        <w:del w:id="810" w:author="Christopher Summerfield" w:date="2014-04-23T21:53:00Z">
          <w:r w:rsidR="00565021" w:rsidDel="00454EB9">
            <w:rPr>
              <w:rFonts w:asciiTheme="majorHAnsi" w:hAnsiTheme="majorHAnsi"/>
            </w:rPr>
            <w:delText xml:space="preserve">  </w:delText>
          </w:r>
        </w:del>
      </w:ins>
      <w:ins w:id="811" w:author="Jan Balaguer" w:date="2014-04-16T12:04:00Z">
        <w:del w:id="812" w:author="Christopher Summerfield" w:date="2014-04-23T21:53:00Z">
          <w:r w:rsidR="00A72E47" w:rsidDel="00454EB9">
            <w:rPr>
              <w:rFonts w:asciiTheme="majorHAnsi" w:hAnsiTheme="majorHAnsi"/>
            </w:rPr>
            <w:delText xml:space="preserve">To understand how feedback is </w:delText>
          </w:r>
          <w:r w:rsidR="004128CD" w:rsidDel="00454EB9">
            <w:rPr>
              <w:rFonts w:asciiTheme="majorHAnsi" w:hAnsiTheme="majorHAnsi"/>
            </w:rPr>
            <w:delText>processed, we also looked at</w:delText>
          </w:r>
          <w:r w:rsidR="00A72E47" w:rsidDel="00454EB9">
            <w:rPr>
              <w:rFonts w:asciiTheme="majorHAnsi" w:hAnsiTheme="majorHAnsi"/>
            </w:rPr>
            <w:delText xml:space="preserve"> </w:delText>
          </w:r>
        </w:del>
      </w:ins>
      <w:ins w:id="813" w:author="Jan Balaguer" w:date="2014-04-16T12:05:00Z">
        <w:del w:id="814" w:author="Christopher Summerfield" w:date="2014-04-23T21:53:00Z">
          <w:r w:rsidR="00A72E47" w:rsidDel="00454EB9">
            <w:rPr>
              <w:rFonts w:asciiTheme="majorHAnsi" w:hAnsiTheme="majorHAnsi"/>
            </w:rPr>
            <w:delText xml:space="preserve">sequential </w:delText>
          </w:r>
        </w:del>
      </w:ins>
      <w:ins w:id="815" w:author="Jan Balaguer" w:date="2014-04-16T12:04:00Z">
        <w:del w:id="816" w:author="Christopher Summerfield" w:date="2014-04-23T21:53:00Z">
          <w:r w:rsidR="00A72E47" w:rsidDel="00454EB9">
            <w:rPr>
              <w:rFonts w:asciiTheme="majorHAnsi" w:hAnsiTheme="majorHAnsi"/>
            </w:rPr>
            <w:delText>effects of feedback</w:delText>
          </w:r>
        </w:del>
      </w:ins>
      <w:ins w:id="817" w:author="Jan Balaguer" w:date="2014-04-16T12:05:00Z">
        <w:del w:id="818" w:author="Christopher Summerfield" w:date="2014-04-23T21:53:00Z">
          <w:r w:rsidR="004128CD" w:rsidDel="00454EB9">
            <w:rPr>
              <w:rFonts w:asciiTheme="majorHAnsi" w:hAnsiTheme="majorHAnsi"/>
            </w:rPr>
            <w:delText xml:space="preserve"> in </w:delText>
          </w:r>
          <w:r w:rsidR="00A72E47" w:rsidDel="00454EB9">
            <w:rPr>
              <w:rFonts w:asciiTheme="majorHAnsi" w:hAnsiTheme="majorHAnsi"/>
            </w:rPr>
            <w:delText>subsequent trial</w:delText>
          </w:r>
        </w:del>
      </w:ins>
      <w:ins w:id="819" w:author="Jan Balaguer" w:date="2014-04-16T12:40:00Z">
        <w:del w:id="820" w:author="Christopher Summerfield" w:date="2014-04-23T21:53:00Z">
          <w:r w:rsidR="004128CD" w:rsidDel="00454EB9">
            <w:rPr>
              <w:rFonts w:asciiTheme="majorHAnsi" w:hAnsiTheme="majorHAnsi"/>
            </w:rPr>
            <w:delText>s</w:delText>
          </w:r>
        </w:del>
      </w:ins>
      <w:ins w:id="821" w:author="Jan Balaguer" w:date="2014-04-16T12:05:00Z">
        <w:del w:id="822" w:author="Christopher Summerfield" w:date="2014-04-23T21:53:00Z">
          <w:r w:rsidR="00A72E47" w:rsidDel="00454EB9">
            <w:rPr>
              <w:rFonts w:asciiTheme="majorHAnsi" w:hAnsiTheme="majorHAnsi"/>
            </w:rPr>
            <w:delText xml:space="preserve">. Specifically, </w:delText>
          </w:r>
        </w:del>
      </w:ins>
      <w:ins w:id="823" w:author="Jan Balaguer" w:date="2014-04-16T12:41:00Z">
        <w:del w:id="824" w:author="Christopher Summerfield" w:date="2014-04-23T21:53:00Z">
          <w:r w:rsidR="004128CD" w:rsidDel="00454EB9">
            <w:rPr>
              <w:rFonts w:asciiTheme="majorHAnsi" w:hAnsiTheme="majorHAnsi"/>
            </w:rPr>
            <w:delText xml:space="preserve">we estimated the </w:delText>
          </w:r>
        </w:del>
      </w:ins>
      <w:ins w:id="825" w:author="Jan Balaguer" w:date="2014-04-16T12:43:00Z">
        <w:del w:id="826" w:author="Christopher Summerfield" w:date="2014-04-23T21:53:00Z">
          <w:r w:rsidR="004128CD" w:rsidDel="00454EB9">
            <w:rPr>
              <w:rFonts w:asciiTheme="majorHAnsi" w:hAnsiTheme="majorHAnsi"/>
            </w:rPr>
            <w:delText>variance</w:delText>
          </w:r>
        </w:del>
      </w:ins>
      <w:ins w:id="827" w:author="Jan Balaguer" w:date="2014-04-16T12:42:00Z">
        <w:del w:id="828" w:author="Christopher Summerfield" w:date="2014-04-23T21:53:00Z">
          <w:r w:rsidR="004128CD" w:rsidDel="00454EB9">
            <w:rPr>
              <w:rFonts w:asciiTheme="majorHAnsi" w:hAnsiTheme="majorHAnsi"/>
            </w:rPr>
            <w:delText xml:space="preserve"> of </w:delText>
          </w:r>
        </w:del>
      </w:ins>
      <w:ins w:id="829" w:author="Jan Balaguer" w:date="2014-04-16T12:41:00Z">
        <w:del w:id="830" w:author="Christopher Summerfield" w:date="2014-04-23T21:53:00Z">
          <w:r w:rsidR="004128CD" w:rsidDel="00454EB9">
            <w:rPr>
              <w:rFonts w:asciiTheme="majorHAnsi" w:hAnsiTheme="majorHAnsi"/>
            </w:rPr>
            <w:delText>reaction time</w:delText>
          </w:r>
        </w:del>
      </w:ins>
      <w:ins w:id="831" w:author="Jan Balaguer" w:date="2014-04-16T12:43:00Z">
        <w:del w:id="832" w:author="Christopher Summerfield" w:date="2014-04-23T21:53:00Z">
          <w:r w:rsidR="004128CD" w:rsidDel="00454EB9">
            <w:rPr>
              <w:rFonts w:asciiTheme="majorHAnsi" w:hAnsiTheme="majorHAnsi"/>
            </w:rPr>
            <w:delText>s</w:delText>
          </w:r>
        </w:del>
      </w:ins>
      <w:ins w:id="833" w:author="Jan Balaguer" w:date="2014-04-16T12:41:00Z">
        <w:del w:id="834" w:author="Christopher Summerfield" w:date="2014-04-23T21:53:00Z">
          <w:r w:rsidR="004128CD" w:rsidDel="00454EB9">
            <w:rPr>
              <w:rFonts w:asciiTheme="majorHAnsi" w:hAnsiTheme="majorHAnsi"/>
            </w:rPr>
            <w:delText xml:space="preserve"> </w:delText>
          </w:r>
        </w:del>
      </w:ins>
      <w:ins w:id="835" w:author="Jan Balaguer" w:date="2014-04-16T12:43:00Z">
        <w:del w:id="836" w:author="Christopher Summerfield" w:date="2014-04-23T21:53:00Z">
          <w:r w:rsidR="004128CD" w:rsidDel="00454EB9">
            <w:rPr>
              <w:rFonts w:asciiTheme="majorHAnsi" w:hAnsiTheme="majorHAnsi"/>
            </w:rPr>
            <w:delText xml:space="preserve">as </w:delText>
          </w:r>
        </w:del>
      </w:ins>
      <w:ins w:id="837" w:author="Jan Balaguer" w:date="2014-04-16T12:41:00Z">
        <w:del w:id="838" w:author="Christopher Summerfield" w:date="2014-04-23T21:53:00Z">
          <w:r w:rsidR="004128CD" w:rsidDel="00454EB9">
            <w:rPr>
              <w:rFonts w:asciiTheme="majorHAnsi" w:hAnsiTheme="majorHAnsi"/>
            </w:rPr>
            <w:delText>a function of the possible feedback (correct / incorrect) and the previous trial (target / non target).</w:delText>
          </w:r>
        </w:del>
      </w:ins>
      <w:ins w:id="839" w:author="Jan Balaguer" w:date="2014-04-16T12:43:00Z">
        <w:del w:id="840" w:author="Christopher Summerfield" w:date="2014-04-23T21:53:00Z">
          <w:r w:rsidR="004128CD" w:rsidDel="00454EB9">
            <w:rPr>
              <w:rFonts w:asciiTheme="majorHAnsi" w:hAnsiTheme="majorHAnsi"/>
            </w:rPr>
            <w:delText xml:space="preserve"> </w:delText>
          </w:r>
        </w:del>
      </w:ins>
      <w:ins w:id="841" w:author="Jan Balaguer" w:date="2014-04-16T13:00:00Z">
        <w:del w:id="842" w:author="Christopher Summerfield" w:date="2014-04-23T21:53:00Z">
          <w:r w:rsidR="00961F43" w:rsidDel="00454EB9">
            <w:rPr>
              <w:rFonts w:asciiTheme="majorHAnsi" w:hAnsiTheme="majorHAnsi"/>
            </w:rPr>
            <w:delText xml:space="preserve"> </w:delText>
          </w:r>
        </w:del>
      </w:ins>
      <w:ins w:id="843" w:author="Jan Balaguer" w:date="2014-04-16T12:43:00Z">
        <w:del w:id="844" w:author="Christopher Summerfield" w:date="2014-04-23T21:53:00Z">
          <w:r w:rsidR="004128CD" w:rsidDel="00454EB9">
            <w:rPr>
              <w:rFonts w:asciiTheme="majorHAnsi" w:hAnsiTheme="majorHAnsi"/>
            </w:rPr>
            <w:delText xml:space="preserve">We </w:delText>
          </w:r>
        </w:del>
      </w:ins>
      <w:ins w:id="845" w:author="Jan Balaguer" w:date="2014-04-16T12:44:00Z">
        <w:del w:id="846" w:author="Christopher Summerfield" w:date="2014-04-23T21:53:00Z">
          <w:r w:rsidR="004128CD" w:rsidDel="00454EB9">
            <w:rPr>
              <w:rFonts w:asciiTheme="majorHAnsi" w:hAnsiTheme="majorHAnsi"/>
            </w:rPr>
            <w:delText xml:space="preserve">also </w:delText>
          </w:r>
        </w:del>
      </w:ins>
      <w:ins w:id="847" w:author="Jan Balaguer" w:date="2014-04-16T12:43:00Z">
        <w:del w:id="848" w:author="Christopher Summerfield" w:date="2014-04-23T21:53:00Z">
          <w:r w:rsidR="004128CD" w:rsidDel="00454EB9">
            <w:rPr>
              <w:rFonts w:asciiTheme="majorHAnsi" w:hAnsiTheme="majorHAnsi"/>
            </w:rPr>
            <w:delText>controlled for possible</w:delText>
          </w:r>
        </w:del>
      </w:ins>
      <w:ins w:id="849" w:author="Jan Balaguer" w:date="2014-04-16T12:44:00Z">
        <w:del w:id="850" w:author="Christopher Summerfield" w:date="2014-04-23T21:53:00Z">
          <w:r w:rsidR="004128CD" w:rsidDel="00454EB9">
            <w:rPr>
              <w:rFonts w:asciiTheme="majorHAnsi" w:hAnsiTheme="majorHAnsi"/>
            </w:rPr>
            <w:delText xml:space="preserve"> </w:delText>
          </w:r>
        </w:del>
      </w:ins>
      <w:ins w:id="851" w:author="Jan Balaguer" w:date="2014-04-16T12:43:00Z">
        <w:del w:id="852" w:author="Christopher Summerfield" w:date="2014-04-23T21:53:00Z">
          <w:r w:rsidR="004128CD" w:rsidDel="00454EB9">
            <w:rPr>
              <w:rFonts w:asciiTheme="majorHAnsi" w:hAnsiTheme="majorHAnsi"/>
            </w:rPr>
            <w:delText>sequential effects (</w:delText>
          </w:r>
        </w:del>
      </w:ins>
      <w:ins w:id="853" w:author="Jan Balaguer" w:date="2014-04-16T12:44:00Z">
        <w:del w:id="854" w:author="Christopher Summerfield" w:date="2014-04-23T21:53:00Z">
          <w:r w:rsidR="004128CD" w:rsidDel="00454EB9">
            <w:rPr>
              <w:rFonts w:asciiTheme="majorHAnsi" w:hAnsiTheme="majorHAnsi"/>
            </w:rPr>
            <w:delText>e.g. target and correct trials both happen more often in late trials</w:delText>
          </w:r>
        </w:del>
      </w:ins>
      <w:ins w:id="855" w:author="Jan Balaguer" w:date="2014-04-16T12:45:00Z">
        <w:del w:id="856" w:author="Christopher Summerfield" w:date="2014-04-23T21:53:00Z">
          <w:r w:rsidR="004128CD" w:rsidDel="00454EB9">
            <w:rPr>
              <w:rFonts w:asciiTheme="majorHAnsi" w:hAnsiTheme="majorHAnsi"/>
            </w:rPr>
            <w:delText>;</w:delText>
          </w:r>
        </w:del>
      </w:ins>
      <w:ins w:id="857" w:author="Jan Balaguer" w:date="2014-04-16T12:44:00Z">
        <w:del w:id="858" w:author="Christopher Summerfield" w:date="2014-04-23T21:53:00Z">
          <w:r w:rsidR="004128CD" w:rsidDel="00454EB9">
            <w:rPr>
              <w:rFonts w:asciiTheme="majorHAnsi" w:hAnsiTheme="majorHAnsi"/>
            </w:rPr>
            <w:delText xml:space="preserve"> see </w:delText>
          </w:r>
        </w:del>
      </w:ins>
      <w:ins w:id="859" w:author="Jan Balaguer" w:date="2014-04-16T12:45:00Z">
        <w:del w:id="860" w:author="Christopher Summerfield" w:date="2014-04-23T21:53:00Z">
          <w:r w:rsidR="004128CD" w:rsidDel="00454EB9">
            <w:rPr>
              <w:rFonts w:asciiTheme="majorHAnsi" w:hAnsiTheme="majorHAnsi"/>
            </w:rPr>
            <w:delText xml:space="preserve">Supplementary Materials for more details on this analysis). </w:delText>
          </w:r>
        </w:del>
      </w:ins>
      <w:ins w:id="861" w:author="Jan Balaguer" w:date="2014-04-16T13:00:00Z">
        <w:del w:id="862" w:author="Christopher Summerfield" w:date="2014-04-23T21:53:00Z">
          <w:r w:rsidR="00961F43" w:rsidDel="00454EB9">
            <w:rPr>
              <w:rFonts w:asciiTheme="majorHAnsi" w:hAnsiTheme="majorHAnsi"/>
            </w:rPr>
            <w:delText xml:space="preserve"> </w:delText>
          </w:r>
        </w:del>
      </w:ins>
      <w:ins w:id="863" w:author="Jan Balaguer" w:date="2014-04-16T12:46:00Z">
        <w:del w:id="864" w:author="Christopher Summerfield" w:date="2014-04-23T21:53:00Z">
          <w:r w:rsidR="004128CD" w:rsidDel="00454EB9">
            <w:rPr>
              <w:rFonts w:asciiTheme="majorHAnsi" w:hAnsiTheme="majorHAnsi"/>
            </w:rPr>
            <w:delText xml:space="preserve">Results are shown in </w:delText>
          </w:r>
          <w:r w:rsidR="00216F4F" w:rsidRPr="00216F4F" w:rsidDel="00454EB9">
            <w:rPr>
              <w:rFonts w:asciiTheme="majorHAnsi" w:hAnsiTheme="majorHAnsi"/>
              <w:highlight w:val="yellow"/>
            </w:rPr>
            <w:delText>Fig</w:delText>
          </w:r>
        </w:del>
      </w:ins>
      <w:ins w:id="865" w:author="Jan Balaguer" w:date="2014-04-16T12:47:00Z">
        <w:del w:id="866" w:author="Christopher Summerfield" w:date="2014-04-23T21:53:00Z">
          <w:r w:rsidR="00216F4F" w:rsidRPr="00216F4F" w:rsidDel="00454EB9">
            <w:rPr>
              <w:rFonts w:asciiTheme="majorHAnsi" w:hAnsiTheme="majorHAnsi"/>
              <w:highlight w:val="yellow"/>
            </w:rPr>
            <w:delText>.</w:delText>
          </w:r>
        </w:del>
      </w:ins>
      <w:ins w:id="867" w:author="Jan Balaguer" w:date="2014-04-16T12:46:00Z">
        <w:del w:id="868" w:author="Christopher Summerfield" w:date="2014-04-23T21:53:00Z">
          <w:r w:rsidR="00216F4F" w:rsidRPr="00216F4F" w:rsidDel="00454EB9">
            <w:rPr>
              <w:rFonts w:asciiTheme="majorHAnsi" w:hAnsiTheme="majorHAnsi"/>
              <w:highlight w:val="yellow"/>
            </w:rPr>
            <w:delText xml:space="preserve"> ?</w:delText>
          </w:r>
          <w:r w:rsidR="004128CD" w:rsidDel="00454EB9">
            <w:rPr>
              <w:rFonts w:asciiTheme="majorHAnsi" w:hAnsiTheme="majorHAnsi"/>
              <w:highlight w:val="yellow"/>
            </w:rPr>
            <w:delText>b</w:delText>
          </w:r>
        </w:del>
      </w:ins>
      <w:ins w:id="869" w:author="Jan Balaguer" w:date="2014-04-16T12:47:00Z">
        <w:del w:id="870" w:author="Christopher Summerfield" w:date="2014-04-23T21:53:00Z">
          <w:r w:rsidR="004128CD" w:rsidDel="00454EB9">
            <w:rPr>
              <w:rFonts w:asciiTheme="majorHAnsi" w:hAnsiTheme="majorHAnsi"/>
            </w:rPr>
            <w:delText>).</w:delText>
          </w:r>
        </w:del>
      </w:ins>
      <w:ins w:id="871" w:author="Jan Balaguer" w:date="2014-04-16T12:46:00Z">
        <w:del w:id="872" w:author="Christopher Summerfield" w:date="2014-04-23T21:53:00Z">
          <w:r w:rsidR="004128CD" w:rsidDel="00454EB9">
            <w:rPr>
              <w:rFonts w:asciiTheme="majorHAnsi" w:hAnsiTheme="majorHAnsi"/>
            </w:rPr>
            <w:delText xml:space="preserve"> </w:delText>
          </w:r>
        </w:del>
      </w:ins>
      <w:ins w:id="873" w:author="Jan Balaguer" w:date="2014-04-16T13:00:00Z">
        <w:del w:id="874" w:author="Christopher Summerfield" w:date="2014-04-23T21:53:00Z">
          <w:r w:rsidR="002F0953" w:rsidDel="00454EB9">
            <w:rPr>
              <w:rFonts w:asciiTheme="majorHAnsi" w:hAnsiTheme="majorHAnsi"/>
            </w:rPr>
            <w:delText xml:space="preserve"> </w:delText>
          </w:r>
        </w:del>
      </w:ins>
      <w:ins w:id="875" w:author="Jan Balaguer" w:date="2014-04-16T12:46:00Z">
        <w:del w:id="876" w:author="Christopher Summerfield" w:date="2014-04-23T21:53:00Z">
          <w:r w:rsidR="004128CD" w:rsidDel="00454EB9">
            <w:rPr>
              <w:rFonts w:asciiTheme="majorHAnsi" w:hAnsiTheme="majorHAnsi"/>
            </w:rPr>
            <w:delText xml:space="preserve">Of main interest, note that </w:delText>
          </w:r>
        </w:del>
      </w:ins>
      <w:ins w:id="877" w:author="Jan Balaguer" w:date="2014-04-16T12:58:00Z">
        <w:del w:id="878" w:author="Christopher Summerfield" w:date="2014-04-23T21:53:00Z">
          <w:r w:rsidR="002F0953" w:rsidDel="00454EB9">
            <w:rPr>
              <w:rFonts w:asciiTheme="majorHAnsi" w:hAnsiTheme="majorHAnsi"/>
            </w:rPr>
            <w:delText xml:space="preserve">post-error </w:delText>
          </w:r>
        </w:del>
      </w:ins>
      <w:ins w:id="879" w:author="Jan Balaguer" w:date="2014-04-16T12:08:00Z">
        <w:del w:id="880" w:author="Christopher Summerfield" w:date="2014-04-23T21:53:00Z">
          <w:r w:rsidR="002F0953" w:rsidDel="00454EB9">
            <w:rPr>
              <w:rFonts w:asciiTheme="majorHAnsi" w:hAnsiTheme="majorHAnsi"/>
            </w:rPr>
            <w:delText xml:space="preserve">slowing </w:delText>
          </w:r>
        </w:del>
      </w:ins>
      <w:ins w:id="881" w:author="Jan Balaguer" w:date="2014-04-16T12:57:00Z">
        <w:del w:id="882" w:author="Christopher Summerfield" w:date="2014-04-23T21:53:00Z">
          <w:r w:rsidR="002F0953" w:rsidDel="00454EB9">
            <w:rPr>
              <w:rFonts w:asciiTheme="majorHAnsi" w:hAnsiTheme="majorHAnsi"/>
            </w:rPr>
            <w:delText>(a well known phenomena by which reaction times increase after an error)</w:delText>
          </w:r>
        </w:del>
      </w:ins>
      <w:ins w:id="883" w:author="Jan Balaguer" w:date="2014-04-16T12:58:00Z">
        <w:del w:id="884" w:author="Christopher Summerfield" w:date="2014-04-23T21:53:00Z">
          <w:r w:rsidR="002F0953" w:rsidDel="00454EB9">
            <w:rPr>
              <w:rFonts w:asciiTheme="majorHAnsi" w:hAnsiTheme="majorHAnsi"/>
            </w:rPr>
            <w:delText xml:space="preserve"> interacts with </w:delText>
          </w:r>
        </w:del>
      </w:ins>
      <w:ins w:id="885" w:author="Jan Balaguer" w:date="2014-04-16T12:59:00Z">
        <w:del w:id="886" w:author="Christopher Summerfield" w:date="2014-04-23T21:53:00Z">
          <w:r w:rsidR="002F0953" w:rsidDel="00454EB9">
            <w:rPr>
              <w:rFonts w:asciiTheme="majorHAnsi" w:hAnsiTheme="majorHAnsi"/>
            </w:rPr>
            <w:delText>novelty and with response</w:delText>
          </w:r>
        </w:del>
      </w:ins>
      <w:ins w:id="887" w:author="Jan Balaguer" w:date="2014-04-16T13:12:00Z">
        <w:del w:id="888" w:author="Christopher Summerfield" w:date="2014-04-23T21:53:00Z">
          <w:r w:rsidR="00D07C40" w:rsidDel="00454EB9">
            <w:rPr>
              <w:rFonts w:asciiTheme="majorHAnsi" w:hAnsiTheme="majorHAnsi"/>
            </w:rPr>
            <w:delText xml:space="preserve"> (</w:delText>
          </w:r>
        </w:del>
      </w:ins>
      <w:ins w:id="889" w:author="Jan Balaguer" w:date="2014-04-22T16:19:00Z">
        <w:del w:id="890" w:author="Christopher Summerfield" w:date="2014-04-23T21:53:00Z">
          <w:r w:rsidR="00E43EA9" w:rsidDel="00454EB9">
            <w:rPr>
              <w:rFonts w:asciiTheme="majorHAnsi" w:hAnsiTheme="majorHAnsi"/>
            </w:rPr>
            <w:delText xml:space="preserve">marginally significant </w:delText>
          </w:r>
        </w:del>
      </w:ins>
      <w:ins w:id="891" w:author="Jan Balaguer" w:date="2014-04-22T16:20:00Z">
        <w:del w:id="892" w:author="Christopher Summerfield" w:date="2014-04-23T21:53:00Z">
          <w:r w:rsidR="005B1D96" w:rsidDel="00454EB9">
            <w:rPr>
              <w:rFonts w:asciiTheme="majorHAnsi" w:hAnsiTheme="majorHAnsi"/>
            </w:rPr>
            <w:delText>F</w:delText>
          </w:r>
          <w:r w:rsidR="005B1D96" w:rsidRPr="005B1D96" w:rsidDel="00454EB9">
            <w:rPr>
              <w:rFonts w:asciiTheme="majorHAnsi" w:hAnsiTheme="majorHAnsi"/>
              <w:vertAlign w:val="subscript"/>
            </w:rPr>
            <w:delText>(1,17</w:delText>
          </w:r>
          <w:r w:rsidR="00E43EA9" w:rsidRPr="005B1D96" w:rsidDel="00454EB9">
            <w:rPr>
              <w:rFonts w:asciiTheme="majorHAnsi" w:hAnsiTheme="majorHAnsi"/>
              <w:vertAlign w:val="subscript"/>
            </w:rPr>
            <w:delText>)</w:delText>
          </w:r>
        </w:del>
      </w:ins>
      <w:ins w:id="893" w:author="Jan Balaguer" w:date="2014-04-22T18:28:00Z">
        <w:del w:id="894" w:author="Christopher Summerfield" w:date="2014-04-23T21:53:00Z">
          <w:r w:rsidR="00AA3768" w:rsidDel="00454EB9">
            <w:rPr>
              <w:rFonts w:asciiTheme="majorHAnsi" w:hAnsiTheme="majorHAnsi"/>
              <w:vertAlign w:val="subscript"/>
            </w:rPr>
            <w:delText xml:space="preserve"> </w:delText>
          </w:r>
        </w:del>
      </w:ins>
      <w:ins w:id="895" w:author="Jan Balaguer" w:date="2014-04-22T16:20:00Z">
        <w:del w:id="896" w:author="Christopher Summerfield" w:date="2014-04-23T21:53:00Z">
          <w:r w:rsidR="005B1D96" w:rsidDel="00454EB9">
            <w:rPr>
              <w:rFonts w:asciiTheme="majorHAnsi" w:hAnsiTheme="majorHAnsi"/>
            </w:rPr>
            <w:delText>=</w:delText>
          </w:r>
        </w:del>
      </w:ins>
      <w:ins w:id="897" w:author="Jan Balaguer" w:date="2014-04-22T18:28:00Z">
        <w:del w:id="898" w:author="Christopher Summerfield" w:date="2014-04-23T21:53:00Z">
          <w:r w:rsidR="00AA3768" w:rsidDel="00454EB9">
            <w:rPr>
              <w:rFonts w:asciiTheme="majorHAnsi" w:hAnsiTheme="majorHAnsi"/>
            </w:rPr>
            <w:delText xml:space="preserve"> </w:delText>
          </w:r>
        </w:del>
      </w:ins>
      <w:ins w:id="899" w:author="Jan Balaguer" w:date="2014-04-22T16:20:00Z">
        <w:del w:id="900" w:author="Christopher Summerfield" w:date="2014-04-23T21:53:00Z">
          <w:r w:rsidR="005B1D96" w:rsidDel="00454EB9">
            <w:rPr>
              <w:rFonts w:asciiTheme="majorHAnsi" w:hAnsiTheme="majorHAnsi"/>
            </w:rPr>
            <w:delText xml:space="preserve">3.16, </w:delText>
          </w:r>
          <w:r w:rsidR="00E43EA9" w:rsidDel="00454EB9">
            <w:rPr>
              <w:rFonts w:asciiTheme="majorHAnsi" w:hAnsiTheme="majorHAnsi"/>
            </w:rPr>
            <w:delText>p</w:delText>
          </w:r>
        </w:del>
      </w:ins>
      <w:ins w:id="901" w:author="Jan Balaguer" w:date="2014-04-22T18:28:00Z">
        <w:del w:id="902" w:author="Christopher Summerfield" w:date="2014-04-23T21:53:00Z">
          <w:r w:rsidR="00AA3768" w:rsidDel="00454EB9">
            <w:rPr>
              <w:rFonts w:asciiTheme="majorHAnsi" w:hAnsiTheme="majorHAnsi"/>
            </w:rPr>
            <w:delText xml:space="preserve"> </w:delText>
          </w:r>
        </w:del>
      </w:ins>
      <w:ins w:id="903" w:author="Jan Balaguer" w:date="2014-04-22T16:20:00Z">
        <w:del w:id="904" w:author="Christopher Summerfield" w:date="2014-04-23T21:53:00Z">
          <w:r w:rsidR="00E43EA9" w:rsidDel="00454EB9">
            <w:rPr>
              <w:rFonts w:asciiTheme="majorHAnsi" w:hAnsiTheme="majorHAnsi"/>
            </w:rPr>
            <w:delText>&lt;</w:delText>
          </w:r>
        </w:del>
      </w:ins>
      <w:ins w:id="905" w:author="Jan Balaguer" w:date="2014-04-22T18:28:00Z">
        <w:del w:id="906" w:author="Christopher Summerfield" w:date="2014-04-23T21:53:00Z">
          <w:r w:rsidR="00AA3768" w:rsidDel="00454EB9">
            <w:rPr>
              <w:rFonts w:asciiTheme="majorHAnsi" w:hAnsiTheme="majorHAnsi"/>
            </w:rPr>
            <w:delText xml:space="preserve"> </w:delText>
          </w:r>
        </w:del>
      </w:ins>
      <w:ins w:id="907" w:author="Jan Balaguer" w:date="2014-04-22T16:20:00Z">
        <w:del w:id="908" w:author="Christopher Summerfield" w:date="2014-04-23T21:53:00Z">
          <w:r w:rsidR="00E43EA9" w:rsidRPr="00E43EA9" w:rsidDel="00454EB9">
            <w:rPr>
              <w:rFonts w:asciiTheme="majorHAnsi" w:hAnsiTheme="majorHAnsi"/>
            </w:rPr>
            <w:delText>0.093</w:delText>
          </w:r>
        </w:del>
      </w:ins>
      <w:ins w:id="909" w:author="Jan Balaguer" w:date="2014-04-16T13:12:00Z">
        <w:del w:id="910" w:author="Christopher Summerfield" w:date="2014-04-23T21:53:00Z">
          <w:r w:rsidR="00D07C40" w:rsidDel="00454EB9">
            <w:rPr>
              <w:rFonts w:asciiTheme="majorHAnsi" w:hAnsiTheme="majorHAnsi"/>
            </w:rPr>
            <w:delText>)</w:delText>
          </w:r>
        </w:del>
      </w:ins>
      <w:ins w:id="911" w:author="Jan Balaguer" w:date="2014-04-16T12:59:00Z">
        <w:del w:id="912" w:author="Christopher Summerfield" w:date="2014-04-23T21:53:00Z">
          <w:r w:rsidR="002F0953" w:rsidDel="00454EB9">
            <w:rPr>
              <w:rFonts w:asciiTheme="majorHAnsi" w:hAnsiTheme="majorHAnsi"/>
            </w:rPr>
            <w:delText xml:space="preserve">. </w:delText>
          </w:r>
        </w:del>
      </w:ins>
      <w:ins w:id="913" w:author="Jan Balaguer" w:date="2014-04-16T13:00:00Z">
        <w:del w:id="914" w:author="Christopher Summerfield" w:date="2014-04-23T21:53:00Z">
          <w:r w:rsidR="0015003C" w:rsidDel="00454EB9">
            <w:rPr>
              <w:rFonts w:asciiTheme="majorHAnsi" w:hAnsiTheme="majorHAnsi"/>
            </w:rPr>
            <w:delText xml:space="preserve"> </w:delText>
          </w:r>
        </w:del>
      </w:ins>
      <w:ins w:id="915" w:author="Jan Balaguer" w:date="2014-04-16T12:59:00Z">
        <w:del w:id="916" w:author="Christopher Summerfield" w:date="2014-04-23T21:53:00Z">
          <w:r w:rsidR="002F0953" w:rsidDel="00454EB9">
            <w:rPr>
              <w:rFonts w:asciiTheme="majorHAnsi" w:hAnsiTheme="majorHAnsi"/>
            </w:rPr>
            <w:delText xml:space="preserve">Also, speeding-up after </w:delText>
          </w:r>
        </w:del>
      </w:ins>
      <w:ins w:id="917" w:author="Jan Balaguer" w:date="2014-04-16T13:00:00Z">
        <w:del w:id="918" w:author="Christopher Summerfield" w:date="2014-04-23T21:53:00Z">
          <w:r w:rsidR="002F0953" w:rsidDel="00454EB9">
            <w:rPr>
              <w:rFonts w:asciiTheme="majorHAnsi" w:hAnsiTheme="majorHAnsi"/>
            </w:rPr>
            <w:delText>positive feedback</w:delText>
          </w:r>
        </w:del>
      </w:ins>
      <w:ins w:id="919" w:author="Jan Balaguer" w:date="2014-04-16T12:59:00Z">
        <w:del w:id="920" w:author="Christopher Summerfield" w:date="2014-04-23T21:53:00Z">
          <w:r w:rsidR="002F0953" w:rsidDel="00454EB9">
            <w:rPr>
              <w:rFonts w:asciiTheme="majorHAnsi" w:hAnsiTheme="majorHAnsi"/>
            </w:rPr>
            <w:delText xml:space="preserve"> only happen</w:delText>
          </w:r>
        </w:del>
      </w:ins>
      <w:ins w:id="921" w:author="Jan Balaguer" w:date="2014-04-16T13:00:00Z">
        <w:del w:id="922" w:author="Christopher Summerfield" w:date="2014-04-23T21:53:00Z">
          <w:r w:rsidR="002F0953" w:rsidDel="00454EB9">
            <w:rPr>
              <w:rFonts w:asciiTheme="majorHAnsi" w:hAnsiTheme="majorHAnsi"/>
            </w:rPr>
            <w:delText>s</w:delText>
          </w:r>
        </w:del>
      </w:ins>
      <w:ins w:id="923" w:author="Jan Balaguer" w:date="2014-04-16T12:59:00Z">
        <w:del w:id="924" w:author="Christopher Summerfield" w:date="2014-04-23T21:53:00Z">
          <w:r w:rsidR="002F0953" w:rsidDel="00454EB9">
            <w:rPr>
              <w:rFonts w:asciiTheme="majorHAnsi" w:hAnsiTheme="majorHAnsi"/>
            </w:rPr>
            <w:delText xml:space="preserve"> </w:delText>
          </w:r>
        </w:del>
      </w:ins>
      <w:ins w:id="925" w:author="Jan Balaguer" w:date="2014-04-16T13:00:00Z">
        <w:del w:id="926" w:author="Christopher Summerfield" w:date="2014-04-23T21:53:00Z">
          <w:r w:rsidR="002F0953" w:rsidDel="00454EB9">
            <w:rPr>
              <w:rFonts w:asciiTheme="majorHAnsi" w:hAnsiTheme="majorHAnsi"/>
            </w:rPr>
            <w:delText xml:space="preserve">if the previous trial was </w:delText>
          </w:r>
        </w:del>
      </w:ins>
      <w:ins w:id="927" w:author="Jan Balaguer" w:date="2014-04-16T12:59:00Z">
        <w:del w:id="928" w:author="Christopher Summerfield" w:date="2014-04-23T21:53:00Z">
          <w:r w:rsidR="002F0953" w:rsidDel="00454EB9">
            <w:rPr>
              <w:rFonts w:asciiTheme="majorHAnsi" w:hAnsiTheme="majorHAnsi"/>
            </w:rPr>
            <w:delText>target.</w:delText>
          </w:r>
        </w:del>
      </w:ins>
    </w:p>
    <w:p w:rsidR="00683AB7" w:rsidRDefault="008F150F" w:rsidP="00B37D7B">
      <w:pPr>
        <w:numPr>
          <w:ins w:id="929" w:author="Unknown"/>
        </w:numPr>
        <w:jc w:val="both"/>
        <w:rPr>
          <w:ins w:id="930" w:author="Christopher Summerfield" w:date="2014-04-01T10:31:00Z"/>
          <w:rFonts w:asciiTheme="majorHAnsi" w:hAnsiTheme="majorHAnsi"/>
        </w:rPr>
      </w:pPr>
      <w:ins w:id="931" w:author="Christopher Summerfield" w:date="2014-04-23T16:40:00Z">
        <w:r w:rsidRPr="008F150F">
          <w:rPr>
            <w:rFonts w:asciiTheme="majorHAnsi" w:hAnsiTheme="majorHAnsi"/>
            <w:b/>
            <w:rPrChange w:id="932" w:author="Christopher Summerfield" w:date="2014-04-23T16:40:00Z">
              <w:rPr>
                <w:rFonts w:asciiTheme="majorHAnsi" w:hAnsiTheme="majorHAnsi"/>
              </w:rPr>
            </w:rPrChange>
          </w:rPr>
          <w:t>Alternative models.</w:t>
        </w:r>
        <w:r w:rsidR="00683AB7">
          <w:rPr>
            <w:rFonts w:asciiTheme="majorHAnsi" w:hAnsiTheme="majorHAnsi"/>
          </w:rPr>
          <w:t xml:space="preserve"> For completeness, we also compared human performance to other </w:t>
        </w:r>
      </w:ins>
      <w:ins w:id="933" w:author="Christopher Summerfield" w:date="2014-04-23T21:55:00Z">
        <w:r w:rsidR="00EB51CE">
          <w:rPr>
            <w:rFonts w:asciiTheme="majorHAnsi" w:hAnsiTheme="majorHAnsi"/>
          </w:rPr>
          <w:t>candidate</w:t>
        </w:r>
      </w:ins>
      <w:ins w:id="934" w:author="Christopher Summerfield" w:date="2014-04-23T16:40:00Z">
        <w:r w:rsidR="00683AB7">
          <w:rPr>
            <w:rFonts w:asciiTheme="majorHAnsi" w:hAnsiTheme="majorHAnsi"/>
          </w:rPr>
          <w:t xml:space="preserve"> models.  </w:t>
        </w:r>
      </w:ins>
      <w:ins w:id="935" w:author="Christopher Summerfield" w:date="2014-04-29T09:40:00Z">
        <w:r w:rsidR="009A1AD0">
          <w:rPr>
            <w:rFonts w:asciiTheme="majorHAnsi" w:hAnsiTheme="majorHAnsi"/>
          </w:rPr>
          <w:t xml:space="preserve">We </w:t>
        </w:r>
      </w:ins>
      <w:ins w:id="936" w:author="Christopher Summerfield" w:date="2014-04-29T09:39:00Z">
        <w:r w:rsidR="009A1AD0">
          <w:rPr>
            <w:rFonts w:asciiTheme="majorHAnsi" w:hAnsiTheme="majorHAnsi"/>
          </w:rPr>
          <w:t xml:space="preserve">found that </w:t>
        </w:r>
      </w:ins>
      <w:ins w:id="937" w:author="Christopher Summerfield" w:date="2014-04-23T16:40:00Z">
        <w:r w:rsidR="00683AB7">
          <w:rPr>
            <w:rFonts w:asciiTheme="majorHAnsi" w:hAnsiTheme="majorHAnsi"/>
          </w:rPr>
          <w:t>a</w:t>
        </w:r>
      </w:ins>
      <w:ins w:id="938" w:author="Christopher Summerfield" w:date="2014-04-23T22:07:00Z">
        <w:r w:rsidR="00AD6293">
          <w:rPr>
            <w:rFonts w:asciiTheme="majorHAnsi" w:hAnsiTheme="majorHAnsi"/>
          </w:rPr>
          <w:t xml:space="preserve">n </w:t>
        </w:r>
      </w:ins>
      <w:ins w:id="939" w:author="Christopher Summerfield" w:date="2014-04-29T09:40:00Z">
        <w:r w:rsidR="009A1AD0">
          <w:rPr>
            <w:rFonts w:asciiTheme="majorHAnsi" w:hAnsiTheme="majorHAnsi"/>
          </w:rPr>
          <w:t xml:space="preserve">otherwise </w:t>
        </w:r>
      </w:ins>
      <w:ins w:id="940" w:author="Christopher Summerfield" w:date="2014-04-23T22:07:00Z">
        <w:r w:rsidR="00AD6293">
          <w:rPr>
            <w:rFonts w:asciiTheme="majorHAnsi" w:hAnsiTheme="majorHAnsi"/>
          </w:rPr>
          <w:t>equivalent</w:t>
        </w:r>
      </w:ins>
      <w:ins w:id="941" w:author="Christopher Summerfield" w:date="2014-04-23T16:40:00Z">
        <w:r w:rsidR="00683AB7">
          <w:rPr>
            <w:rFonts w:asciiTheme="majorHAnsi" w:hAnsiTheme="majorHAnsi"/>
          </w:rPr>
          <w:t xml:space="preserve"> model with </w:t>
        </w:r>
      </w:ins>
      <w:ins w:id="942" w:author="Christopher Summerfield" w:date="2014-04-29T10:02:00Z">
        <w:r w:rsidR="005F054C">
          <w:rPr>
            <w:rFonts w:asciiTheme="majorHAnsi" w:hAnsiTheme="majorHAnsi"/>
          </w:rPr>
          <w:t>independent</w:t>
        </w:r>
      </w:ins>
      <w:ins w:id="943" w:author="Christopher Summerfield" w:date="2014-04-23T16:40:00Z">
        <w:r w:rsidR="00683AB7">
          <w:rPr>
            <w:rFonts w:asciiTheme="majorHAnsi" w:hAnsiTheme="majorHAnsi"/>
          </w:rPr>
          <w:t xml:space="preserve"> </w:t>
        </w:r>
      </w:ins>
      <w:ins w:id="944" w:author="Christopher Summerfield" w:date="2014-04-23T21:55:00Z">
        <w:r w:rsidR="00EB51CE">
          <w:rPr>
            <w:rFonts w:asciiTheme="majorHAnsi" w:hAnsiTheme="majorHAnsi"/>
          </w:rPr>
          <w:t>learning rates for</w:t>
        </w:r>
      </w:ins>
      <w:ins w:id="945" w:author="Christopher Summerfield" w:date="2014-04-23T16:40:00Z">
        <w:r w:rsidR="00683AB7">
          <w:rPr>
            <w:rFonts w:asciiTheme="majorHAnsi" w:hAnsiTheme="majorHAnsi"/>
          </w:rPr>
          <w:t xml:space="preserve"> correct and incorrect trials</w:t>
        </w:r>
      </w:ins>
      <w:ins w:id="946" w:author="Christopher Summerfield" w:date="2014-05-01T08:39:00Z">
        <w:r w:rsidR="00DB58EA">
          <w:rPr>
            <w:rFonts w:asciiTheme="majorHAnsi" w:hAnsiTheme="majorHAnsi"/>
          </w:rPr>
          <w:t xml:space="preserve"> (CI model)</w:t>
        </w:r>
      </w:ins>
      <w:ins w:id="947" w:author="Christopher Summerfield" w:date="2014-04-23T16:40:00Z">
        <w:r w:rsidR="00683AB7">
          <w:rPr>
            <w:rFonts w:asciiTheme="majorHAnsi" w:hAnsiTheme="majorHAnsi"/>
          </w:rPr>
          <w:t xml:space="preserve"> </w:t>
        </w:r>
      </w:ins>
      <w:ins w:id="948" w:author="Christopher Summerfield" w:date="2014-04-29T10:02:00Z">
        <w:r w:rsidR="005F054C">
          <w:rPr>
            <w:rFonts w:asciiTheme="majorHAnsi" w:hAnsiTheme="majorHAnsi"/>
          </w:rPr>
          <w:t xml:space="preserve">accounted less well for human </w:t>
        </w:r>
      </w:ins>
      <w:ins w:id="949" w:author="Christopher Summerfield" w:date="2014-05-01T07:59:00Z">
        <w:r w:rsidR="00DD0FC3">
          <w:rPr>
            <w:rFonts w:asciiTheme="majorHAnsi" w:hAnsiTheme="majorHAnsi"/>
          </w:rPr>
          <w:t xml:space="preserve">behavioural </w:t>
        </w:r>
      </w:ins>
      <w:ins w:id="950" w:author="Christopher Summerfield" w:date="2014-05-01T08:00:00Z">
        <w:r w:rsidR="00DD0FC3">
          <w:rPr>
            <w:rFonts w:asciiTheme="majorHAnsi" w:hAnsiTheme="majorHAnsi"/>
          </w:rPr>
          <w:t>data.</w:t>
        </w:r>
      </w:ins>
      <w:ins w:id="951" w:author="Jan Balaguer" w:date="2014-04-29T12:24:00Z">
        <w:del w:id="952" w:author="Christopher Summerfield" w:date="2014-05-01T08:00:00Z">
          <w:r w:rsidR="00ED2805" w:rsidDel="00DD0FC3">
            <w:rPr>
              <w:rFonts w:asciiTheme="majorHAnsi" w:hAnsiTheme="majorHAnsi"/>
            </w:rPr>
            <w:delText>see Table S</w:delText>
          </w:r>
          <w:r w:rsidR="00391198" w:rsidDel="00DD0FC3">
            <w:rPr>
              <w:rFonts w:asciiTheme="majorHAnsi" w:hAnsiTheme="majorHAnsi"/>
            </w:rPr>
            <w:delText>3</w:delText>
          </w:r>
        </w:del>
      </w:ins>
      <w:ins w:id="953" w:author="Christopher Summerfield" w:date="2014-04-23T16:40:00Z">
        <w:r w:rsidR="00683AB7">
          <w:rPr>
            <w:rFonts w:asciiTheme="majorHAnsi" w:hAnsiTheme="majorHAnsi"/>
          </w:rPr>
          <w:t xml:space="preserve"> Secondly, we constructed </w:t>
        </w:r>
      </w:ins>
      <w:ins w:id="954" w:author="Christopher Summerfield" w:date="2014-04-23T21:56:00Z">
        <w:r w:rsidR="00EB51CE">
          <w:rPr>
            <w:rFonts w:asciiTheme="majorHAnsi" w:hAnsiTheme="majorHAnsi"/>
          </w:rPr>
          <w:t>a</w:t>
        </w:r>
      </w:ins>
      <w:ins w:id="955" w:author="Christopher Summerfield" w:date="2014-04-23T16:40:00Z">
        <w:r w:rsidR="00683AB7">
          <w:rPr>
            <w:rFonts w:asciiTheme="majorHAnsi" w:hAnsiTheme="majorHAnsi"/>
          </w:rPr>
          <w:t xml:space="preserve"> hierarchical Bayesian </w:t>
        </w:r>
      </w:ins>
      <w:ins w:id="956" w:author="Christopher Summerfield" w:date="2014-05-01T08:40:00Z">
        <w:r w:rsidR="00DB58EA">
          <w:rPr>
            <w:rFonts w:asciiTheme="majorHAnsi" w:hAnsiTheme="majorHAnsi"/>
          </w:rPr>
          <w:t xml:space="preserve">(HB) </w:t>
        </w:r>
      </w:ins>
      <w:ins w:id="957" w:author="Christopher Summerfield" w:date="2014-04-23T16:40:00Z">
        <w:r w:rsidR="00683AB7">
          <w:rPr>
            <w:rFonts w:asciiTheme="majorHAnsi" w:hAnsiTheme="majorHAnsi"/>
          </w:rPr>
          <w:t xml:space="preserve">model that estimated the conditional probability that each stimulus was a target.  This </w:t>
        </w:r>
      </w:ins>
      <w:ins w:id="958" w:author="Christopher Summerfield" w:date="2014-04-23T21:56:00Z">
        <w:r w:rsidR="00EB51CE">
          <w:rPr>
            <w:rFonts w:asciiTheme="majorHAnsi" w:hAnsiTheme="majorHAnsi"/>
          </w:rPr>
          <w:t xml:space="preserve">optimal </w:t>
        </w:r>
      </w:ins>
      <w:ins w:id="959" w:author="Christopher Summerfield" w:date="2014-04-23T16:40:00Z">
        <w:r w:rsidR="00683AB7">
          <w:rPr>
            <w:rFonts w:asciiTheme="majorHAnsi" w:hAnsiTheme="majorHAnsi"/>
          </w:rPr>
          <w:t>model outperformed participants by a wide margin, and provided poorer fits to human data even when the number of par</w:t>
        </w:r>
        <w:r w:rsidR="00DD0FC3">
          <w:rPr>
            <w:rFonts w:asciiTheme="majorHAnsi" w:hAnsiTheme="majorHAnsi"/>
          </w:rPr>
          <w:t xml:space="preserve">ameters was taken into account. Details of model comparison are provided in </w:t>
        </w:r>
      </w:ins>
      <w:ins w:id="960" w:author="Christopher Summerfield" w:date="2014-05-01T08:00:00Z">
        <w:r w:rsidR="00DD0FC3">
          <w:rPr>
            <w:rFonts w:asciiTheme="majorHAnsi" w:hAnsiTheme="majorHAnsi"/>
          </w:rPr>
          <w:t xml:space="preserve">Table </w:t>
        </w:r>
        <w:commentRangeStart w:id="961"/>
        <w:r w:rsidR="00DD0FC3">
          <w:rPr>
            <w:rFonts w:asciiTheme="majorHAnsi" w:hAnsiTheme="majorHAnsi"/>
          </w:rPr>
          <w:t>S3</w:t>
        </w:r>
      </w:ins>
      <w:commentRangeEnd w:id="961"/>
      <w:ins w:id="962" w:author="Christopher Summerfield" w:date="2014-05-01T08:02:00Z">
        <w:r w:rsidR="007443F1">
          <w:rPr>
            <w:rStyle w:val="CommentReference"/>
            <w:vanish/>
          </w:rPr>
          <w:commentReference w:id="961"/>
        </w:r>
      </w:ins>
      <w:ins w:id="963" w:author="Christopher Summerfield" w:date="2014-04-23T16:40:00Z">
        <w:r w:rsidR="00DD0FC3">
          <w:rPr>
            <w:rFonts w:asciiTheme="majorHAnsi" w:hAnsiTheme="majorHAnsi"/>
          </w:rPr>
          <w:t>.</w:t>
        </w:r>
      </w:ins>
    </w:p>
    <w:p w:rsidR="000D21D3" w:rsidRDefault="000D21D3" w:rsidP="00B37D7B">
      <w:pPr>
        <w:jc w:val="both"/>
        <w:rPr>
          <w:rFonts w:asciiTheme="majorHAnsi" w:hAnsiTheme="majorHAnsi"/>
        </w:rPr>
      </w:pPr>
    </w:p>
    <w:p w:rsidR="002843E2" w:rsidRDefault="0009220A" w:rsidP="00B37D7B">
      <w:pPr>
        <w:jc w:val="both"/>
        <w:rPr>
          <w:rFonts w:asciiTheme="majorHAnsi" w:hAnsiTheme="majorHAnsi"/>
        </w:rPr>
      </w:pPr>
      <w:r w:rsidRPr="00E845F0">
        <w:rPr>
          <w:rFonts w:asciiTheme="majorHAnsi" w:hAnsiTheme="majorHAnsi"/>
          <w:b/>
        </w:rPr>
        <w:t>Functional neuroimaging.</w:t>
      </w:r>
      <w:r>
        <w:rPr>
          <w:rFonts w:asciiTheme="majorHAnsi" w:hAnsiTheme="majorHAnsi"/>
        </w:rPr>
        <w:t xml:space="preserve"> </w:t>
      </w:r>
      <w:r w:rsidR="00247DAA">
        <w:rPr>
          <w:rFonts w:asciiTheme="majorHAnsi" w:hAnsiTheme="majorHAnsi"/>
        </w:rPr>
        <w:t xml:space="preserve"> </w:t>
      </w:r>
      <w:r w:rsidR="00B11516">
        <w:rPr>
          <w:rFonts w:asciiTheme="majorHAnsi" w:hAnsiTheme="majorHAnsi"/>
        </w:rPr>
        <w:t xml:space="preserve">Together, these </w:t>
      </w:r>
      <w:r w:rsidR="000F5C42">
        <w:rPr>
          <w:rFonts w:asciiTheme="majorHAnsi" w:hAnsiTheme="majorHAnsi"/>
        </w:rPr>
        <w:t>behav</w:t>
      </w:r>
      <w:r w:rsidR="00611718">
        <w:rPr>
          <w:rFonts w:asciiTheme="majorHAnsi" w:hAnsiTheme="majorHAnsi"/>
        </w:rPr>
        <w:t>i</w:t>
      </w:r>
      <w:r w:rsidR="000F5C42">
        <w:rPr>
          <w:rFonts w:asciiTheme="majorHAnsi" w:hAnsiTheme="majorHAnsi"/>
        </w:rPr>
        <w:t>o</w:t>
      </w:r>
      <w:r w:rsidR="00611718">
        <w:rPr>
          <w:rFonts w:asciiTheme="majorHAnsi" w:hAnsiTheme="majorHAnsi"/>
        </w:rPr>
        <w:t xml:space="preserve">ural and </w:t>
      </w:r>
      <w:r w:rsidR="00B11516">
        <w:rPr>
          <w:rFonts w:asciiTheme="majorHAnsi" w:hAnsiTheme="majorHAnsi"/>
        </w:rPr>
        <w:t xml:space="preserve">modelling analyses </w:t>
      </w:r>
      <w:r w:rsidR="00F439FC">
        <w:rPr>
          <w:rFonts w:asciiTheme="majorHAnsi" w:hAnsiTheme="majorHAnsi"/>
        </w:rPr>
        <w:t>suggest</w:t>
      </w:r>
      <w:r w:rsidR="00B11516">
        <w:rPr>
          <w:rFonts w:asciiTheme="majorHAnsi" w:hAnsiTheme="majorHAnsi"/>
        </w:rPr>
        <w:t xml:space="preserve"> that </w:t>
      </w:r>
      <w:r w:rsidR="009C457B">
        <w:rPr>
          <w:rFonts w:asciiTheme="majorHAnsi" w:hAnsiTheme="majorHAnsi"/>
        </w:rPr>
        <w:t>during inductive reasoning</w:t>
      </w:r>
      <w:r w:rsidR="005E7F58">
        <w:rPr>
          <w:rFonts w:asciiTheme="majorHAnsi" w:hAnsiTheme="majorHAnsi"/>
        </w:rPr>
        <w:t>,</w:t>
      </w:r>
      <w:r w:rsidR="009C457B">
        <w:rPr>
          <w:rFonts w:asciiTheme="majorHAnsi" w:hAnsiTheme="majorHAnsi"/>
        </w:rPr>
        <w:t xml:space="preserve"> </w:t>
      </w:r>
      <w:r w:rsidR="00B11516">
        <w:rPr>
          <w:rFonts w:asciiTheme="majorHAnsi" w:hAnsiTheme="majorHAnsi"/>
        </w:rPr>
        <w:t>human</w:t>
      </w:r>
      <w:r w:rsidR="009C457B">
        <w:rPr>
          <w:rFonts w:asciiTheme="majorHAnsi" w:hAnsiTheme="majorHAnsi"/>
        </w:rPr>
        <w:t>s</w:t>
      </w:r>
      <w:r w:rsidR="00B11516">
        <w:rPr>
          <w:rFonts w:asciiTheme="majorHAnsi" w:hAnsiTheme="majorHAnsi"/>
        </w:rPr>
        <w:t xml:space="preserve"> pursue a suboptimal strategy </w:t>
      </w:r>
      <w:r w:rsidR="005F4C56">
        <w:rPr>
          <w:rFonts w:asciiTheme="majorHAnsi" w:hAnsiTheme="majorHAnsi"/>
        </w:rPr>
        <w:t>in which</w:t>
      </w:r>
      <w:r w:rsidR="00FD4600">
        <w:rPr>
          <w:rFonts w:asciiTheme="majorHAnsi" w:hAnsiTheme="majorHAnsi"/>
        </w:rPr>
        <w:t xml:space="preserve"> learning </w:t>
      </w:r>
      <w:r w:rsidR="005F4C56">
        <w:rPr>
          <w:rFonts w:asciiTheme="majorHAnsi" w:hAnsiTheme="majorHAnsi"/>
        </w:rPr>
        <w:t>is over</w:t>
      </w:r>
      <w:r w:rsidR="001C0601">
        <w:rPr>
          <w:rFonts w:asciiTheme="majorHAnsi" w:hAnsiTheme="majorHAnsi"/>
        </w:rPr>
        <w:t>-</w:t>
      </w:r>
      <w:r w:rsidR="005F4C56">
        <w:rPr>
          <w:rFonts w:asciiTheme="majorHAnsi" w:hAnsiTheme="majorHAnsi"/>
        </w:rPr>
        <w:t>reliant on</w:t>
      </w:r>
      <w:r w:rsidR="00FD4600">
        <w:rPr>
          <w:rFonts w:asciiTheme="majorHAnsi" w:hAnsiTheme="majorHAnsi"/>
        </w:rPr>
        <w:t xml:space="preserve"> </w:t>
      </w:r>
      <w:del w:id="964" w:author="Christopher Summerfield" w:date="2014-04-23T21:59:00Z">
        <w:r w:rsidR="00FD4600" w:rsidDel="00A03ED4">
          <w:rPr>
            <w:rFonts w:asciiTheme="majorHAnsi" w:hAnsiTheme="majorHAnsi"/>
          </w:rPr>
          <w:delText>confirmatory feedback</w:delText>
        </w:r>
      </w:del>
      <w:ins w:id="965" w:author="Christopher Summerfield" w:date="2014-04-23T21:59:00Z">
        <w:r w:rsidR="00A03ED4">
          <w:rPr>
            <w:rFonts w:asciiTheme="majorHAnsi" w:hAnsiTheme="majorHAnsi"/>
          </w:rPr>
          <w:t>verification rather than falsification</w:t>
        </w:r>
      </w:ins>
      <w:r w:rsidR="00B11516">
        <w:rPr>
          <w:rFonts w:asciiTheme="majorHAnsi" w:hAnsiTheme="majorHAnsi"/>
        </w:rPr>
        <w:t>, and that this tendency is particularly pronounced</w:t>
      </w:r>
      <w:r w:rsidR="00564C58">
        <w:rPr>
          <w:rFonts w:asciiTheme="majorHAnsi" w:hAnsiTheme="majorHAnsi"/>
        </w:rPr>
        <w:t xml:space="preserve"> in the novel cues condition,</w:t>
      </w:r>
      <w:r w:rsidR="00B11516">
        <w:rPr>
          <w:rFonts w:asciiTheme="majorHAnsi" w:hAnsiTheme="majorHAnsi"/>
        </w:rPr>
        <w:t xml:space="preserve"> when the </w:t>
      </w:r>
      <w:r w:rsidR="00BC1C59">
        <w:rPr>
          <w:rFonts w:asciiTheme="majorHAnsi" w:hAnsiTheme="majorHAnsi"/>
        </w:rPr>
        <w:t>number</w:t>
      </w:r>
      <w:r w:rsidR="00B11516">
        <w:rPr>
          <w:rFonts w:asciiTheme="majorHAnsi" w:hAnsiTheme="majorHAnsi"/>
        </w:rPr>
        <w:t xml:space="preserve"> of possible hypotheses </w:t>
      </w:r>
      <w:r w:rsidR="00BC1C59">
        <w:rPr>
          <w:rFonts w:asciiTheme="majorHAnsi" w:hAnsiTheme="majorHAnsi"/>
        </w:rPr>
        <w:t xml:space="preserve">about the rule </w:t>
      </w:r>
      <w:r w:rsidR="00564C58">
        <w:rPr>
          <w:rFonts w:asciiTheme="majorHAnsi" w:hAnsiTheme="majorHAnsi"/>
        </w:rPr>
        <w:t>exceeds</w:t>
      </w:r>
      <w:r w:rsidR="00B11516">
        <w:rPr>
          <w:rFonts w:asciiTheme="majorHAnsi" w:hAnsiTheme="majorHAnsi"/>
        </w:rPr>
        <w:t xml:space="preserve"> the li</w:t>
      </w:r>
      <w:r w:rsidR="00564C58">
        <w:rPr>
          <w:rFonts w:asciiTheme="majorHAnsi" w:hAnsiTheme="majorHAnsi"/>
        </w:rPr>
        <w:t>kely capacity of online maintena</w:t>
      </w:r>
      <w:r w:rsidR="001C0601">
        <w:rPr>
          <w:rFonts w:asciiTheme="majorHAnsi" w:hAnsiTheme="majorHAnsi"/>
        </w:rPr>
        <w:t>n</w:t>
      </w:r>
      <w:r w:rsidR="00B11516">
        <w:rPr>
          <w:rFonts w:asciiTheme="majorHAnsi" w:hAnsiTheme="majorHAnsi"/>
        </w:rPr>
        <w:t xml:space="preserve">ce processes.  Next, thus, we sought to characterise the neural mechanisms which might give rise to this bias, by examining </w:t>
      </w:r>
      <w:r w:rsidR="00317B48">
        <w:rPr>
          <w:rFonts w:asciiTheme="majorHAnsi" w:hAnsiTheme="majorHAnsi"/>
        </w:rPr>
        <w:t xml:space="preserve">blood-oxygen (BOLD) </w:t>
      </w:r>
      <w:r w:rsidR="00B11516">
        <w:rPr>
          <w:rFonts w:asciiTheme="majorHAnsi" w:hAnsiTheme="majorHAnsi"/>
        </w:rPr>
        <w:t xml:space="preserve">data from </w:t>
      </w:r>
      <w:r w:rsidR="00317B48">
        <w:rPr>
          <w:rFonts w:asciiTheme="majorHAnsi" w:hAnsiTheme="majorHAnsi"/>
        </w:rPr>
        <w:t>functional magnetic resonance imaging (fMRI) whilst participants performed the task.</w:t>
      </w:r>
      <w:r w:rsidR="00CE78DA">
        <w:rPr>
          <w:rFonts w:asciiTheme="majorHAnsi" w:hAnsiTheme="majorHAnsi"/>
        </w:rPr>
        <w:t xml:space="preserve">  </w:t>
      </w:r>
    </w:p>
    <w:p w:rsidR="002843E2" w:rsidRDefault="002843E2" w:rsidP="00B37D7B">
      <w:pPr>
        <w:jc w:val="both"/>
        <w:rPr>
          <w:rFonts w:asciiTheme="majorHAnsi" w:hAnsiTheme="majorHAnsi"/>
        </w:rPr>
      </w:pPr>
    </w:p>
    <w:p w:rsidR="002843E2" w:rsidDel="00CF4143" w:rsidRDefault="00626BF7" w:rsidP="00B37D7B">
      <w:pPr>
        <w:jc w:val="both"/>
        <w:rPr>
          <w:del w:id="966" w:author="Christopher Summerfield" w:date="2014-04-23T22:02:00Z"/>
          <w:rFonts w:asciiTheme="majorHAnsi" w:hAnsiTheme="majorHAnsi"/>
        </w:rPr>
      </w:pPr>
      <w:r w:rsidRPr="00626BF7">
        <w:rPr>
          <w:rFonts w:asciiTheme="majorHAnsi" w:hAnsiTheme="majorHAnsi"/>
          <w:b/>
        </w:rPr>
        <w:t>Model-based fMRI analysis.</w:t>
      </w:r>
      <w:r>
        <w:rPr>
          <w:rFonts w:asciiTheme="majorHAnsi" w:hAnsiTheme="majorHAnsi"/>
        </w:rPr>
        <w:t xml:space="preserve"> </w:t>
      </w:r>
      <w:r w:rsidR="002843E2">
        <w:rPr>
          <w:rFonts w:asciiTheme="majorHAnsi" w:hAnsiTheme="majorHAnsi"/>
        </w:rPr>
        <w:t xml:space="preserve">We began by using the imaging data to validate our computational model.  </w:t>
      </w:r>
      <w:del w:id="967" w:author="Christopher Summerfield" w:date="2014-04-23T22:01:00Z">
        <w:r w:rsidR="002843E2" w:rsidDel="00CF4143">
          <w:rPr>
            <w:rFonts w:asciiTheme="majorHAnsi" w:hAnsiTheme="majorHAnsi"/>
          </w:rPr>
          <w:delText xml:space="preserve">On each trial the model provides </w:delText>
        </w:r>
      </w:del>
      <w:ins w:id="968" w:author="Christopher Summerfield" w:date="2014-04-23T22:01:00Z">
        <w:r w:rsidR="00CF4143">
          <w:rPr>
            <w:rFonts w:asciiTheme="majorHAnsi" w:hAnsiTheme="majorHAnsi"/>
          </w:rPr>
          <w:t>We estimated the</w:t>
        </w:r>
      </w:ins>
      <w:del w:id="969" w:author="Christopher Summerfield" w:date="2014-04-23T22:01:00Z">
        <w:r w:rsidR="00A54C4B" w:rsidDel="00CF4143">
          <w:rPr>
            <w:rFonts w:asciiTheme="majorHAnsi" w:hAnsiTheme="majorHAnsi"/>
          </w:rPr>
          <w:delText>an estimate</w:delText>
        </w:r>
      </w:del>
      <w:r w:rsidR="002843E2">
        <w:rPr>
          <w:rFonts w:asciiTheme="majorHAnsi" w:hAnsiTheme="majorHAnsi"/>
        </w:rPr>
        <w:t xml:space="preserve"> expected value (</w:t>
      </w:r>
      <w:r w:rsidR="00A54C4B">
        <w:rPr>
          <w:rFonts w:asciiTheme="majorHAnsi" w:hAnsiTheme="majorHAnsi"/>
        </w:rPr>
        <w:t>EV</w:t>
      </w:r>
      <w:r w:rsidR="002843E2">
        <w:rPr>
          <w:rFonts w:asciiTheme="majorHAnsi" w:hAnsiTheme="majorHAnsi"/>
        </w:rPr>
        <w:t>)</w:t>
      </w:r>
      <w:ins w:id="970" w:author="Christopher Summerfield" w:date="2014-04-23T22:01:00Z">
        <w:r w:rsidR="00CF4143">
          <w:rPr>
            <w:rFonts w:asciiTheme="majorHAnsi" w:hAnsiTheme="majorHAnsi"/>
          </w:rPr>
          <w:t xml:space="preserve"> for each trial,</w:t>
        </w:r>
      </w:ins>
      <w:del w:id="971" w:author="Christopher Summerfield" w:date="2014-04-23T22:01:00Z">
        <w:r w:rsidR="002843E2" w:rsidDel="00CF4143">
          <w:rPr>
            <w:rFonts w:asciiTheme="majorHAnsi" w:hAnsiTheme="majorHAnsi"/>
          </w:rPr>
          <w:delText>,</w:delText>
        </w:r>
      </w:del>
      <w:r w:rsidR="002843E2">
        <w:rPr>
          <w:rFonts w:asciiTheme="majorHAnsi" w:hAnsiTheme="majorHAnsi"/>
        </w:rPr>
        <w:t xml:space="preserve"> which reflects the </w:t>
      </w:r>
      <w:ins w:id="972" w:author="Christopher Summerfield" w:date="2014-04-23T22:00:00Z">
        <w:r w:rsidR="00CF4143">
          <w:rPr>
            <w:rFonts w:asciiTheme="majorHAnsi" w:hAnsiTheme="majorHAnsi"/>
          </w:rPr>
          <w:t xml:space="preserve">probability of being correct (given the best-fitting </w:t>
        </w:r>
      </w:ins>
      <w:ins w:id="973" w:author="Christopher Summerfield" w:date="2014-04-29T10:07:00Z">
        <w:r w:rsidR="00646CB9">
          <w:rPr>
            <w:rFonts w:asciiTheme="majorHAnsi" w:hAnsiTheme="majorHAnsi"/>
          </w:rPr>
          <w:t>parameterisation</w:t>
        </w:r>
      </w:ins>
      <w:ins w:id="974" w:author="Christopher Summerfield" w:date="2014-04-23T22:00:00Z">
        <w:r w:rsidR="00CF4143">
          <w:rPr>
            <w:rFonts w:asciiTheme="majorHAnsi" w:hAnsiTheme="majorHAnsi"/>
          </w:rPr>
          <w:t xml:space="preserve">) </w:t>
        </w:r>
      </w:ins>
      <w:del w:id="975" w:author="Christopher Summerfield" w:date="2014-04-23T22:01:00Z">
        <w:r w:rsidR="002843E2" w:rsidDel="00CF4143">
          <w:rPr>
            <w:rFonts w:asciiTheme="majorHAnsi" w:hAnsiTheme="majorHAnsi"/>
          </w:rPr>
          <w:delText>distance of the target value from zero (unsigned TV</w:delText>
        </w:r>
        <w:r w:rsidR="00FA0272" w:rsidDel="00CF4143">
          <w:rPr>
            <w:rFonts w:asciiTheme="majorHAnsi" w:hAnsiTheme="majorHAnsi"/>
          </w:rPr>
          <w:delText>,</w:delText>
        </w:r>
        <w:r w:rsidR="002843E2" w:rsidDel="00CF4143">
          <w:rPr>
            <w:rFonts w:asciiTheme="majorHAnsi" w:hAnsiTheme="majorHAnsi"/>
          </w:rPr>
          <w:delText xml:space="preserve"> or |TV|)</w:delText>
        </w:r>
        <w:r w:rsidR="00A54C4B" w:rsidDel="00CF4143">
          <w:rPr>
            <w:rFonts w:asciiTheme="majorHAnsi" w:hAnsiTheme="majorHAnsi"/>
          </w:rPr>
          <w:delText xml:space="preserve"> and thus the probability of a correct response</w:delText>
        </w:r>
        <w:r w:rsidR="002843E2" w:rsidDel="00CF4143">
          <w:rPr>
            <w:rFonts w:asciiTheme="majorHAnsi" w:hAnsiTheme="majorHAnsi"/>
          </w:rPr>
          <w:delText xml:space="preserve">. </w:delText>
        </w:r>
        <w:r w:rsidR="00063ADA" w:rsidDel="00CF4143">
          <w:rPr>
            <w:rFonts w:asciiTheme="majorHAnsi" w:hAnsiTheme="majorHAnsi"/>
          </w:rPr>
          <w:delText xml:space="preserve"> </w:delText>
        </w:r>
        <w:r w:rsidR="00A54C4B" w:rsidDel="00CF4143">
          <w:rPr>
            <w:rFonts w:asciiTheme="majorHAnsi" w:hAnsiTheme="majorHAnsi"/>
          </w:rPr>
          <w:delText>This quantity</w:delText>
        </w:r>
        <w:r w:rsidR="00063ADA" w:rsidDel="00CF4143">
          <w:rPr>
            <w:rFonts w:asciiTheme="majorHAnsi" w:hAnsiTheme="majorHAnsi"/>
          </w:rPr>
          <w:delText xml:space="preserve"> </w:delText>
        </w:r>
        <w:r w:rsidR="00A54C4B" w:rsidDel="00CF4143">
          <w:rPr>
            <w:rFonts w:asciiTheme="majorHAnsi" w:hAnsiTheme="majorHAnsi"/>
          </w:rPr>
          <w:delText>was</w:delText>
        </w:r>
        <w:r w:rsidR="00063ADA" w:rsidDel="00CF4143">
          <w:rPr>
            <w:rFonts w:asciiTheme="majorHAnsi" w:hAnsiTheme="majorHAnsi"/>
          </w:rPr>
          <w:delText xml:space="preserve"> be calculated under the best-fitting parameterisation and the </w:delText>
        </w:r>
        <w:r w:rsidR="001C0601" w:rsidDel="00CF4143">
          <w:rPr>
            <w:rFonts w:asciiTheme="majorHAnsi" w:hAnsiTheme="majorHAnsi"/>
          </w:rPr>
          <w:delText>performance</w:delText>
        </w:r>
        <w:r w:rsidR="00063ADA" w:rsidDel="00CF4143">
          <w:rPr>
            <w:rFonts w:asciiTheme="majorHAnsi" w:hAnsiTheme="majorHAnsi"/>
          </w:rPr>
          <w:delText>-maximising parameterisat</w:delText>
        </w:r>
        <w:r w:rsidR="00A54C4B" w:rsidDel="00CF4143">
          <w:rPr>
            <w:rFonts w:asciiTheme="majorHAnsi" w:hAnsiTheme="majorHAnsi"/>
          </w:rPr>
          <w:delText xml:space="preserve">ion, </w:delText>
        </w:r>
      </w:del>
      <w:r w:rsidR="00A54C4B">
        <w:rPr>
          <w:rFonts w:asciiTheme="majorHAnsi" w:hAnsiTheme="majorHAnsi"/>
        </w:rPr>
        <w:t xml:space="preserve">and regressed </w:t>
      </w:r>
      <w:ins w:id="976" w:author="Christopher Summerfield" w:date="2014-04-28T10:16:00Z">
        <w:r w:rsidR="009A330E">
          <w:rPr>
            <w:rFonts w:asciiTheme="majorHAnsi" w:hAnsiTheme="majorHAnsi"/>
          </w:rPr>
          <w:t xml:space="preserve">this quantity </w:t>
        </w:r>
      </w:ins>
      <w:r w:rsidR="00A54C4B">
        <w:rPr>
          <w:rFonts w:asciiTheme="majorHAnsi" w:hAnsiTheme="majorHAnsi"/>
        </w:rPr>
        <w:t>against the BOLD response at each voxel in the</w:t>
      </w:r>
      <w:r w:rsidR="00617A86">
        <w:rPr>
          <w:rFonts w:asciiTheme="majorHAnsi" w:hAnsiTheme="majorHAnsi"/>
        </w:rPr>
        <w:t xml:space="preserve"> brain (</w:t>
      </w:r>
      <w:ins w:id="977" w:author="Christopher Summerfield" w:date="2014-04-29T10:11:00Z">
        <w:r w:rsidR="009021AA">
          <w:rPr>
            <w:rFonts w:asciiTheme="majorHAnsi" w:hAnsiTheme="majorHAnsi"/>
          </w:rPr>
          <w:t xml:space="preserve">the </w:t>
        </w:r>
        <w:r w:rsidR="008F150F" w:rsidRPr="008F150F">
          <w:rPr>
            <w:rFonts w:asciiTheme="majorHAnsi" w:hAnsiTheme="majorHAnsi"/>
            <w:i/>
            <w:rPrChange w:id="978" w:author="Christopher Summerfield" w:date="2014-04-29T10:12:00Z">
              <w:rPr>
                <w:rFonts w:asciiTheme="majorHAnsi" w:hAnsiTheme="majorHAnsi"/>
              </w:rPr>
            </w:rPrChange>
          </w:rPr>
          <w:t>FV model</w:t>
        </w:r>
        <w:r w:rsidR="003A54DD">
          <w:rPr>
            <w:rFonts w:asciiTheme="majorHAnsi" w:hAnsiTheme="majorHAnsi"/>
          </w:rPr>
          <w:t xml:space="preserve">; </w:t>
        </w:r>
      </w:ins>
      <w:r w:rsidR="00617A86">
        <w:rPr>
          <w:rFonts w:asciiTheme="majorHAnsi" w:hAnsiTheme="majorHAnsi"/>
        </w:rPr>
        <w:t>Fig. 3</w:t>
      </w:r>
      <w:r w:rsidR="00A54C4B">
        <w:rPr>
          <w:rFonts w:asciiTheme="majorHAnsi" w:hAnsiTheme="majorHAnsi"/>
        </w:rPr>
        <w:t>a</w:t>
      </w:r>
      <w:ins w:id="979" w:author="Christopher Summerfield" w:date="2014-04-29T10:07:00Z">
        <w:r w:rsidR="00646CB9">
          <w:rPr>
            <w:rFonts w:asciiTheme="majorHAnsi" w:hAnsiTheme="majorHAnsi"/>
          </w:rPr>
          <w:t xml:space="preserve"> and methods</w:t>
        </w:r>
      </w:ins>
      <w:r w:rsidR="00A54C4B">
        <w:rPr>
          <w:rFonts w:asciiTheme="majorHAnsi" w:hAnsiTheme="majorHAnsi"/>
        </w:rPr>
        <w:t xml:space="preserve">). </w:t>
      </w:r>
      <w:r w:rsidR="00D912C6">
        <w:rPr>
          <w:rFonts w:asciiTheme="majorHAnsi" w:hAnsiTheme="majorHAnsi"/>
        </w:rPr>
        <w:t xml:space="preserve"> </w:t>
      </w:r>
      <w:del w:id="980" w:author="Christopher Summerfield" w:date="2014-04-23T22:02:00Z">
        <w:r w:rsidR="00D912C6" w:rsidDel="00CF4143">
          <w:rPr>
            <w:rFonts w:asciiTheme="majorHAnsi" w:hAnsiTheme="majorHAnsi"/>
          </w:rPr>
          <w:delText>For the best-fitting parameterisation of the model , w</w:delText>
        </w:r>
        <w:r w:rsidR="00A54C4B" w:rsidDel="00CF4143">
          <w:rPr>
            <w:rFonts w:asciiTheme="majorHAnsi" w:hAnsiTheme="majorHAnsi"/>
          </w:rPr>
          <w:delText>e observed a strong correlation between EV and BOLD signal in</w:delText>
        </w:r>
      </w:del>
      <w:ins w:id="981" w:author="Christopher Summerfield" w:date="2014-04-23T22:02:00Z">
        <w:r w:rsidR="00CF4143">
          <w:rPr>
            <w:rFonts w:asciiTheme="majorHAnsi" w:hAnsiTheme="majorHAnsi"/>
          </w:rPr>
          <w:t>This</w:t>
        </w:r>
      </w:ins>
      <w:ins w:id="982" w:author="Christopher Summerfield" w:date="2014-04-28T10:16:00Z">
        <w:r w:rsidR="00B6330A">
          <w:rPr>
            <w:rFonts w:asciiTheme="majorHAnsi" w:hAnsiTheme="majorHAnsi"/>
          </w:rPr>
          <w:t xml:space="preserve"> analysis</w:t>
        </w:r>
      </w:ins>
      <w:ins w:id="983" w:author="Christopher Summerfield" w:date="2014-04-23T22:02:00Z">
        <w:r w:rsidR="00CF4143">
          <w:rPr>
            <w:rFonts w:asciiTheme="majorHAnsi" w:hAnsiTheme="majorHAnsi"/>
          </w:rPr>
          <w:t xml:space="preserve"> identified voxels in</w:t>
        </w:r>
      </w:ins>
      <w:r w:rsidR="00A54C4B">
        <w:rPr>
          <w:rFonts w:asciiTheme="majorHAnsi" w:hAnsiTheme="majorHAnsi"/>
        </w:rPr>
        <w:t xml:space="preserve"> the </w:t>
      </w:r>
      <w:r w:rsidR="00784FE6">
        <w:rPr>
          <w:rFonts w:asciiTheme="majorHAnsi" w:hAnsiTheme="majorHAnsi"/>
        </w:rPr>
        <w:t xml:space="preserve">medial orbitofrontal cortex, (or </w:t>
      </w:r>
      <w:r w:rsidR="00A54C4B">
        <w:rPr>
          <w:rFonts w:asciiTheme="majorHAnsi" w:hAnsiTheme="majorHAnsi"/>
        </w:rPr>
        <w:t>ventromedial</w:t>
      </w:r>
      <w:r w:rsidR="00784FE6">
        <w:rPr>
          <w:rFonts w:asciiTheme="majorHAnsi" w:hAnsiTheme="majorHAnsi"/>
        </w:rPr>
        <w:t xml:space="preserve"> prefrontal cortex; </w:t>
      </w:r>
      <w:r w:rsidR="00A54C4B">
        <w:rPr>
          <w:rFonts w:asciiTheme="majorHAnsi" w:hAnsiTheme="majorHAnsi"/>
        </w:rPr>
        <w:t>VMPFC)</w:t>
      </w:r>
      <w:r w:rsidR="00D912C6">
        <w:rPr>
          <w:rFonts w:asciiTheme="majorHAnsi" w:hAnsiTheme="majorHAnsi"/>
        </w:rPr>
        <w:t xml:space="preserve"> (peak: </w:t>
      </w:r>
      <w:r w:rsidR="00D912C6" w:rsidRPr="00E86BBD">
        <w:rPr>
          <w:rFonts w:asciiTheme="majorHAnsi" w:hAnsiTheme="majorHAnsi"/>
        </w:rPr>
        <w:t>-6,  52,  -2</w:t>
      </w:r>
      <w:r w:rsidR="00D912C6">
        <w:rPr>
          <w:rFonts w:asciiTheme="majorHAnsi" w:hAnsiTheme="majorHAnsi"/>
        </w:rPr>
        <w:t>, t</w:t>
      </w:r>
      <w:r w:rsidR="00D912C6" w:rsidRPr="00E86BBD">
        <w:rPr>
          <w:rFonts w:asciiTheme="majorHAnsi" w:hAnsiTheme="majorHAnsi"/>
          <w:vertAlign w:val="subscript"/>
        </w:rPr>
        <w:t>(17)</w:t>
      </w:r>
      <w:r w:rsidR="00D912C6">
        <w:rPr>
          <w:rFonts w:asciiTheme="majorHAnsi" w:hAnsiTheme="majorHAnsi"/>
        </w:rPr>
        <w:t xml:space="preserve"> = 6.19, p &lt; 1 x 10</w:t>
      </w:r>
      <w:r w:rsidR="00D912C6" w:rsidRPr="00E86BBD">
        <w:rPr>
          <w:rFonts w:asciiTheme="majorHAnsi" w:hAnsiTheme="majorHAnsi"/>
          <w:vertAlign w:val="superscript"/>
        </w:rPr>
        <w:t>-5</w:t>
      </w:r>
      <w:r w:rsidR="00D912C6">
        <w:rPr>
          <w:rFonts w:asciiTheme="majorHAnsi" w:hAnsiTheme="majorHAnsi"/>
        </w:rPr>
        <w:t>)</w:t>
      </w:r>
      <w:r w:rsidR="00A54C4B">
        <w:rPr>
          <w:rFonts w:asciiTheme="majorHAnsi" w:hAnsiTheme="majorHAnsi"/>
        </w:rPr>
        <w:t>, a brain region where BOLD signals</w:t>
      </w:r>
      <w:r w:rsidR="008F150F">
        <w:rPr>
          <w:rFonts w:asciiTheme="majorHAnsi" w:hAnsiTheme="majorHAnsi"/>
        </w:rPr>
        <w:fldChar w:fldCharType="begin"/>
      </w:r>
      <w:ins w:id="984" w:author="Christopher Summerfield" w:date="2014-04-29T10:20:00Z">
        <w:r w:rsidR="001261CC">
          <w:rPr>
            <w:rFonts w:asciiTheme="majorHAnsi" w:hAnsiTheme="majorHAnsi"/>
          </w:rPr>
          <w:instrText xml:space="preserve"> ADDIN EN.CITE &lt;EndNote&gt;&lt;Cite&gt;&lt;Author&gt;Plassmann&lt;/Author&gt;&lt;Year&gt;2007&lt;/Year&gt;&lt;RecNum&gt;145&lt;/RecNum&gt;&lt;record&gt;&lt;rec-number&gt;145&lt;/rec-number&gt;&lt;foreign-keys&gt;&lt;key app="EN" db-id="wzfpz2f01saxwce2avopas0hvweaawzx2err"&gt;145&lt;/key&gt;&lt;/foreign-keys&gt;&lt;ref-type name="Journal Article"&gt;17&lt;/ref-type&gt;&lt;contributors&gt;&lt;authors&gt;&lt;author&gt;Plassmann, H.&lt;/author&gt;&lt;author&gt;O&amp;apos;Doherty, J.&lt;/author&gt;&lt;author&gt;Rangel, A.&lt;/author&gt;&lt;/authors&gt;&lt;/contributors&gt;&lt;auth-address&gt;California Institute of Technology, Division of Humanities and Social Sciences, MC 228-77, Pasadena, California 91125, USA.&lt;/auth-address&gt;&lt;titles&gt;&lt;title&gt;Orbitofrontal cortex encodes willingness to pay in everyday economic transactions&lt;/title&gt;&lt;secondary-title&gt;J Neurosci&lt;/secondary-title&gt;&lt;/titles&gt;&lt;periodical&gt;&lt;full-title&gt;J Neurosci&lt;/full-title&gt;&lt;/periodical&gt;&lt;pages&gt;9984-8&lt;/pages&gt;&lt;volume&gt;27&lt;/volume&gt;&lt;number&gt;37&lt;/number&gt;&lt;edition&gt;2007/09/15&lt;/edition&gt;&lt;keywords&gt;&lt;keyword&gt;Adolescent&lt;/keyword&gt;&lt;keyword&gt;Adult&lt;/keyword&gt;&lt;keyword&gt;Brain Mapping/methods&lt;/keyword&gt;&lt;keyword&gt;Decision Making/*physiology&lt;/keyword&gt;&lt;keyword&gt;Female&lt;/keyword&gt;&lt;keyword&gt;Frontal Lobe/*physiology&lt;/keyword&gt;&lt;keyword&gt;Humans&lt;/keyword&gt;&lt;keyword&gt;Magnetic Resonance Imaging/methods&lt;/keyword&gt;&lt;keyword&gt;Male&lt;/keyword&gt;&lt;keyword&gt;Middle Aged&lt;/keyword&gt;&lt;keyword&gt;*Reward&lt;/keyword&gt;&lt;keyword&gt;*Social Marketing&lt;/keyword&gt;&lt;keyword&gt;Time Factors&lt;/keyword&gt;&lt;/keywords&gt;&lt;dates&gt;&lt;year&gt;2007&lt;/year&gt;&lt;pub-dates&gt;&lt;date&gt;Sep 12&lt;/date&gt;&lt;/pub-dates&gt;&lt;/dates&gt;&lt;isbn&gt;1529-2401 (Electronic)&amp;#xD;0270-6474 (Linking)&lt;/isbn&gt;&lt;accession-num&gt;17855612&lt;/accession-num&gt;&lt;urls&gt;&lt;related-urls&gt;&lt;url&gt;http://www.ncbi.nlm.nih.gov/entrez/query.fcgi?cmd=Retrieve&amp;amp;db=PubMed&amp;amp;dopt=Citation&amp;amp;list_uids=17855612&lt;/url&gt;&lt;/related-urls&gt;&lt;/urls&gt;&lt;electronic-resource-num&gt;27/37/9984 [pii]&amp;#xD;10.1523/JNEUROSCI.2131-07.2007&lt;/electronic-resource-num&gt;&lt;language&gt;eng&lt;/language&gt;&lt;/record&gt;&lt;/Cite&gt;&lt;/EndNote&gt;</w:instrText>
        </w:r>
      </w:ins>
      <w:del w:id="985" w:author="Christopher Summerfield" w:date="2014-04-23T15:13:00Z">
        <w:r w:rsidR="00333041" w:rsidDel="00705ED5">
          <w:rPr>
            <w:rFonts w:asciiTheme="majorHAnsi" w:hAnsiTheme="majorHAnsi"/>
          </w:rPr>
          <w:delInstrText xml:space="preserve"> ADDIN EN.CITE &lt;EndNote&gt;&lt;Cite&gt;&lt;Author&gt;Plassmann&lt;/Author&gt;&lt;Year&gt;2007&lt;/Year&gt;&lt;RecNum&gt;145&lt;/RecNum&gt;&lt;record&gt;&lt;rec-number&gt;145&lt;/rec-number&gt;&lt;foreign-keys&gt;&lt;key app="EN" db-id="wzfpz2f01saxwce2avopas0hvweaawzx2err"&gt;145&lt;/key&gt;&lt;/foreign-keys&gt;&lt;ref-type name="Journal Article"&gt;17&lt;/ref-type&gt;&lt;contributors&gt;&lt;authors&gt;&lt;author&gt;Plassmann, H.&lt;/author&gt;&lt;author&gt;O&amp;apos;Doherty, J.&lt;/author&gt;&lt;author&gt;Rangel, A.&lt;/author&gt;&lt;/authors&gt;&lt;/contributors&gt;&lt;auth-address&gt;California Institute of Technology, Division of Humanities and Social Sciences, MC 228-77, Pasadena, California 91125, USA.&lt;/auth-address&gt;&lt;titles&gt;&lt;title&gt;Orbitofrontal cortex encodes willingness to pay in everyday economic transactions&lt;/title&gt;&lt;secondary-title&gt;J Neurosci&lt;/secondary-title&gt;&lt;/titles&gt;&lt;periodical&gt;&lt;full-title&gt;J Neurosci&lt;/full-title&gt;&lt;/periodical&gt;&lt;pages&gt;9984-8&lt;/pages&gt;&lt;volume&gt;27&lt;/volume&gt;&lt;number&gt;37&lt;/number&gt;&lt;edition&gt;2007/09/15&lt;/edition&gt;&lt;keywords&gt;&lt;keyword&gt;Adolescent&lt;/keyword&gt;&lt;keyword&gt;Adult&lt;/keyword&gt;&lt;keyword&gt;Brain Mapping/methods&lt;/keyword&gt;&lt;keyword&gt;Decision Making/*physiology&lt;/keyword&gt;&lt;keyword&gt;Female&lt;/keyword&gt;&lt;keyword&gt;Frontal Lobe/*physiology&lt;/keyword&gt;&lt;keyword&gt;Humans&lt;/keyword&gt;&lt;keyword&gt;Magnetic Resonance Imaging/methods&lt;/keyword&gt;&lt;keyword&gt;Male&lt;/keyword&gt;&lt;keyword&gt;Middle Aged&lt;/keyword&gt;&lt;keyword&gt;*Reward&lt;/keyword&gt;&lt;keyword&gt;*Social Marketing&lt;/keyword&gt;&lt;keyword&gt;Time Factors&lt;/keyword&gt;&lt;/keywords&gt;&lt;dates&gt;&lt;year&gt;2007&lt;/year&gt;&lt;pub-dates&gt;&lt;date&gt;Sep 12&lt;/date&gt;&lt;/pub-dates&gt;&lt;/dates&gt;&lt;isbn&gt;1529-2401 (Electronic)&amp;#xD;0270-6474 (Linking)&lt;/isbn&gt;&lt;accession-num&gt;17855612&lt;/accession-num&gt;&lt;urls&gt;&lt;related-urls&gt;&lt;url&gt;http://www.ncbi.nlm.nih.gov/entrez/query.fcgi?cmd=Retrieve&amp;amp;db=PubMed&amp;amp;dopt=Citation&amp;amp;list_uids=17855612&lt;/url&gt;&lt;/related-urls&gt;&lt;/urls&gt;&lt;electronic-resource-num&gt;27/37/9984 [pii]&amp;#xD;10.1523/JNEUROSCI.2131-07.2007&lt;/electronic-resource-num&gt;&lt;language&gt;eng&lt;/language&gt;&lt;/record&gt;&lt;/Cite&gt;&lt;/EndNote&gt;</w:delInstrText>
        </w:r>
      </w:del>
      <w:r w:rsidR="008F150F">
        <w:rPr>
          <w:rFonts w:asciiTheme="majorHAnsi" w:hAnsiTheme="majorHAnsi"/>
        </w:rPr>
        <w:fldChar w:fldCharType="separate"/>
      </w:r>
      <w:ins w:id="986" w:author="Christopher Summerfield" w:date="2014-04-23T15:13:00Z">
        <w:r w:rsidR="00705ED5" w:rsidRPr="00705ED5">
          <w:rPr>
            <w:rFonts w:asciiTheme="majorHAnsi" w:hAnsiTheme="majorHAnsi"/>
            <w:noProof/>
            <w:vertAlign w:val="superscript"/>
          </w:rPr>
          <w:t>22</w:t>
        </w:r>
      </w:ins>
      <w:del w:id="987" w:author="Christopher Summerfield" w:date="2014-04-23T15:13:00Z">
        <w:r w:rsidR="00784FE6" w:rsidRPr="00784FE6" w:rsidDel="00705ED5">
          <w:rPr>
            <w:rFonts w:asciiTheme="majorHAnsi" w:hAnsiTheme="majorHAnsi"/>
            <w:noProof/>
            <w:vertAlign w:val="superscript"/>
          </w:rPr>
          <w:delText>28</w:delText>
        </w:r>
      </w:del>
      <w:r w:rsidR="008F150F">
        <w:rPr>
          <w:rFonts w:asciiTheme="majorHAnsi" w:hAnsiTheme="majorHAnsi"/>
        </w:rPr>
        <w:fldChar w:fldCharType="end"/>
      </w:r>
      <w:r w:rsidR="00A54C4B">
        <w:rPr>
          <w:rFonts w:asciiTheme="majorHAnsi" w:hAnsiTheme="majorHAnsi"/>
        </w:rPr>
        <w:t xml:space="preserve"> and single-unit activity usually correlate with expected value</w:t>
      </w:r>
      <w:r w:rsidR="008F150F">
        <w:rPr>
          <w:rFonts w:asciiTheme="majorHAnsi" w:hAnsiTheme="majorHAnsi"/>
        </w:rPr>
        <w:fldChar w:fldCharType="begin"/>
      </w:r>
      <w:ins w:id="988" w:author="Christopher Summerfield" w:date="2014-04-29T10:20:00Z">
        <w:r w:rsidR="001261CC">
          <w:rPr>
            <w:rFonts w:asciiTheme="majorHAnsi" w:hAnsiTheme="majorHAnsi"/>
          </w:rPr>
          <w:instrText xml:space="preserve"> ADDIN EN.CITE &lt;EndNote&gt;&lt;Cite&gt;&lt;Author&gt;Padoa-Schioppa&lt;/Author&gt;&lt;Year&gt;2006&lt;/Year&gt;&lt;RecNum&gt;496&lt;/RecNum&gt;&lt;record&gt;&lt;rec-number&gt;496&lt;/rec-number&gt;&lt;foreign-keys&gt;&lt;key app="EN" db-id="wzfpz2f01saxwce2avopas0hvweaawzx2err"&gt;496&lt;/key&gt;&lt;/foreign-keys&gt;&lt;ref-type name="Journal Article"&gt;17&lt;/ref-type&gt;&lt;contributors&gt;&lt;authors&gt;&lt;author&gt;Padoa-Schioppa, C.&lt;/author&gt;&lt;author&gt;Assad, J. A.&lt;/author&gt;&lt;/authors&gt;&lt;/contributors&gt;&lt;auth-address&gt;Department of Neurobiology, Harvard Medical School, 220 Longwood Avenue, Boston, Massachusetts 02115, USA. camillo@alum.mit.edu&lt;/auth-address&gt;&lt;titles&gt;&lt;title&gt;Neurons in the orbitofrontal cortex encode economic value&lt;/title&gt;&lt;secondary-title&gt;Nature&lt;/secondary-title&gt;&lt;/titles&gt;&lt;periodical&gt;&lt;full-title&gt;Nature&lt;/full-title&gt;&lt;/periodical&gt;&lt;pages&gt;223-6&lt;/pages&gt;&lt;volume&gt;441&lt;/volume&gt;&lt;number&gt;7090&lt;/number&gt;&lt;edition&gt;2006/04/25&lt;/edition&gt;&lt;keywords&gt;&lt;keyword&gt;Animals&lt;/keyword&gt;&lt;keyword&gt;Choice Behavior/*physiology&lt;/keyword&gt;&lt;keyword&gt;Cost-Benefit Analysis&lt;/keyword&gt;&lt;keyword&gt;Diet&lt;/keyword&gt;&lt;keyword&gt;Food Preferences/physiology&lt;/keyword&gt;&lt;keyword&gt;Frontal Lobe/*cytology/*physiology&lt;/keyword&gt;&lt;keyword&gt;Fruit&lt;/keyword&gt;&lt;keyword&gt;Haplorhini/*physiology&lt;/keyword&gt;&lt;keyword&gt;Humans&lt;/keyword&gt;&lt;keyword&gt;Models, Neurological&lt;/keyword&gt;&lt;keyword&gt;Neurons/cytology/*physiology&lt;/keyword&gt;&lt;keyword&gt;Time Factors&lt;/keyword&gt;&lt;/keywords&gt;&lt;dates&gt;&lt;year&gt;2006&lt;/year&gt;&lt;pub-dates&gt;&lt;date&gt;May 11&lt;/date&gt;&lt;/pub-dates&gt;&lt;/dates&gt;&lt;isbn&gt;1476-4687 (Electronic)&amp;#xD;0028-0836 (Linking)&lt;/isbn&gt;&lt;accession-num&gt;16633341&lt;/accession-num&gt;&lt;urls&gt;&lt;related-urls&gt;&lt;url&gt;http://www.ncbi.nlm.nih.gov/entrez/query.fcgi?cmd=Retrieve&amp;amp;db=PubMed&amp;amp;dopt=Citation&amp;amp;list_uids=16633341&lt;/url&gt;&lt;/related-urls&gt;&lt;/urls&gt;&lt;custom2&gt;2630027&lt;/custom2&gt;&lt;electronic-resource-num&gt;nature04676 [pii]&amp;#xD;10.1038/nature04676&lt;/electronic-resource-num&gt;&lt;language&gt;eng&lt;/language&gt;&lt;/record&gt;&lt;/Cite&gt;&lt;/EndNote&gt;</w:instrText>
        </w:r>
      </w:ins>
      <w:del w:id="989" w:author="Christopher Summerfield" w:date="2014-04-23T15:13:00Z">
        <w:r w:rsidR="00333041" w:rsidDel="00705ED5">
          <w:rPr>
            <w:rFonts w:asciiTheme="majorHAnsi" w:hAnsiTheme="majorHAnsi"/>
          </w:rPr>
          <w:delInstrText xml:space="preserve"> ADDIN EN.CITE &lt;EndNote&gt;&lt;Cite&gt;&lt;Author&gt;Padoa-Schioppa&lt;/Author&gt;&lt;Year&gt;2006&lt;/Year&gt;&lt;RecNum&gt;496&lt;/RecNum&gt;&lt;record&gt;&lt;rec-number&gt;496&lt;/rec-number&gt;&lt;foreign-keys&gt;&lt;key app="EN" db-id="wzfpz2f01saxwce2avopas0hvweaawzx2err"&gt;496&lt;/key&gt;&lt;/foreign-keys&gt;&lt;ref-type name="Journal Article"&gt;17&lt;/ref-type&gt;&lt;contributors&gt;&lt;authors&gt;&lt;author&gt;Padoa-Schioppa, C.&lt;/author&gt;&lt;author&gt;Assad, J. A.&lt;/author&gt;&lt;/authors&gt;&lt;/contributors&gt;&lt;auth-address&gt;Department of Neurobiology, Harvard Medical School, 220 Longwood Avenue, Boston, Massachusetts 02115, USA. camillo@alum.mit.edu&lt;/auth-address&gt;&lt;titles&gt;&lt;title&gt;Neurons in the orbitofrontal cortex encode economic value&lt;/title&gt;&lt;secondary-title&gt;Nature&lt;/secondary-title&gt;&lt;/titles&gt;&lt;periodical&gt;&lt;full-title&gt;Nature&lt;/full-title&gt;&lt;/periodical&gt;&lt;pages&gt;223-6&lt;/pages&gt;&lt;volume&gt;441&lt;/volume&gt;&lt;number&gt;7090&lt;/number&gt;&lt;edition&gt;2006/04/25&lt;/edition&gt;&lt;keywords&gt;&lt;keyword&gt;Animals&lt;/keyword&gt;&lt;keyword&gt;Choice Behavior/*physiology&lt;/keyword&gt;&lt;keyword&gt;Cost-Benefit Analysis&lt;/keyword&gt;&lt;keyword&gt;Diet&lt;/keyword&gt;&lt;keyword&gt;Food Preferences/physiology&lt;/keyword&gt;&lt;keyword&gt;Frontal Lobe/*cytology/*physiology&lt;/keyword&gt;&lt;keyword&gt;Fruit&lt;/keyword&gt;&lt;keyword&gt;Haplorhini/*physiology&lt;/keyword&gt;&lt;keyword&gt;Humans&lt;/keyword&gt;&lt;keyword&gt;Models, Neurological&lt;/keyword&gt;&lt;keyword&gt;Neurons/cytology/*physiology&lt;/keyword&gt;&lt;keyword&gt;Time Factors&lt;/keyword&gt;&lt;/keywords&gt;&lt;dates&gt;&lt;year&gt;2006&lt;/year&gt;&lt;pub-dates&gt;&lt;date&gt;May 11&lt;/date&gt;&lt;/pub-dates&gt;&lt;/dates&gt;&lt;isbn&gt;1476-4687 (Electronic)&amp;#xD;0028-0836 (Linking)&lt;/isbn&gt;&lt;accession-num&gt;16633341&lt;/accession-num&gt;&lt;urls&gt;&lt;related-urls&gt;&lt;url&gt;http://www.ncbi.nlm.nih.gov/entrez/query.fcgi?cmd=Retrieve&amp;amp;db=PubMed&amp;amp;dopt=Citation&amp;amp;list_uids=16633341&lt;/url&gt;&lt;/related-urls&gt;&lt;/urls&gt;&lt;custom2&gt;2630027&lt;/custom2&gt;&lt;electronic-resource-num&gt;nature04676 [pii]&amp;#xD;10.1038/nature04676&lt;/electronic-resource-num&gt;&lt;language&gt;eng&lt;/language&gt;&lt;/record&gt;&lt;/Cite&gt;&lt;/EndNote&gt;</w:delInstrText>
        </w:r>
      </w:del>
      <w:r w:rsidR="008F150F">
        <w:rPr>
          <w:rFonts w:asciiTheme="majorHAnsi" w:hAnsiTheme="majorHAnsi"/>
        </w:rPr>
        <w:fldChar w:fldCharType="separate"/>
      </w:r>
      <w:ins w:id="990" w:author="Christopher Summerfield" w:date="2014-04-23T15:13:00Z">
        <w:r w:rsidR="00705ED5" w:rsidRPr="00705ED5">
          <w:rPr>
            <w:rFonts w:asciiTheme="majorHAnsi" w:hAnsiTheme="majorHAnsi"/>
            <w:noProof/>
            <w:vertAlign w:val="superscript"/>
          </w:rPr>
          <w:t>23</w:t>
        </w:r>
      </w:ins>
      <w:del w:id="991" w:author="Christopher Summerfield" w:date="2014-04-23T15:13:00Z">
        <w:r w:rsidR="00784FE6" w:rsidRPr="00784FE6" w:rsidDel="00705ED5">
          <w:rPr>
            <w:rFonts w:asciiTheme="majorHAnsi" w:hAnsiTheme="majorHAnsi"/>
            <w:noProof/>
            <w:vertAlign w:val="superscript"/>
          </w:rPr>
          <w:delText>29</w:delText>
        </w:r>
      </w:del>
      <w:r w:rsidR="008F150F">
        <w:rPr>
          <w:rFonts w:asciiTheme="majorHAnsi" w:hAnsiTheme="majorHAnsi"/>
        </w:rPr>
        <w:fldChar w:fldCharType="end"/>
      </w:r>
      <w:r w:rsidR="00A54C4B">
        <w:rPr>
          <w:rFonts w:asciiTheme="majorHAnsi" w:hAnsiTheme="majorHAnsi"/>
        </w:rPr>
        <w:t xml:space="preserve">.  </w:t>
      </w:r>
      <w:del w:id="992" w:author="Christopher Summerfield" w:date="2014-04-29T10:08:00Z">
        <w:r w:rsidR="00A54C4B" w:rsidDel="00646CB9">
          <w:rPr>
            <w:rFonts w:asciiTheme="majorHAnsi" w:hAnsiTheme="majorHAnsi"/>
          </w:rPr>
          <w:delText>However</w:delText>
        </w:r>
      </w:del>
      <w:ins w:id="993" w:author="Christopher Summerfield" w:date="2014-04-29T10:08:00Z">
        <w:r w:rsidR="00646CB9">
          <w:rPr>
            <w:rFonts w:asciiTheme="majorHAnsi" w:hAnsiTheme="majorHAnsi"/>
          </w:rPr>
          <w:t>By contrast</w:t>
        </w:r>
      </w:ins>
      <w:r w:rsidR="00A54C4B">
        <w:rPr>
          <w:rFonts w:asciiTheme="majorHAnsi" w:hAnsiTheme="majorHAnsi"/>
        </w:rPr>
        <w:t xml:space="preserve">, no reliable correlations with VMPFC BOLD were observed when the expected value was calculated under the </w:t>
      </w:r>
      <w:r w:rsidR="001C0601">
        <w:rPr>
          <w:rFonts w:asciiTheme="majorHAnsi" w:hAnsiTheme="majorHAnsi"/>
        </w:rPr>
        <w:t>performance</w:t>
      </w:r>
      <w:r w:rsidR="00A54C4B">
        <w:rPr>
          <w:rFonts w:asciiTheme="majorHAnsi" w:hAnsiTheme="majorHAnsi"/>
        </w:rPr>
        <w:t>-maximising parameterisation</w:t>
      </w:r>
      <w:ins w:id="994" w:author="Christopher Summerfield" w:date="2014-04-23T22:02:00Z">
        <w:r w:rsidR="00791C00">
          <w:rPr>
            <w:rFonts w:asciiTheme="majorHAnsi" w:hAnsiTheme="majorHAnsi"/>
          </w:rPr>
          <w:t xml:space="preserve"> of the model</w:t>
        </w:r>
      </w:ins>
      <w:ins w:id="995" w:author="Christopher Summerfield" w:date="2014-04-29T10:08:00Z">
        <w:r w:rsidR="00646CB9">
          <w:rPr>
            <w:rFonts w:asciiTheme="majorHAnsi" w:hAnsiTheme="majorHAnsi"/>
          </w:rPr>
          <w:t xml:space="preserve"> (not shown)</w:t>
        </w:r>
      </w:ins>
      <w:ins w:id="996" w:author="Christopher Summerfield" w:date="2014-04-23T22:02:00Z">
        <w:r w:rsidR="00791C00">
          <w:rPr>
            <w:rFonts w:asciiTheme="majorHAnsi" w:hAnsiTheme="majorHAnsi"/>
          </w:rPr>
          <w:t>.  Furthermore,</w:t>
        </w:r>
        <w:r w:rsidR="00CF4143">
          <w:rPr>
            <w:rFonts w:asciiTheme="majorHAnsi" w:hAnsiTheme="majorHAnsi"/>
          </w:rPr>
          <w:t xml:space="preserve"> </w:t>
        </w:r>
      </w:ins>
      <w:ins w:id="997" w:author="Christopher Summerfield" w:date="2014-04-28T09:33:00Z">
        <w:r w:rsidR="00791C00">
          <w:rPr>
            <w:rFonts w:asciiTheme="majorHAnsi" w:hAnsiTheme="majorHAnsi"/>
          </w:rPr>
          <w:t>only</w:t>
        </w:r>
      </w:ins>
      <w:ins w:id="998" w:author="Christopher Summerfield" w:date="2014-04-28T09:28:00Z">
        <w:r w:rsidR="00791C00">
          <w:rPr>
            <w:rFonts w:asciiTheme="majorHAnsi" w:hAnsiTheme="majorHAnsi"/>
          </w:rPr>
          <w:t xml:space="preserve"> modes</w:t>
        </w:r>
        <w:r w:rsidR="007B459E">
          <w:rPr>
            <w:rFonts w:asciiTheme="majorHAnsi" w:hAnsiTheme="majorHAnsi"/>
          </w:rPr>
          <w:t xml:space="preserve">t </w:t>
        </w:r>
      </w:ins>
      <w:ins w:id="999" w:author="Christopher Summerfield" w:date="2014-04-29T10:08:00Z">
        <w:r w:rsidR="0066338B">
          <w:rPr>
            <w:rFonts w:asciiTheme="majorHAnsi" w:hAnsiTheme="majorHAnsi"/>
          </w:rPr>
          <w:t xml:space="preserve">ventromedial </w:t>
        </w:r>
      </w:ins>
      <w:ins w:id="1000" w:author="Christopher Summerfield" w:date="2014-04-28T09:28:00Z">
        <w:r w:rsidR="007B459E">
          <w:rPr>
            <w:rFonts w:asciiTheme="majorHAnsi" w:hAnsiTheme="majorHAnsi"/>
          </w:rPr>
          <w:t>activations were observed</w:t>
        </w:r>
      </w:ins>
      <w:ins w:id="1001" w:author="Christopher Summerfield" w:date="2014-04-23T22:02:00Z">
        <w:r w:rsidR="00CF4143">
          <w:rPr>
            <w:rFonts w:asciiTheme="majorHAnsi" w:hAnsiTheme="majorHAnsi"/>
          </w:rPr>
          <w:t xml:space="preserve"> when expected value was computed from the rival model</w:t>
        </w:r>
      </w:ins>
      <w:ins w:id="1002" w:author="Christopher Summerfield" w:date="2014-04-28T09:29:00Z">
        <w:r w:rsidR="007B459E">
          <w:rPr>
            <w:rFonts w:asciiTheme="majorHAnsi" w:hAnsiTheme="majorHAnsi"/>
          </w:rPr>
          <w:t>s</w:t>
        </w:r>
      </w:ins>
      <w:ins w:id="1003" w:author="Christopher Summerfield" w:date="2014-04-23T22:02:00Z">
        <w:r w:rsidR="00CF4143">
          <w:rPr>
            <w:rFonts w:asciiTheme="majorHAnsi" w:hAnsiTheme="majorHAnsi"/>
          </w:rPr>
          <w:t xml:space="preserve"> with differential learning from correct and incorrect trials</w:t>
        </w:r>
      </w:ins>
      <w:r w:rsidR="00617A86">
        <w:rPr>
          <w:rFonts w:asciiTheme="majorHAnsi" w:hAnsiTheme="majorHAnsi"/>
        </w:rPr>
        <w:t xml:space="preserve"> (</w:t>
      </w:r>
      <w:ins w:id="1004" w:author="Christopher Summerfield" w:date="2014-04-29T10:11:00Z">
        <w:r w:rsidR="008F150F" w:rsidRPr="008F150F">
          <w:rPr>
            <w:rFonts w:asciiTheme="majorHAnsi" w:hAnsiTheme="majorHAnsi"/>
            <w:i/>
            <w:rPrChange w:id="1005" w:author="Christopher Summerfield" w:date="2014-04-29T10:12:00Z">
              <w:rPr>
                <w:rFonts w:asciiTheme="majorHAnsi" w:hAnsiTheme="majorHAnsi"/>
              </w:rPr>
            </w:rPrChange>
          </w:rPr>
          <w:t>CI model</w:t>
        </w:r>
        <w:r w:rsidR="00284762">
          <w:rPr>
            <w:rFonts w:asciiTheme="majorHAnsi" w:hAnsiTheme="majorHAnsi"/>
          </w:rPr>
          <w:t xml:space="preserve">; </w:t>
        </w:r>
      </w:ins>
      <w:r w:rsidR="00617A86">
        <w:rPr>
          <w:rFonts w:asciiTheme="majorHAnsi" w:hAnsiTheme="majorHAnsi"/>
        </w:rPr>
        <w:t xml:space="preserve">Fig. </w:t>
      </w:r>
      <w:ins w:id="1006" w:author="Christopher Summerfield" w:date="2014-04-29T10:11:00Z">
        <w:r w:rsidR="003A54DD">
          <w:rPr>
            <w:rFonts w:asciiTheme="majorHAnsi" w:hAnsiTheme="majorHAnsi"/>
          </w:rPr>
          <w:t>3</w:t>
        </w:r>
      </w:ins>
      <w:del w:id="1007" w:author="Christopher Summerfield" w:date="2014-04-29T10:11:00Z">
        <w:r w:rsidR="00617A86" w:rsidDel="003A54DD">
          <w:rPr>
            <w:rFonts w:asciiTheme="majorHAnsi" w:hAnsiTheme="majorHAnsi"/>
          </w:rPr>
          <w:delText>4</w:delText>
        </w:r>
      </w:del>
      <w:r w:rsidR="00617A86">
        <w:rPr>
          <w:rFonts w:asciiTheme="majorHAnsi" w:hAnsiTheme="majorHAnsi"/>
        </w:rPr>
        <w:t xml:space="preserve">a, </w:t>
      </w:r>
      <w:ins w:id="1008" w:author="Christopher Summerfield" w:date="2014-04-28T09:29:00Z">
        <w:r w:rsidR="007B459E">
          <w:rPr>
            <w:rFonts w:asciiTheme="majorHAnsi" w:hAnsiTheme="majorHAnsi"/>
          </w:rPr>
          <w:t>centre panel) or the hierarchical Bayesian model (</w:t>
        </w:r>
      </w:ins>
      <w:ins w:id="1009" w:author="Christopher Summerfield" w:date="2014-04-29T10:11:00Z">
        <w:r w:rsidR="008F150F" w:rsidRPr="008F150F">
          <w:rPr>
            <w:rFonts w:asciiTheme="majorHAnsi" w:hAnsiTheme="majorHAnsi"/>
            <w:i/>
            <w:rPrChange w:id="1010" w:author="Christopher Summerfield" w:date="2014-04-29T10:12:00Z">
              <w:rPr>
                <w:rFonts w:asciiTheme="majorHAnsi" w:hAnsiTheme="majorHAnsi"/>
              </w:rPr>
            </w:rPrChange>
          </w:rPr>
          <w:t>HB model</w:t>
        </w:r>
        <w:r w:rsidR="00284762">
          <w:rPr>
            <w:rFonts w:asciiTheme="majorHAnsi" w:hAnsiTheme="majorHAnsi"/>
          </w:rPr>
          <w:t xml:space="preserve">; </w:t>
        </w:r>
      </w:ins>
      <w:r w:rsidR="00617A86">
        <w:rPr>
          <w:rFonts w:asciiTheme="majorHAnsi" w:hAnsiTheme="majorHAnsi"/>
        </w:rPr>
        <w:t>right panel)</w:t>
      </w:r>
      <w:ins w:id="1011" w:author="Christopher Summerfield" w:date="2014-04-28T09:33:00Z">
        <w:r w:rsidR="00791C00">
          <w:rPr>
            <w:rFonts w:asciiTheme="majorHAnsi" w:hAnsiTheme="majorHAnsi"/>
          </w:rPr>
          <w:t xml:space="preserve">, confirming the behavioural advantage for the </w:t>
        </w:r>
      </w:ins>
      <w:ins w:id="1012" w:author="Christopher Summerfield" w:date="2014-04-29T10:12:00Z">
        <w:r w:rsidR="0067605A">
          <w:rPr>
            <w:rFonts w:asciiTheme="majorHAnsi" w:hAnsiTheme="majorHAnsi"/>
          </w:rPr>
          <w:t xml:space="preserve">FV </w:t>
        </w:r>
      </w:ins>
      <w:ins w:id="1013" w:author="Christopher Summerfield" w:date="2014-04-28T09:33:00Z">
        <w:r w:rsidR="0067605A">
          <w:rPr>
            <w:rFonts w:asciiTheme="majorHAnsi" w:hAnsiTheme="majorHAnsi"/>
          </w:rPr>
          <w:t xml:space="preserve">model, i.e. that </w:t>
        </w:r>
        <w:r w:rsidR="00791C00">
          <w:rPr>
            <w:rFonts w:asciiTheme="majorHAnsi" w:hAnsiTheme="majorHAnsi"/>
          </w:rPr>
          <w:t>with differential learning from falsification and verification.</w:t>
        </w:r>
      </w:ins>
      <w:del w:id="1014" w:author="Christopher Summerfield" w:date="2014-04-28T09:33:00Z">
        <w:r w:rsidR="00A54C4B" w:rsidDel="00791C00">
          <w:rPr>
            <w:rFonts w:asciiTheme="majorHAnsi" w:hAnsiTheme="majorHAnsi"/>
          </w:rPr>
          <w:delText xml:space="preserve">. </w:delText>
        </w:r>
      </w:del>
      <w:del w:id="1015" w:author="Christopher Summerfield" w:date="2014-04-23T22:02:00Z">
        <w:r w:rsidR="00A54C4B" w:rsidDel="00CF4143">
          <w:rPr>
            <w:rFonts w:asciiTheme="majorHAnsi" w:hAnsiTheme="majorHAnsi"/>
          </w:rPr>
          <w:delText xml:space="preserve">This finding provides further support for our computational model.  </w:delText>
        </w:r>
        <w:r w:rsidR="00D912C6" w:rsidDel="00CF4143">
          <w:rPr>
            <w:rFonts w:asciiTheme="majorHAnsi" w:hAnsiTheme="majorHAnsi"/>
          </w:rPr>
          <w:delText>We also</w:delText>
        </w:r>
        <w:r w:rsidR="00A54C4B" w:rsidDel="00CF4143">
          <w:rPr>
            <w:rFonts w:asciiTheme="majorHAnsi" w:hAnsiTheme="majorHAnsi"/>
          </w:rPr>
          <w:delText xml:space="preserve"> included in the same design matrix regressors that encoded the maxim</w:delText>
        </w:r>
        <w:r w:rsidR="00784FE6" w:rsidDel="00CF4143">
          <w:rPr>
            <w:rFonts w:asciiTheme="majorHAnsi" w:hAnsiTheme="majorHAnsi"/>
          </w:rPr>
          <w:delText>um and minimum hypothesis value on that trial, independent of target value (i.e</w:delText>
        </w:r>
        <w:r w:rsidR="001C0601" w:rsidDel="00CF4143">
          <w:rPr>
            <w:rFonts w:asciiTheme="majorHAnsi" w:hAnsiTheme="majorHAnsi"/>
          </w:rPr>
          <w:delText>.</w:delText>
        </w:r>
        <w:r w:rsidR="00784FE6" w:rsidDel="00CF4143">
          <w:rPr>
            <w:rFonts w:asciiTheme="majorHAnsi" w:hAnsiTheme="majorHAnsi"/>
          </w:rPr>
          <w:delText xml:space="preserve"> the maximum belief in any hypothesis, independent of the stimulus presented)</w:delText>
        </w:r>
        <w:r w:rsidR="00D912C6" w:rsidDel="00CF4143">
          <w:rPr>
            <w:rFonts w:asciiTheme="majorHAnsi" w:hAnsiTheme="majorHAnsi"/>
          </w:rPr>
          <w:delText>.  Interestingly,</w:delText>
        </w:r>
        <w:r w:rsidR="00784FE6" w:rsidDel="00CF4143">
          <w:rPr>
            <w:rFonts w:asciiTheme="majorHAnsi" w:hAnsiTheme="majorHAnsi"/>
          </w:rPr>
          <w:delText xml:space="preserve"> we positive correlations between the maximum and minimum hypothesis values </w:delText>
        </w:r>
        <w:r w:rsidR="00D912C6" w:rsidDel="00CF4143">
          <w:rPr>
            <w:rFonts w:asciiTheme="majorHAnsi" w:hAnsiTheme="majorHAnsi"/>
          </w:rPr>
          <w:delText xml:space="preserve">were observed </w:delText>
        </w:r>
        <w:r w:rsidR="00784FE6" w:rsidDel="00CF4143">
          <w:rPr>
            <w:rFonts w:asciiTheme="majorHAnsi" w:hAnsiTheme="majorHAnsi"/>
          </w:rPr>
          <w:delText>in the medial and lateral orbitofrontal cortices respectively</w:delText>
        </w:r>
        <w:r w:rsidR="00617A86" w:rsidDel="00CF4143">
          <w:rPr>
            <w:rFonts w:asciiTheme="majorHAnsi" w:hAnsiTheme="majorHAnsi"/>
          </w:rPr>
          <w:delText xml:space="preserve"> (Fig. 4b)</w:delText>
        </w:r>
        <w:r w:rsidR="00784FE6" w:rsidDel="00CF4143">
          <w:rPr>
            <w:rFonts w:asciiTheme="majorHAnsi" w:hAnsiTheme="majorHAnsi"/>
          </w:rPr>
          <w:delText>, regions that have previously been implicated in respe</w:delText>
        </w:r>
        <w:r w:rsidDel="00CF4143">
          <w:rPr>
            <w:rFonts w:asciiTheme="majorHAnsi" w:hAnsiTheme="majorHAnsi"/>
          </w:rPr>
          <w:delText>c</w:delText>
        </w:r>
        <w:r w:rsidR="00784FE6" w:rsidDel="00CF4143">
          <w:rPr>
            <w:rFonts w:asciiTheme="majorHAnsi" w:hAnsiTheme="majorHAnsi"/>
          </w:rPr>
          <w:delText>tively encoding the value of a chosen option and of the next best alternative</w:delText>
        </w:r>
        <w:r w:rsidR="008F150F" w:rsidDel="00CF4143">
          <w:rPr>
            <w:rFonts w:asciiTheme="majorHAnsi" w:hAnsiTheme="majorHAnsi"/>
          </w:rPr>
          <w:fldChar w:fldCharType="begin"/>
        </w:r>
      </w:del>
      <w:del w:id="1016" w:author="Christopher Summerfield" w:date="2014-04-23T15:13:00Z">
        <w:r w:rsidR="00333041" w:rsidDel="00705ED5">
          <w:rPr>
            <w:rFonts w:asciiTheme="majorHAnsi" w:hAnsiTheme="majorHAnsi"/>
          </w:rPr>
          <w:delInstrText xml:space="preserve"> ADDIN EN.CITE &lt;EndNote&gt;&lt;Cite&gt;&lt;Author&gt;Boorman&lt;/Author&gt;&lt;Year&gt;2011&lt;/Year&gt;&lt;RecNum&gt;212&lt;/RecNum&gt;&lt;record&gt;&lt;rec-number&gt;212&lt;/rec-number&gt;&lt;foreign-keys&gt;&lt;key app="EN" db-id="wzfpz2f01saxwce2avopas0hvweaawzx2err"&gt;212&lt;/key&gt;&lt;/foreign-keys&gt;&lt;ref-type name="Journal Article"&gt;17&lt;/ref-type&gt;&lt;contributors&gt;&lt;authors&gt;&lt;author&gt;Boorman, E. D.&lt;/author&gt;&lt;author&gt;Behrens, T. E.&lt;/author&gt;&lt;author&gt;Rushworth, M. F.&lt;/author&gt;&lt;/authors&gt;&lt;/contributors&gt;&lt;auth-address&gt;Department of Experimental Psychology, University of Oxford, Oxford, UK. eboorman@hss.caltech.edu&lt;/auth-address&gt;&lt;titles&gt;&lt;title&gt;Counterfactual choice and learning in a neural network centered on human lateral frontopolar cortex&lt;/title&gt;&lt;secondary-title&gt;PLoS Biol&lt;/secondary-title&gt;&lt;/titles&gt;&lt;periodical&gt;&lt;full-title&gt;PLoS Biol&lt;/full-title&gt;&lt;/periodical&gt;&lt;pages&gt;e1001093&lt;/pages&gt;&lt;volume&gt;9&lt;/volume&gt;&lt;number&gt;6&lt;/number&gt;&lt;edition&gt;2011/07/09&lt;/edition&gt;&lt;keywords&gt;&lt;keyword&gt;Algorithms&lt;/keyword&gt;&lt;keyword&gt;Bayes Theorem&lt;/keyword&gt;&lt;keyword&gt;*Choice Behavior&lt;/keyword&gt;&lt;keyword&gt;*Decision Making&lt;/keyword&gt;&lt;keyword&gt;Feedback, Psychological&lt;/keyword&gt;&lt;keyword&gt;Female&lt;/keyword&gt;&lt;keyword&gt;Frontal Lobe/*anatomy &amp;amp; histology/*physiology&lt;/keyword&gt;&lt;keyword&gt;Humans&lt;/keyword&gt;&lt;keyword&gt;Learning/*physiology&lt;/keyword&gt;&lt;keyword&gt;Magnetic Resonance Imaging&lt;/keyword&gt;&lt;keyword&gt;Nerve Net/anatomy &amp;amp; histology/*physiology&lt;/keyword&gt;&lt;keyword&gt;Probability&lt;/keyword&gt;&lt;keyword&gt;Reward&lt;/keyword&gt;&lt;/keywords&gt;&lt;dates&gt;&lt;year&gt;2011&lt;/year&gt;&lt;pub-dates&gt;&lt;date&gt;Jun&lt;/date&gt;&lt;/pub-dates&gt;&lt;/dates&gt;&lt;isbn&gt;1545-7885 (Electronic)&amp;#xD;1544-9173 (Linking)&lt;/isbn&gt;&lt;accession-num&gt;21738446&lt;/accession-num&gt;&lt;urls&gt;&lt;related-urls&gt;&lt;url&gt;http://www.ncbi.nlm.nih.gov/entrez/query.fcgi?cmd=Retrieve&amp;amp;db=PubMed&amp;amp;dopt=Citation&amp;amp;list_uids=21738446&lt;/url&gt;&lt;/related-urls&gt;&lt;/urls&gt;&lt;custom2&gt;3125157&lt;/custom2&gt;&lt;electronic-resource-num&gt;10.1371/journal.pbio.1001093&amp;#xD;PBIOLOGY-D-10-00233 [pii]&lt;/electronic-resource-num&gt;&lt;language&gt;eng&lt;/language&gt;&lt;/record&gt;&lt;/Cite&gt;&lt;/EndNote&gt;</w:delInstrText>
        </w:r>
      </w:del>
      <w:del w:id="1017" w:author="Christopher Summerfield" w:date="2014-04-23T22:02:00Z">
        <w:r w:rsidR="008F150F" w:rsidDel="00CF4143">
          <w:rPr>
            <w:rFonts w:asciiTheme="majorHAnsi" w:hAnsiTheme="majorHAnsi"/>
          </w:rPr>
          <w:fldChar w:fldCharType="separate"/>
        </w:r>
      </w:del>
      <w:del w:id="1018" w:author="Christopher Summerfield" w:date="2014-04-23T15:13:00Z">
        <w:r w:rsidR="00784FE6" w:rsidRPr="00784FE6" w:rsidDel="00705ED5">
          <w:rPr>
            <w:rFonts w:asciiTheme="majorHAnsi" w:hAnsiTheme="majorHAnsi"/>
            <w:noProof/>
            <w:vertAlign w:val="superscript"/>
          </w:rPr>
          <w:delText>30</w:delText>
        </w:r>
      </w:del>
      <w:del w:id="1019" w:author="Christopher Summerfield" w:date="2014-04-23T22:02:00Z">
        <w:r w:rsidR="008F150F" w:rsidDel="00CF4143">
          <w:rPr>
            <w:rFonts w:asciiTheme="majorHAnsi" w:hAnsiTheme="majorHAnsi"/>
          </w:rPr>
          <w:fldChar w:fldCharType="end"/>
        </w:r>
        <w:r w:rsidR="00784FE6" w:rsidDel="00CF4143">
          <w:rPr>
            <w:rFonts w:asciiTheme="majorHAnsi" w:hAnsiTheme="majorHAnsi"/>
          </w:rPr>
          <w:delText xml:space="preserve">. </w:delText>
        </w:r>
      </w:del>
    </w:p>
    <w:p w:rsidR="00784FE6" w:rsidRDefault="00784FE6" w:rsidP="00B37D7B">
      <w:pPr>
        <w:numPr>
          <w:ins w:id="1020" w:author="Christopher Summerfield" w:date="2014-04-23T22:03:00Z"/>
        </w:numPr>
        <w:jc w:val="both"/>
        <w:rPr>
          <w:ins w:id="1021" w:author="Christopher Summerfield" w:date="2014-04-23T22:03:00Z"/>
          <w:rFonts w:asciiTheme="majorHAnsi" w:hAnsiTheme="majorHAnsi"/>
        </w:rPr>
      </w:pPr>
    </w:p>
    <w:p w:rsidR="00CF4143" w:rsidRDefault="00CF4143" w:rsidP="00B37D7B">
      <w:pPr>
        <w:jc w:val="both"/>
        <w:rPr>
          <w:rFonts w:asciiTheme="majorHAnsi" w:hAnsiTheme="majorHAnsi"/>
        </w:rPr>
      </w:pPr>
    </w:p>
    <w:p w:rsidR="00574FAE" w:rsidRDefault="009E209D" w:rsidP="00B37D7B">
      <w:pPr>
        <w:jc w:val="both"/>
        <w:rPr>
          <w:rFonts w:asciiTheme="majorHAnsi" w:hAnsiTheme="majorHAnsi"/>
        </w:rPr>
      </w:pPr>
      <w:ins w:id="1022" w:author="Christopher Summerfield" w:date="2014-04-28T09:35:00Z">
        <w:r>
          <w:rPr>
            <w:rFonts w:asciiTheme="majorHAnsi" w:hAnsiTheme="majorHAnsi"/>
            <w:b/>
          </w:rPr>
          <w:t xml:space="preserve">Conventional </w:t>
        </w:r>
        <w:r w:rsidRPr="00F10088">
          <w:rPr>
            <w:rFonts w:asciiTheme="majorHAnsi" w:hAnsiTheme="majorHAnsi"/>
            <w:b/>
          </w:rPr>
          <w:t>fMRI analyses.</w:t>
        </w:r>
        <w:r>
          <w:rPr>
            <w:rFonts w:asciiTheme="majorHAnsi" w:hAnsiTheme="majorHAnsi"/>
          </w:rPr>
          <w:t xml:space="preserve"> </w:t>
        </w:r>
      </w:ins>
      <w:r w:rsidR="00784FE6">
        <w:rPr>
          <w:rFonts w:asciiTheme="majorHAnsi" w:hAnsiTheme="majorHAnsi"/>
        </w:rPr>
        <w:t xml:space="preserve">Next, we examined </w:t>
      </w:r>
      <w:ins w:id="1023" w:author="Christopher Summerfield" w:date="2014-04-29T10:08:00Z">
        <w:r w:rsidR="008044EC">
          <w:rPr>
            <w:rFonts w:asciiTheme="majorHAnsi" w:hAnsiTheme="majorHAnsi"/>
          </w:rPr>
          <w:t xml:space="preserve">how VMPFC activity </w:t>
        </w:r>
      </w:ins>
      <w:del w:id="1024" w:author="Christopher Summerfield" w:date="2014-04-29T10:08:00Z">
        <w:r w:rsidR="00784FE6" w:rsidDel="008044EC">
          <w:rPr>
            <w:rFonts w:asciiTheme="majorHAnsi" w:hAnsiTheme="majorHAnsi"/>
          </w:rPr>
          <w:delText>BOLD signals in the VMPFC</w:delText>
        </w:r>
      </w:del>
      <w:ins w:id="1025" w:author="Christopher Summerfield" w:date="2014-04-29T10:08:00Z">
        <w:r w:rsidR="008044EC">
          <w:rPr>
            <w:rFonts w:asciiTheme="majorHAnsi" w:hAnsiTheme="majorHAnsi"/>
          </w:rPr>
          <w:t>varied</w:t>
        </w:r>
      </w:ins>
      <w:r w:rsidR="00784FE6">
        <w:rPr>
          <w:rFonts w:asciiTheme="majorHAnsi" w:hAnsiTheme="majorHAnsi"/>
        </w:rPr>
        <w:t xml:space="preserve"> as a function of the stimulus (target vs. nontarget), </w:t>
      </w:r>
      <w:r w:rsidR="00626BF7">
        <w:rPr>
          <w:rFonts w:asciiTheme="majorHAnsi" w:hAnsiTheme="majorHAnsi"/>
        </w:rPr>
        <w:t>and cue (novel vs. familiar)</w:t>
      </w:r>
      <w:del w:id="1026" w:author="Christopher Summerfield" w:date="2014-04-29T10:09:00Z">
        <w:r w:rsidR="00626BF7" w:rsidDel="008044EC">
          <w:rPr>
            <w:rFonts w:asciiTheme="majorHAnsi" w:hAnsiTheme="majorHAnsi"/>
          </w:rPr>
          <w:delText xml:space="preserve"> on </w:delText>
        </w:r>
        <w:r w:rsidR="00784FE6" w:rsidDel="008044EC">
          <w:rPr>
            <w:rFonts w:asciiTheme="majorHAnsi" w:hAnsiTheme="majorHAnsi"/>
          </w:rPr>
          <w:delText>each trial</w:delText>
        </w:r>
      </w:del>
      <w:r w:rsidR="00784FE6">
        <w:rPr>
          <w:rFonts w:asciiTheme="majorHAnsi" w:hAnsiTheme="majorHAnsi"/>
        </w:rPr>
        <w:t>.</w:t>
      </w:r>
      <w:r w:rsidR="00626BF7">
        <w:rPr>
          <w:rFonts w:asciiTheme="majorHAnsi" w:hAnsiTheme="majorHAnsi"/>
        </w:rPr>
        <w:t xml:space="preserve">  To provide a neural index of the learning occurring following feedback, we contrasted the BOLD signals elicited by correct and error feedback on these trials</w:t>
      </w:r>
      <w:ins w:id="1027" w:author="Christopher Summerfield" w:date="2014-04-29T10:09:00Z">
        <w:r w:rsidR="00EA2161">
          <w:rPr>
            <w:rFonts w:asciiTheme="majorHAnsi" w:hAnsiTheme="majorHAnsi"/>
          </w:rPr>
          <w:t xml:space="preserve">, using a finite impulse response (FIR) filter to estimate </w:t>
        </w:r>
      </w:ins>
      <w:ins w:id="1028" w:author="Christopher Summerfield" w:date="2014-04-29T10:12:00Z">
        <w:r w:rsidR="0067605A">
          <w:rPr>
            <w:rFonts w:asciiTheme="majorHAnsi" w:hAnsiTheme="majorHAnsi"/>
          </w:rPr>
          <w:t>estimate</w:t>
        </w:r>
      </w:ins>
      <w:ins w:id="1029" w:author="Christopher Summerfield" w:date="2014-04-29T10:10:00Z">
        <w:r w:rsidR="00EA2161">
          <w:rPr>
            <w:rFonts w:asciiTheme="majorHAnsi" w:hAnsiTheme="majorHAnsi"/>
          </w:rPr>
          <w:t xml:space="preserve"> the haemodynamic response over time</w:t>
        </w:r>
        <w:r w:rsidR="003A54DD">
          <w:rPr>
            <w:rFonts w:asciiTheme="majorHAnsi" w:hAnsiTheme="majorHAnsi"/>
          </w:rPr>
          <w:t xml:space="preserve"> (Fig. 3b)</w:t>
        </w:r>
      </w:ins>
      <w:r w:rsidR="00626BF7">
        <w:rPr>
          <w:rFonts w:asciiTheme="majorHAnsi" w:hAnsiTheme="majorHAnsi"/>
        </w:rPr>
        <w:t xml:space="preserve">.  Although there was a strong effect of feedback </w:t>
      </w:r>
      <w:ins w:id="1030" w:author="Christopher Summerfield" w:date="2014-04-29T10:09:00Z">
        <w:r w:rsidR="008044EC">
          <w:rPr>
            <w:rFonts w:asciiTheme="majorHAnsi" w:hAnsiTheme="majorHAnsi"/>
          </w:rPr>
          <w:t xml:space="preserve">in the VMPFC </w:t>
        </w:r>
      </w:ins>
      <w:r w:rsidR="00626BF7">
        <w:rPr>
          <w:rFonts w:asciiTheme="majorHAnsi" w:hAnsiTheme="majorHAnsi"/>
        </w:rPr>
        <w:t>(</w:t>
      </w:r>
      <w:r w:rsidR="009A2BD2">
        <w:rPr>
          <w:rFonts w:asciiTheme="majorHAnsi" w:hAnsiTheme="majorHAnsi"/>
        </w:rPr>
        <w:t>p &lt; 0.0001</w:t>
      </w:r>
      <w:r w:rsidR="00626BF7">
        <w:rPr>
          <w:rFonts w:asciiTheme="majorHAnsi" w:hAnsiTheme="majorHAnsi"/>
        </w:rPr>
        <w:t xml:space="preserve">), the divergence between correct and error signals occurred in roughly equal measure for targets in novel and familiar cues conditions (time x cues interaction, p = 0.38) and for nontargets in novel and familiar cues conditions (p = 0.33).   However, a reliable stimulus x time interaction showed that overall, there was more robust neural correlates of learning in the VMPFC from targets (i.e. </w:t>
      </w:r>
      <w:del w:id="1031" w:author="Christopher Summerfield" w:date="2014-04-23T22:04:00Z">
        <w:r w:rsidR="00626BF7" w:rsidDel="008713B6">
          <w:rPr>
            <w:rFonts w:asciiTheme="majorHAnsi" w:hAnsiTheme="majorHAnsi"/>
          </w:rPr>
          <w:delText xml:space="preserve">confirmatory </w:delText>
        </w:r>
      </w:del>
      <w:ins w:id="1032" w:author="Christopher Summerfield" w:date="2014-04-23T22:04:00Z">
        <w:r w:rsidR="008713B6">
          <w:rPr>
            <w:rFonts w:asciiTheme="majorHAnsi" w:hAnsiTheme="majorHAnsi"/>
          </w:rPr>
          <w:t xml:space="preserve">verificatory </w:t>
        </w:r>
      </w:ins>
      <w:r w:rsidR="00626BF7">
        <w:rPr>
          <w:rFonts w:asciiTheme="majorHAnsi" w:hAnsiTheme="majorHAnsi"/>
        </w:rPr>
        <w:t>feedback) than from nontargets (</w:t>
      </w:r>
      <w:del w:id="1033" w:author="Christopher Summerfield" w:date="2014-04-23T22:04:00Z">
        <w:r w:rsidR="00626BF7" w:rsidDel="008713B6">
          <w:rPr>
            <w:rFonts w:asciiTheme="majorHAnsi" w:hAnsiTheme="majorHAnsi"/>
          </w:rPr>
          <w:delText xml:space="preserve">disconfirmatory </w:delText>
        </w:r>
      </w:del>
      <w:ins w:id="1034" w:author="Christopher Summerfield" w:date="2014-04-23T22:04:00Z">
        <w:r w:rsidR="008713B6">
          <w:rPr>
            <w:rFonts w:asciiTheme="majorHAnsi" w:hAnsiTheme="majorHAnsi"/>
          </w:rPr>
          <w:t xml:space="preserve">falsificatory </w:t>
        </w:r>
      </w:ins>
      <w:r w:rsidR="00626BF7">
        <w:rPr>
          <w:rFonts w:asciiTheme="majorHAnsi" w:hAnsiTheme="majorHAnsi"/>
        </w:rPr>
        <w:t>feedback), irrespective of the cues (stimulus x time interaction, F</w:t>
      </w:r>
      <w:r w:rsidR="00626BF7" w:rsidRPr="00C76647">
        <w:rPr>
          <w:rFonts w:asciiTheme="majorHAnsi" w:hAnsiTheme="majorHAnsi"/>
          <w:vertAlign w:val="subscript"/>
        </w:rPr>
        <w:t>(</w:t>
      </w:r>
      <w:r w:rsidR="00626BF7">
        <w:rPr>
          <w:rFonts w:asciiTheme="majorHAnsi" w:hAnsiTheme="majorHAnsi"/>
          <w:vertAlign w:val="subscript"/>
        </w:rPr>
        <w:t>5,85</w:t>
      </w:r>
      <w:r w:rsidR="00626BF7" w:rsidRPr="00C76647">
        <w:rPr>
          <w:rFonts w:asciiTheme="majorHAnsi" w:hAnsiTheme="majorHAnsi"/>
          <w:vertAlign w:val="subscript"/>
        </w:rPr>
        <w:t>)</w:t>
      </w:r>
      <w:r w:rsidR="00626BF7">
        <w:rPr>
          <w:rFonts w:asciiTheme="majorHAnsi" w:hAnsiTheme="majorHAnsi"/>
        </w:rPr>
        <w:t xml:space="preserve"> = 5.2, p &lt; 0.02</w:t>
      </w:r>
      <w:ins w:id="1035" w:author="Christopher Summerfield" w:date="2014-04-23T22:05:00Z">
        <w:r w:rsidR="0067605A">
          <w:rPr>
            <w:rFonts w:asciiTheme="majorHAnsi" w:hAnsiTheme="majorHAnsi"/>
          </w:rPr>
          <w:t>; Fig. 3b</w:t>
        </w:r>
        <w:r w:rsidR="00175C7A">
          <w:rPr>
            <w:rFonts w:asciiTheme="majorHAnsi" w:hAnsiTheme="majorHAnsi"/>
          </w:rPr>
          <w:t xml:space="preserve"> left panels</w:t>
        </w:r>
      </w:ins>
      <w:r w:rsidR="00626BF7">
        <w:rPr>
          <w:rFonts w:asciiTheme="majorHAnsi" w:hAnsiTheme="majorHAnsi"/>
        </w:rPr>
        <w:t xml:space="preserve">). </w:t>
      </w:r>
      <w:del w:id="1036" w:author="Christopher Summerfield" w:date="2014-04-23T22:04:00Z">
        <w:r w:rsidR="00626BF7" w:rsidDel="00175C7A">
          <w:rPr>
            <w:rFonts w:asciiTheme="majorHAnsi" w:hAnsiTheme="majorHAnsi"/>
          </w:rPr>
          <w:delText xml:space="preserve"> </w:delText>
        </w:r>
      </w:del>
      <w:ins w:id="1037" w:author="Christopher Summerfield" w:date="2014-04-23T22:05:00Z">
        <w:r w:rsidR="00175C7A">
          <w:rPr>
            <w:rFonts w:asciiTheme="majorHAnsi" w:hAnsiTheme="majorHAnsi"/>
          </w:rPr>
          <w:t xml:space="preserve"> </w:t>
        </w:r>
      </w:ins>
      <w:del w:id="1038" w:author="Christopher Summerfield" w:date="2014-04-23T22:04:00Z">
        <w:r w:rsidR="00626BF7" w:rsidDel="00175C7A">
          <w:rPr>
            <w:rFonts w:asciiTheme="majorHAnsi" w:hAnsiTheme="majorHAnsi"/>
          </w:rPr>
          <w:delText>This suggests the existence of a distinct mechanism that favours learning from targets over nontargets.</w:delText>
        </w:r>
        <w:r w:rsidR="00617A86" w:rsidDel="00175C7A">
          <w:rPr>
            <w:rFonts w:asciiTheme="majorHAnsi" w:hAnsiTheme="majorHAnsi"/>
          </w:rPr>
          <w:delText xml:space="preserve">  </w:delText>
        </w:r>
      </w:del>
      <w:del w:id="1039" w:author="Christopher Summerfield" w:date="2014-04-23T22:05:00Z">
        <w:r w:rsidR="00617A86" w:rsidDel="00175C7A">
          <w:rPr>
            <w:rFonts w:asciiTheme="majorHAnsi" w:hAnsiTheme="majorHAnsi"/>
          </w:rPr>
          <w:delText>These data are shown in Fig. 3</w:delText>
        </w:r>
        <w:r w:rsidR="00626BF7" w:rsidDel="00175C7A">
          <w:rPr>
            <w:rFonts w:asciiTheme="majorHAnsi" w:hAnsiTheme="majorHAnsi"/>
          </w:rPr>
          <w:delText xml:space="preserve">c (left panels).  </w:delText>
        </w:r>
      </w:del>
      <w:r w:rsidR="00626BF7">
        <w:rPr>
          <w:rFonts w:asciiTheme="majorHAnsi" w:hAnsiTheme="majorHAnsi"/>
        </w:rPr>
        <w:t>When we explored other brain regions that responded robustly to correct &gt; error trials, such as the putamen</w:t>
      </w:r>
      <w:r w:rsidR="00617A86">
        <w:rPr>
          <w:rFonts w:asciiTheme="majorHAnsi" w:hAnsiTheme="majorHAnsi"/>
        </w:rPr>
        <w:t xml:space="preserve"> (Fig. 3</w:t>
      </w:r>
      <w:ins w:id="1040" w:author="Christopher Summerfield" w:date="2014-04-29T10:13:00Z">
        <w:r w:rsidR="0067605A">
          <w:rPr>
            <w:rFonts w:asciiTheme="majorHAnsi" w:hAnsiTheme="majorHAnsi"/>
          </w:rPr>
          <w:t>b</w:t>
        </w:r>
      </w:ins>
      <w:del w:id="1041" w:author="Christopher Summerfield" w:date="2014-04-29T10:13:00Z">
        <w:r w:rsidR="00617A86" w:rsidDel="0067605A">
          <w:rPr>
            <w:rFonts w:asciiTheme="majorHAnsi" w:hAnsiTheme="majorHAnsi"/>
          </w:rPr>
          <w:delText>c</w:delText>
        </w:r>
      </w:del>
      <w:r w:rsidR="00617A86">
        <w:rPr>
          <w:rFonts w:asciiTheme="majorHAnsi" w:hAnsiTheme="majorHAnsi"/>
        </w:rPr>
        <w:t>, right panel and Fig. S2)</w:t>
      </w:r>
      <w:r w:rsidR="00626BF7">
        <w:rPr>
          <w:rFonts w:asciiTheme="majorHAnsi" w:hAnsiTheme="majorHAnsi"/>
        </w:rPr>
        <w:t>, we observed no differences between the signals elicited by target/nontarget stimuli or familiar/novel cues (all p-values &gt; 0.4).</w:t>
      </w:r>
    </w:p>
    <w:p w:rsidR="009A2BD2" w:rsidRDefault="009A2BD2" w:rsidP="00D912C6">
      <w:pPr>
        <w:jc w:val="both"/>
        <w:rPr>
          <w:rFonts w:asciiTheme="majorHAnsi" w:hAnsiTheme="majorHAnsi"/>
        </w:rPr>
      </w:pPr>
    </w:p>
    <w:p w:rsidR="009A2BD2" w:rsidRDefault="00F10088" w:rsidP="009A2BD2">
      <w:pPr>
        <w:jc w:val="both"/>
        <w:rPr>
          <w:rFonts w:asciiTheme="majorHAnsi" w:hAnsiTheme="majorHAnsi"/>
        </w:rPr>
      </w:pPr>
      <w:del w:id="1042" w:author="Christopher Summerfield" w:date="2014-04-28T09:35:00Z">
        <w:r w:rsidRPr="00F10088" w:rsidDel="009E209D">
          <w:rPr>
            <w:rFonts w:asciiTheme="majorHAnsi" w:hAnsiTheme="majorHAnsi"/>
            <w:b/>
          </w:rPr>
          <w:delText>fMRI analyses.</w:delText>
        </w:r>
        <w:r w:rsidDel="009E209D">
          <w:rPr>
            <w:rFonts w:asciiTheme="majorHAnsi" w:hAnsiTheme="majorHAnsi"/>
          </w:rPr>
          <w:delText xml:space="preserve"> </w:delText>
        </w:r>
      </w:del>
      <w:r w:rsidR="009A2BD2">
        <w:rPr>
          <w:rFonts w:asciiTheme="majorHAnsi" w:hAnsiTheme="majorHAnsi"/>
        </w:rPr>
        <w:t xml:space="preserve">The BOLD responses observed in the VMPFC thus provide neural evidence that participants learned faster from </w:t>
      </w:r>
      <w:del w:id="1043" w:author="Christopher Summerfield" w:date="2014-04-23T22:04:00Z">
        <w:r w:rsidR="009A2BD2" w:rsidDel="008713B6">
          <w:rPr>
            <w:rFonts w:asciiTheme="majorHAnsi" w:hAnsiTheme="majorHAnsi"/>
          </w:rPr>
          <w:delText>confirmatory feedback (indicating the stimulus was a target) than from disconfirmatory feedback (indicating it was a nontarget)</w:delText>
        </w:r>
      </w:del>
      <w:ins w:id="1044" w:author="Christopher Summerfield" w:date="2014-04-23T22:04:00Z">
        <w:r w:rsidR="008713B6">
          <w:rPr>
            <w:rFonts w:asciiTheme="majorHAnsi" w:hAnsiTheme="majorHAnsi"/>
          </w:rPr>
          <w:t>verification than falsification</w:t>
        </w:r>
      </w:ins>
      <w:r w:rsidR="009A2BD2">
        <w:rPr>
          <w:rFonts w:asciiTheme="majorHAnsi" w:hAnsiTheme="majorHAnsi"/>
        </w:rPr>
        <w:t xml:space="preserve"> irrespective of whether the cues were novel or familiar. However, behavioural data above indicate that</w:t>
      </w:r>
      <w:del w:id="1045" w:author="Christopher Summerfield" w:date="2014-04-28T14:08:00Z">
        <w:r w:rsidR="009A2BD2" w:rsidDel="008E6565">
          <w:rPr>
            <w:rFonts w:asciiTheme="majorHAnsi" w:hAnsiTheme="majorHAnsi"/>
          </w:rPr>
          <w:delText xml:space="preserve"> disconfirmatory </w:delText>
        </w:r>
      </w:del>
      <w:ins w:id="1046" w:author="Christopher Summerfield" w:date="2014-04-28T14:08:00Z">
        <w:r w:rsidR="008E6565">
          <w:rPr>
            <w:rFonts w:asciiTheme="majorHAnsi" w:hAnsiTheme="majorHAnsi"/>
          </w:rPr>
          <w:t xml:space="preserve"> </w:t>
        </w:r>
      </w:ins>
      <w:r w:rsidR="009A2BD2">
        <w:rPr>
          <w:rFonts w:asciiTheme="majorHAnsi" w:hAnsiTheme="majorHAnsi"/>
        </w:rPr>
        <w:t>learning</w:t>
      </w:r>
      <w:ins w:id="1047" w:author="Christopher Summerfield" w:date="2014-04-28T14:08:00Z">
        <w:r w:rsidR="008E6565">
          <w:rPr>
            <w:rFonts w:asciiTheme="majorHAnsi" w:hAnsiTheme="majorHAnsi"/>
          </w:rPr>
          <w:t xml:space="preserve"> from falsification</w:t>
        </w:r>
      </w:ins>
      <w:r w:rsidR="009A2BD2">
        <w:rPr>
          <w:rFonts w:asciiTheme="majorHAnsi" w:hAnsiTheme="majorHAnsi"/>
        </w:rPr>
        <w:t xml:space="preserve"> is particularly weak when the cues are novel and the number of possible hypotheses is large.  To pinpoint the neural locus of this bias, we identified voxels that responded to the three-way interactions between stimulus, cue and feedback. Significant three-way interactions among were observed prominently in dorsal stream cortical areas implicated in online maintenance of task-relevant information and model-based learning (Fig. 4a), including caudal portions of the dorsolateral prefrontal cortex (DLPFC; right peak: </w:t>
      </w:r>
      <w:r w:rsidR="009A2BD2" w:rsidRPr="00CC1BFE">
        <w:rPr>
          <w:rFonts w:asciiTheme="majorHAnsi" w:hAnsiTheme="majorHAnsi"/>
        </w:rPr>
        <w:t>38,   8,  58</w:t>
      </w:r>
      <w:r w:rsidR="009A2BD2">
        <w:rPr>
          <w:rFonts w:asciiTheme="majorHAnsi" w:hAnsiTheme="majorHAnsi"/>
        </w:rPr>
        <w:t>; t</w:t>
      </w:r>
      <w:r w:rsidR="009A2BD2" w:rsidRPr="00CC1BFE">
        <w:rPr>
          <w:rFonts w:asciiTheme="majorHAnsi" w:hAnsiTheme="majorHAnsi"/>
          <w:vertAlign w:val="subscript"/>
        </w:rPr>
        <w:t>(17)</w:t>
      </w:r>
      <w:r w:rsidR="009A2BD2">
        <w:rPr>
          <w:rFonts w:asciiTheme="majorHAnsi" w:hAnsiTheme="majorHAnsi"/>
        </w:rPr>
        <w:t xml:space="preserve"> = 10.03, p &lt; 1 x 10</w:t>
      </w:r>
      <w:r w:rsidR="009A2BD2" w:rsidRPr="00CC1BFE">
        <w:rPr>
          <w:rFonts w:asciiTheme="majorHAnsi" w:hAnsiTheme="majorHAnsi"/>
          <w:vertAlign w:val="superscript"/>
        </w:rPr>
        <w:t>-8</w:t>
      </w:r>
      <w:r w:rsidR="009A2BD2">
        <w:rPr>
          <w:rFonts w:asciiTheme="majorHAnsi" w:hAnsiTheme="majorHAnsi"/>
        </w:rPr>
        <w:t>), the rostrolateral prefrontal cortex (RLPFC; left</w:t>
      </w:r>
      <w:r w:rsidR="009A2BD2" w:rsidRPr="008827B1">
        <w:rPr>
          <w:rFonts w:asciiTheme="majorHAnsi" w:hAnsiTheme="majorHAnsi"/>
        </w:rPr>
        <w:t xml:space="preserve"> </w:t>
      </w:r>
      <w:r w:rsidR="009A2BD2">
        <w:rPr>
          <w:rFonts w:asciiTheme="majorHAnsi" w:hAnsiTheme="majorHAnsi"/>
        </w:rPr>
        <w:t>peak: -38,   60,  2; t</w:t>
      </w:r>
      <w:r w:rsidR="009A2BD2" w:rsidRPr="00CC1BFE">
        <w:rPr>
          <w:rFonts w:asciiTheme="majorHAnsi" w:hAnsiTheme="majorHAnsi"/>
          <w:vertAlign w:val="subscript"/>
        </w:rPr>
        <w:t>(17)</w:t>
      </w:r>
      <w:r w:rsidR="009A2BD2">
        <w:rPr>
          <w:rFonts w:asciiTheme="majorHAnsi" w:hAnsiTheme="majorHAnsi"/>
        </w:rPr>
        <w:t xml:space="preserve"> = 5.97, p &lt; 1 x 10</w:t>
      </w:r>
      <w:r w:rsidR="009A2BD2">
        <w:rPr>
          <w:rFonts w:asciiTheme="majorHAnsi" w:hAnsiTheme="majorHAnsi"/>
          <w:vertAlign w:val="superscript"/>
        </w:rPr>
        <w:t>-5</w:t>
      </w:r>
      <w:r w:rsidR="009A2BD2">
        <w:rPr>
          <w:rFonts w:asciiTheme="majorHAnsi" w:hAnsiTheme="majorHAnsi"/>
        </w:rPr>
        <w:t>; right</w:t>
      </w:r>
      <w:r w:rsidR="009A2BD2" w:rsidRPr="008827B1">
        <w:rPr>
          <w:rFonts w:asciiTheme="majorHAnsi" w:hAnsiTheme="majorHAnsi"/>
        </w:rPr>
        <w:t xml:space="preserve"> </w:t>
      </w:r>
      <w:r w:rsidR="009A2BD2">
        <w:rPr>
          <w:rFonts w:asciiTheme="majorHAnsi" w:hAnsiTheme="majorHAnsi"/>
        </w:rPr>
        <w:t xml:space="preserve">peak: </w:t>
      </w:r>
      <w:r w:rsidR="009A2BD2" w:rsidRPr="00CC1BFE">
        <w:rPr>
          <w:rFonts w:asciiTheme="majorHAnsi" w:hAnsiTheme="majorHAnsi"/>
        </w:rPr>
        <w:t>34,  60,   2</w:t>
      </w:r>
      <w:r w:rsidR="009A2BD2">
        <w:rPr>
          <w:rFonts w:asciiTheme="majorHAnsi" w:hAnsiTheme="majorHAnsi"/>
        </w:rPr>
        <w:t>; t</w:t>
      </w:r>
      <w:r w:rsidR="009A2BD2" w:rsidRPr="00CC1BFE">
        <w:rPr>
          <w:rFonts w:asciiTheme="majorHAnsi" w:hAnsiTheme="majorHAnsi"/>
          <w:vertAlign w:val="subscript"/>
        </w:rPr>
        <w:t>(17)</w:t>
      </w:r>
      <w:r w:rsidR="009A2BD2">
        <w:rPr>
          <w:rFonts w:asciiTheme="majorHAnsi" w:hAnsiTheme="majorHAnsi"/>
        </w:rPr>
        <w:t xml:space="preserve"> = 5.92, p &lt; 1 x 10</w:t>
      </w:r>
      <w:r w:rsidR="009A2BD2">
        <w:rPr>
          <w:rFonts w:asciiTheme="majorHAnsi" w:hAnsiTheme="majorHAnsi"/>
          <w:vertAlign w:val="superscript"/>
        </w:rPr>
        <w:t>-5</w:t>
      </w:r>
      <w:r w:rsidR="009A2BD2">
        <w:rPr>
          <w:rFonts w:asciiTheme="majorHAnsi" w:hAnsiTheme="majorHAnsi"/>
        </w:rPr>
        <w:t>), and the inferior parietal lobule (IPL) (right peak: 42, -44, 42; t</w:t>
      </w:r>
      <w:r w:rsidR="009A2BD2" w:rsidRPr="008827B1">
        <w:rPr>
          <w:rFonts w:asciiTheme="majorHAnsi" w:hAnsiTheme="majorHAnsi"/>
          <w:vertAlign w:val="subscript"/>
        </w:rPr>
        <w:t>(17)</w:t>
      </w:r>
      <w:r w:rsidR="009A2BD2">
        <w:rPr>
          <w:rFonts w:asciiTheme="majorHAnsi" w:hAnsiTheme="majorHAnsi"/>
        </w:rPr>
        <w:t xml:space="preserve"> = 7.61, p &lt; 1 x 10</w:t>
      </w:r>
      <w:r w:rsidR="009A2BD2" w:rsidRPr="008827B1">
        <w:rPr>
          <w:rFonts w:asciiTheme="majorHAnsi" w:hAnsiTheme="majorHAnsi"/>
          <w:vertAlign w:val="superscript"/>
        </w:rPr>
        <w:t>-6</w:t>
      </w:r>
      <w:ins w:id="1048" w:author="Christopher Summerfield" w:date="2014-04-28T09:41:00Z">
        <w:r w:rsidR="00326838">
          <w:rPr>
            <w:rFonts w:asciiTheme="majorHAnsi" w:hAnsiTheme="majorHAnsi"/>
          </w:rPr>
          <w:t xml:space="preserve">; left peak: </w:t>
        </w:r>
        <w:r w:rsidR="00326838" w:rsidRPr="00326838">
          <w:rPr>
            <w:rFonts w:asciiTheme="majorHAnsi" w:hAnsiTheme="majorHAnsi"/>
          </w:rPr>
          <w:t>-38, -44,  38</w:t>
        </w:r>
        <w:r w:rsidR="00326838">
          <w:rPr>
            <w:rFonts w:asciiTheme="majorHAnsi" w:hAnsiTheme="majorHAnsi"/>
          </w:rPr>
          <w:t>; t</w:t>
        </w:r>
        <w:r w:rsidR="008F150F" w:rsidRPr="008F150F">
          <w:rPr>
            <w:rFonts w:asciiTheme="majorHAnsi" w:hAnsiTheme="majorHAnsi"/>
            <w:vertAlign w:val="subscript"/>
            <w:rPrChange w:id="1049" w:author="Christopher Summerfield" w:date="2014-04-28T09:42:00Z">
              <w:rPr>
                <w:rFonts w:asciiTheme="majorHAnsi" w:hAnsiTheme="majorHAnsi"/>
              </w:rPr>
            </w:rPrChange>
          </w:rPr>
          <w:t>(17)</w:t>
        </w:r>
        <w:r w:rsidR="00326838">
          <w:rPr>
            <w:rFonts w:asciiTheme="majorHAnsi" w:hAnsiTheme="majorHAnsi"/>
          </w:rPr>
          <w:t xml:space="preserve"> = 6.3, p &lt; 1 x 10</w:t>
        </w:r>
        <w:r w:rsidR="008F150F" w:rsidRPr="008F150F">
          <w:rPr>
            <w:rFonts w:asciiTheme="majorHAnsi" w:hAnsiTheme="majorHAnsi"/>
            <w:vertAlign w:val="superscript"/>
            <w:rPrChange w:id="1050" w:author="Christopher Summerfield" w:date="2014-04-28T09:42:00Z">
              <w:rPr>
                <w:rFonts w:asciiTheme="majorHAnsi" w:hAnsiTheme="majorHAnsi"/>
              </w:rPr>
            </w:rPrChange>
          </w:rPr>
          <w:t>-5</w:t>
        </w:r>
        <w:r w:rsidR="00326838">
          <w:rPr>
            <w:rFonts w:asciiTheme="majorHAnsi" w:hAnsiTheme="majorHAnsi"/>
          </w:rPr>
          <w:t>)</w:t>
        </w:r>
      </w:ins>
      <w:del w:id="1051" w:author="Christopher Summerfield" w:date="2014-04-28T09:41:00Z">
        <w:r w:rsidR="009A2BD2" w:rsidDel="00326838">
          <w:rPr>
            <w:rFonts w:asciiTheme="majorHAnsi" w:hAnsiTheme="majorHAnsi"/>
          </w:rPr>
          <w:delText>)</w:delText>
        </w:r>
      </w:del>
      <w:r w:rsidR="009A2BD2">
        <w:rPr>
          <w:rFonts w:asciiTheme="majorHAnsi" w:hAnsiTheme="majorHAnsi"/>
        </w:rPr>
        <w:t>.  All activations reported here survive whole-brain correction for multiple comparisons using the voxelwise false discovery rate approach</w:t>
      </w:r>
      <w:r w:rsidR="008F150F">
        <w:rPr>
          <w:rFonts w:asciiTheme="majorHAnsi" w:hAnsiTheme="majorHAnsi"/>
        </w:rPr>
        <w:fldChar w:fldCharType="begin"/>
      </w:r>
      <w:ins w:id="1052" w:author="Christopher Summerfield" w:date="2014-04-29T10:20:00Z">
        <w:r w:rsidR="001261CC">
          <w:rPr>
            <w:rFonts w:asciiTheme="majorHAnsi" w:hAnsiTheme="majorHAnsi"/>
          </w:rPr>
          <w:instrText xml:space="preserve"> ADDIN EN.CITE &lt;EndNote&gt;&lt;Cite&gt;&lt;Author&gt;Genovese&lt;/Author&gt;&lt;Year&gt;2002&lt;/Year&gt;&lt;RecNum&gt;2128&lt;/RecNum&gt;&lt;record&gt;&lt;rec-number&gt;2128&lt;/rec-number&gt;&lt;foreign-keys&gt;&lt;key app="EN" db-id="wzfpz2f01saxwce2avopas0hvweaawzx2err"&gt;2128&lt;/key&gt;&lt;/foreign-keys&gt;&lt;ref-type name="Journal Article"&gt;17&lt;/ref-type&gt;&lt;contributors&gt;&lt;authors&gt;&lt;author&gt;Genovese, C. R.&lt;/author&gt;&lt;author&gt;Lazar, N. A.&lt;/author&gt;&lt;author&gt;Nichols, T.&lt;/author&gt;&lt;/authors&gt;&lt;/contributors&gt;&lt;auth-address&gt;Department of Statistics, Carnegie Mellon University, Pittsburgh, Pennsylvania 15213, USA.&lt;/auth-address&gt;&lt;titles&gt;&lt;title&gt;Thresholding of statistical maps in functional neuroimaging using the false discovery rate&lt;/title&gt;&lt;secondary-title&gt;Neuroimage&lt;/secondary-title&gt;&lt;/titles&gt;&lt;periodical&gt;&lt;full-title&gt;Neuroimage&lt;/full-title&gt;&lt;/periodical&gt;&lt;pages&gt;870-8&lt;/pages&gt;&lt;volume&gt;15&lt;/volume&gt;&lt;number&gt;4&lt;/number&gt;&lt;edition&gt;2002/03/22&lt;/edition&gt;&lt;keywords&gt;&lt;keyword&gt;Adult&lt;/keyword&gt;&lt;keyword&gt;Artifacts&lt;/keyword&gt;&lt;keyword&gt;Brain Mapping/*methods&lt;/keyword&gt;&lt;keyword&gt;Cerebral Cortex/*physiology&lt;/keyword&gt;&lt;keyword&gt;Computer Simulation&lt;/keyword&gt;&lt;keyword&gt;Female&lt;/keyword&gt;&lt;keyword&gt;Humans&lt;/keyword&gt;&lt;keyword&gt;*Image Processing, Computer-Assisted&lt;/keyword&gt;&lt;keyword&gt;Magnetic Resonance Imaging/*methods&lt;/keyword&gt;&lt;keyword&gt;Male&lt;/keyword&gt;&lt;keyword&gt;*Mathematical Computing&lt;/keyword&gt;&lt;keyword&gt;Motor Activity/physiology&lt;/keyword&gt;&lt;keyword&gt;Reference Values&lt;/keyword&gt;&lt;/keywords&gt;&lt;dates&gt;&lt;year&gt;2002&lt;/year&gt;&lt;pub-dates&gt;&lt;date&gt;Apr&lt;/date&gt;&lt;/pub-dates&gt;&lt;/dates&gt;&lt;isbn&gt;1053-8119 (Print)&amp;#xD;1053-8119 (Linking)&lt;/isbn&gt;&lt;accession-num&gt;11906227&lt;/accession-num&gt;&lt;urls&gt;&lt;related-urls&gt;&lt;url&gt;http://www.ncbi.nlm.nih.gov/entrez/query.fcgi?cmd=Retrieve&amp;amp;db=PubMed&amp;amp;dopt=Citation&amp;amp;list_uids=11906227&lt;/url&gt;&lt;/related-urls&gt;&lt;/urls&gt;&lt;electronic-resource-num&gt;10.1006/nimg.2001.1037&amp;#xD;S1053811901910377 [pii]&lt;/electronic-resource-num&gt;&lt;language&gt;eng&lt;/language&gt;&lt;/record&gt;&lt;/Cite&gt;&lt;/EndNote&gt;</w:instrText>
        </w:r>
      </w:ins>
      <w:del w:id="1053" w:author="Christopher Summerfield" w:date="2014-04-23T15:13:00Z">
        <w:r w:rsidR="009A2BD2" w:rsidDel="00705ED5">
          <w:rPr>
            <w:rFonts w:asciiTheme="majorHAnsi" w:hAnsiTheme="majorHAnsi"/>
          </w:rPr>
          <w:delInstrText xml:space="preserve"> ADDIN EN.CITE &lt;EndNote&gt;&lt;Cite&gt;&lt;Author&gt;Genovese&lt;/Author&gt;&lt;Year&gt;2002&lt;/Year&gt;&lt;RecNum&gt;2128&lt;/RecNum&gt;&lt;record&gt;&lt;rec-number&gt;2128&lt;/rec-number&gt;&lt;foreign-keys&gt;&lt;key app="EN" db-id="wzfpz2f01saxwce2avopas0hvweaawzx2err"&gt;2128&lt;/key&gt;&lt;/foreign-keys&gt;&lt;ref-type name="Journal Article"&gt;17&lt;/ref-type&gt;&lt;contributors&gt;&lt;authors&gt;&lt;author&gt;Genovese, C. R.&lt;/author&gt;&lt;author&gt;Lazar, N. A.&lt;/author&gt;&lt;author&gt;Nichols, T.&lt;/author&gt;&lt;/authors&gt;&lt;/contributors&gt;&lt;auth-address&gt;Department of Statistics, Carnegie Mellon University, Pittsburgh, Pennsylvania 15213, USA.&lt;/auth-address&gt;&lt;titles&gt;&lt;title&gt;Thresholding of statistical maps in functional neuroimaging using the false discovery rate&lt;/title&gt;&lt;secondary-title&gt;Neuroimage&lt;/secondary-title&gt;&lt;/titles&gt;&lt;periodical&gt;&lt;full-title&gt;Neuroimage&lt;/full-title&gt;&lt;/periodical&gt;&lt;pages&gt;870-8&lt;/pages&gt;&lt;volume&gt;15&lt;/volume&gt;&lt;number&gt;4&lt;/number&gt;&lt;edition&gt;2002/03/22&lt;/edition&gt;&lt;keywords&gt;&lt;keyword&gt;Adult&lt;/keyword&gt;&lt;keyword&gt;Artifacts&lt;/keyword&gt;&lt;keyword&gt;Brain Mapping/*methods&lt;/keyword&gt;&lt;keyword&gt;Cerebral Cortex/*physiology&lt;/keyword&gt;&lt;keyword&gt;Computer Simulation&lt;/keyword&gt;&lt;keyword&gt;Female&lt;/keyword&gt;&lt;keyword&gt;Humans&lt;/keyword&gt;&lt;keyword&gt;*Image Processing, Computer-Assisted&lt;/keyword&gt;&lt;keyword&gt;Magnetic Resonance Imaging/*methods&lt;/keyword&gt;&lt;keyword&gt;Male&lt;/keyword&gt;&lt;keyword&gt;*Mathematical Computing&lt;/keyword&gt;&lt;keyword&gt;Motor Activity/physiology&lt;/keyword&gt;&lt;keyword&gt;Reference Values&lt;/keyword&gt;&lt;/keywords&gt;&lt;dates&gt;&lt;year&gt;2002&lt;/year&gt;&lt;pub-dates&gt;&lt;date&gt;Apr&lt;/date&gt;&lt;/pub-dates&gt;&lt;/dates&gt;&lt;isbn&gt;1053-8119 (Print)&amp;#xD;1053-8119 (Linking)&lt;/isbn&gt;&lt;accession-num&gt;11906227&lt;/accession-num&gt;&lt;urls&gt;&lt;related-urls&gt;&lt;url&gt;http://www.ncbi.nlm.nih.gov/entrez/query.fcgi?cmd=Retrieve&amp;amp;db=PubMed&amp;amp;dopt=Citation&amp;amp;list_uids=11906227&lt;/url&gt;&lt;/related-urls&gt;&lt;/urls&gt;&lt;electronic-resource-num&gt;10.1006/nimg.2001.1037&amp;#xD;S1053811901910377 [pii]&lt;/electronic-resource-num&gt;&lt;language&gt;eng&lt;/language&gt;&lt;/record&gt;&lt;/Cite&gt;&lt;/EndNote&gt;</w:delInstrText>
        </w:r>
      </w:del>
      <w:r w:rsidR="008F150F">
        <w:rPr>
          <w:rFonts w:asciiTheme="majorHAnsi" w:hAnsiTheme="majorHAnsi"/>
        </w:rPr>
        <w:fldChar w:fldCharType="separate"/>
      </w:r>
      <w:ins w:id="1054" w:author="Christopher Summerfield" w:date="2014-04-23T22:03:00Z">
        <w:r w:rsidR="00CF4143" w:rsidRPr="00CF4143">
          <w:rPr>
            <w:rFonts w:asciiTheme="majorHAnsi" w:hAnsiTheme="majorHAnsi"/>
            <w:noProof/>
            <w:vertAlign w:val="superscript"/>
          </w:rPr>
          <w:t>24</w:t>
        </w:r>
      </w:ins>
      <w:del w:id="1055" w:author="Christopher Summerfield" w:date="2014-04-23T15:13:00Z">
        <w:r w:rsidR="009A2BD2" w:rsidRPr="00784FE6" w:rsidDel="00705ED5">
          <w:rPr>
            <w:rFonts w:asciiTheme="majorHAnsi" w:hAnsiTheme="majorHAnsi"/>
            <w:noProof/>
            <w:vertAlign w:val="superscript"/>
          </w:rPr>
          <w:delText>31</w:delText>
        </w:r>
      </w:del>
      <w:r w:rsidR="008F150F">
        <w:rPr>
          <w:rFonts w:asciiTheme="majorHAnsi" w:hAnsiTheme="majorHAnsi"/>
        </w:rPr>
        <w:fldChar w:fldCharType="end"/>
      </w:r>
      <w:r w:rsidR="009A2BD2">
        <w:rPr>
          <w:rFonts w:asciiTheme="majorHAnsi" w:hAnsiTheme="majorHAnsi"/>
        </w:rPr>
        <w:t>.  A full description of the regions activated is reported in tables S1 and S2.</w:t>
      </w:r>
    </w:p>
    <w:p w:rsidR="009A2BD2" w:rsidRDefault="009A2BD2" w:rsidP="009A2BD2">
      <w:pPr>
        <w:jc w:val="both"/>
        <w:rPr>
          <w:rFonts w:asciiTheme="majorHAnsi" w:hAnsiTheme="majorHAnsi"/>
        </w:rPr>
      </w:pPr>
    </w:p>
    <w:p w:rsidR="009A2BD2" w:rsidRDefault="009A2BD2" w:rsidP="009A2BD2">
      <w:pPr>
        <w:jc w:val="both"/>
        <w:rPr>
          <w:rFonts w:asciiTheme="majorHAnsi" w:hAnsiTheme="majorHAnsi"/>
        </w:rPr>
      </w:pPr>
      <w:r>
        <w:rPr>
          <w:rFonts w:asciiTheme="majorHAnsi" w:hAnsiTheme="majorHAnsi"/>
        </w:rPr>
        <w:t xml:space="preserve">To understand better how these regions were responding during the task, we </w:t>
      </w:r>
      <w:del w:id="1056" w:author="Christopher Summerfield" w:date="2014-04-29T10:14:00Z">
        <w:r w:rsidDel="0067605A">
          <w:rPr>
            <w:rFonts w:asciiTheme="majorHAnsi" w:hAnsiTheme="majorHAnsi"/>
          </w:rPr>
          <w:delText xml:space="preserve">then </w:delText>
        </w:r>
      </w:del>
      <w:ins w:id="1057" w:author="Christopher Summerfield" w:date="2014-04-29T10:14:00Z">
        <w:r w:rsidR="0067605A">
          <w:rPr>
            <w:rFonts w:asciiTheme="majorHAnsi" w:hAnsiTheme="majorHAnsi"/>
          </w:rPr>
          <w:t xml:space="preserve">again </w:t>
        </w:r>
      </w:ins>
      <w:r>
        <w:rPr>
          <w:rFonts w:asciiTheme="majorHAnsi" w:hAnsiTheme="majorHAnsi"/>
        </w:rPr>
        <w:t xml:space="preserve">re-estimated brain activity using a finite impulse response (FIR) filter, allowing us to plot peristimulus BOLD signals for each condition of the 2 x 2 x 2 design (Fig. 4b).  </w:t>
      </w:r>
      <w:ins w:id="1058" w:author="Christopher Summerfield" w:date="2014-04-23T22:12:00Z">
        <w:r w:rsidR="00087EA8">
          <w:rPr>
            <w:rFonts w:asciiTheme="majorHAnsi" w:hAnsiTheme="majorHAnsi"/>
          </w:rPr>
          <w:t>In order to ensure independence from previous analyses, w</w:t>
        </w:r>
      </w:ins>
      <w:ins w:id="1059" w:author="Christopher Summerfield" w:date="2014-04-23T22:13:00Z">
        <w:r w:rsidR="00087EA8">
          <w:rPr>
            <w:rFonts w:asciiTheme="majorHAnsi" w:hAnsiTheme="majorHAnsi"/>
          </w:rPr>
          <w:t xml:space="preserve">e estimated BOLD signals for each </w:t>
        </w:r>
      </w:ins>
      <w:ins w:id="1060" w:author="Christopher Summerfield" w:date="2014-04-23T22:14:00Z">
        <w:r w:rsidR="00087EA8">
          <w:rPr>
            <w:rFonts w:asciiTheme="majorHAnsi" w:hAnsiTheme="majorHAnsi"/>
          </w:rPr>
          <w:t>participant</w:t>
        </w:r>
      </w:ins>
      <w:ins w:id="1061" w:author="Christopher Summerfield" w:date="2014-04-23T22:13:00Z">
        <w:r w:rsidR="00087EA8">
          <w:rPr>
            <w:rFonts w:asciiTheme="majorHAnsi" w:hAnsiTheme="majorHAnsi"/>
          </w:rPr>
          <w:t xml:space="preserve"> from a region defined from the remainder of the cohort</w:t>
        </w:r>
      </w:ins>
      <w:ins w:id="1062" w:author="Christopher Summerfield" w:date="2014-04-23T22:14:00Z">
        <w:r w:rsidR="00087EA8">
          <w:rPr>
            <w:rFonts w:asciiTheme="majorHAnsi" w:hAnsiTheme="majorHAnsi"/>
          </w:rPr>
          <w:t xml:space="preserve"> (</w:t>
        </w:r>
      </w:ins>
      <w:ins w:id="1063" w:author="Christopher Summerfield" w:date="2014-04-28T10:00:00Z">
        <w:r w:rsidR="00847281">
          <w:rPr>
            <w:rFonts w:asciiTheme="majorHAnsi" w:hAnsiTheme="majorHAnsi"/>
          </w:rPr>
          <w:t xml:space="preserve">see </w:t>
        </w:r>
      </w:ins>
      <w:ins w:id="1064" w:author="Christopher Summerfield" w:date="2014-04-23T22:14:00Z">
        <w:r w:rsidR="00087EA8">
          <w:rPr>
            <w:rFonts w:asciiTheme="majorHAnsi" w:hAnsiTheme="majorHAnsi"/>
          </w:rPr>
          <w:t>methods)</w:t>
        </w:r>
      </w:ins>
      <w:ins w:id="1065" w:author="Christopher Summerfield" w:date="2014-04-23T22:13:00Z">
        <w:r w:rsidR="00087EA8">
          <w:rPr>
            <w:rFonts w:asciiTheme="majorHAnsi" w:hAnsiTheme="majorHAnsi"/>
          </w:rPr>
          <w:t>.</w:t>
        </w:r>
      </w:ins>
      <w:ins w:id="1066" w:author="Christopher Summerfield" w:date="2014-04-23T22:14:00Z">
        <w:r w:rsidR="00087EA8">
          <w:rPr>
            <w:rFonts w:asciiTheme="majorHAnsi" w:hAnsiTheme="majorHAnsi"/>
          </w:rPr>
          <w:t xml:space="preserve"> </w:t>
        </w:r>
      </w:ins>
      <w:r>
        <w:rPr>
          <w:rFonts w:asciiTheme="majorHAnsi" w:hAnsiTheme="majorHAnsi"/>
        </w:rPr>
        <w:t>In each of the regions, for the familiar cues condition BOLD signals initially encoded the choice made by participants (choose target &gt; choose nontarget) and then later encoded the feedback received (error &gt; correct).  These observations were qualified by reliable stimulus x feedback interactions (i.e. main effect of choice, target vs. nontarget) in an early time window at ~6-8s post-stimulus (IPL: F</w:t>
      </w:r>
      <w:r w:rsidRPr="00193D10">
        <w:rPr>
          <w:rFonts w:asciiTheme="majorHAnsi" w:hAnsiTheme="majorHAnsi"/>
          <w:vertAlign w:val="subscript"/>
        </w:rPr>
        <w:t>(1,17)</w:t>
      </w:r>
      <w:r>
        <w:rPr>
          <w:rFonts w:asciiTheme="majorHAnsi" w:hAnsiTheme="majorHAnsi"/>
        </w:rPr>
        <w:t xml:space="preserve"> = </w:t>
      </w:r>
      <w:ins w:id="1067" w:author="Christopher Summerfield" w:date="2014-04-28T09:43:00Z">
        <w:r w:rsidR="00326838">
          <w:rPr>
            <w:rFonts w:asciiTheme="majorHAnsi" w:hAnsiTheme="majorHAnsi"/>
          </w:rPr>
          <w:t>26</w:t>
        </w:r>
      </w:ins>
      <w:del w:id="1068" w:author="Christopher Summerfield" w:date="2014-04-28T09:43:00Z">
        <w:r w:rsidDel="00326838">
          <w:rPr>
            <w:rFonts w:asciiTheme="majorHAnsi" w:hAnsiTheme="majorHAnsi"/>
          </w:rPr>
          <w:delText>34</w:delText>
        </w:r>
      </w:del>
      <w:r>
        <w:rPr>
          <w:rFonts w:asciiTheme="majorHAnsi" w:hAnsiTheme="majorHAnsi"/>
        </w:rPr>
        <w:t>.</w:t>
      </w:r>
      <w:ins w:id="1069" w:author="Christopher Summerfield" w:date="2014-04-28T09:43:00Z">
        <w:r w:rsidR="00326838">
          <w:rPr>
            <w:rFonts w:asciiTheme="majorHAnsi" w:hAnsiTheme="majorHAnsi"/>
          </w:rPr>
          <w:t>7</w:t>
        </w:r>
      </w:ins>
      <w:del w:id="1070" w:author="Christopher Summerfield" w:date="2014-04-28T09:43:00Z">
        <w:r w:rsidDel="00326838">
          <w:rPr>
            <w:rFonts w:asciiTheme="majorHAnsi" w:hAnsiTheme="majorHAnsi"/>
          </w:rPr>
          <w:delText>6</w:delText>
        </w:r>
      </w:del>
      <w:r>
        <w:rPr>
          <w:rFonts w:asciiTheme="majorHAnsi" w:hAnsiTheme="majorHAnsi"/>
        </w:rPr>
        <w:t xml:space="preserve">, p &lt; 0.0001; </w:t>
      </w:r>
      <w:del w:id="1071" w:author="Christopher Summerfield" w:date="2014-04-28T10:07:00Z">
        <w:r w:rsidDel="00847281">
          <w:rPr>
            <w:rFonts w:asciiTheme="majorHAnsi" w:hAnsiTheme="majorHAnsi"/>
          </w:rPr>
          <w:delText>DLPFC: F</w:delText>
        </w:r>
        <w:r w:rsidRPr="00193D10" w:rsidDel="00847281">
          <w:rPr>
            <w:rFonts w:asciiTheme="majorHAnsi" w:hAnsiTheme="majorHAnsi"/>
            <w:vertAlign w:val="subscript"/>
          </w:rPr>
          <w:delText>(1,17)</w:delText>
        </w:r>
        <w:r w:rsidDel="00847281">
          <w:rPr>
            <w:rFonts w:asciiTheme="majorHAnsi" w:hAnsiTheme="majorHAnsi"/>
          </w:rPr>
          <w:delText xml:space="preserve"> = 11.7, p &lt; 0.004; </w:delText>
        </w:r>
      </w:del>
      <w:r>
        <w:rPr>
          <w:rFonts w:asciiTheme="majorHAnsi" w:hAnsiTheme="majorHAnsi"/>
        </w:rPr>
        <w:t>RLPFC: F</w:t>
      </w:r>
      <w:r w:rsidRPr="00193D10">
        <w:rPr>
          <w:rFonts w:asciiTheme="majorHAnsi" w:hAnsiTheme="majorHAnsi"/>
          <w:vertAlign w:val="subscript"/>
        </w:rPr>
        <w:t>(1,17)</w:t>
      </w:r>
      <w:r>
        <w:rPr>
          <w:rFonts w:asciiTheme="majorHAnsi" w:hAnsiTheme="majorHAnsi"/>
        </w:rPr>
        <w:t xml:space="preserve"> = </w:t>
      </w:r>
      <w:ins w:id="1072" w:author="Christopher Summerfield" w:date="2014-04-28T10:13:00Z">
        <w:r w:rsidR="00480151">
          <w:rPr>
            <w:rFonts w:asciiTheme="majorHAnsi" w:hAnsiTheme="majorHAnsi"/>
          </w:rPr>
          <w:t>9.3</w:t>
        </w:r>
      </w:ins>
      <w:del w:id="1073" w:author="Christopher Summerfield" w:date="2014-04-28T10:13:00Z">
        <w:r w:rsidDel="00480151">
          <w:rPr>
            <w:rFonts w:asciiTheme="majorHAnsi" w:hAnsiTheme="majorHAnsi"/>
          </w:rPr>
          <w:delText>11</w:delText>
        </w:r>
      </w:del>
      <w:r>
        <w:rPr>
          <w:rFonts w:asciiTheme="majorHAnsi" w:hAnsiTheme="majorHAnsi"/>
        </w:rPr>
        <w:t>, p &lt; 0.00</w:t>
      </w:r>
      <w:ins w:id="1074" w:author="Christopher Summerfield" w:date="2014-04-28T10:13:00Z">
        <w:r w:rsidR="00480151">
          <w:rPr>
            <w:rFonts w:asciiTheme="majorHAnsi" w:hAnsiTheme="majorHAnsi"/>
          </w:rPr>
          <w:t>8</w:t>
        </w:r>
      </w:ins>
      <w:del w:id="1075" w:author="Christopher Summerfield" w:date="2014-04-28T10:13:00Z">
        <w:r w:rsidDel="00480151">
          <w:rPr>
            <w:rFonts w:asciiTheme="majorHAnsi" w:hAnsiTheme="majorHAnsi"/>
          </w:rPr>
          <w:delText>5</w:delText>
        </w:r>
      </w:del>
      <w:r>
        <w:rPr>
          <w:rFonts w:asciiTheme="majorHAnsi" w:hAnsiTheme="majorHAnsi"/>
        </w:rPr>
        <w:t>), accompanied by a nonsignificant effect of feedback (all p-values &gt; 0.1), alongside a significant main effect of feedback in a later window some ~8-10s post-feedback (IPL: F</w:t>
      </w:r>
      <w:r w:rsidRPr="00FA64F9">
        <w:rPr>
          <w:rFonts w:asciiTheme="majorHAnsi" w:hAnsiTheme="majorHAnsi"/>
          <w:vertAlign w:val="subscript"/>
        </w:rPr>
        <w:t>(1,17)</w:t>
      </w:r>
      <w:r>
        <w:rPr>
          <w:rFonts w:asciiTheme="majorHAnsi" w:hAnsiTheme="majorHAnsi"/>
        </w:rPr>
        <w:t xml:space="preserve"> = </w:t>
      </w:r>
      <w:del w:id="1076" w:author="Christopher Summerfield" w:date="2014-04-28T09:43:00Z">
        <w:r w:rsidDel="00326838">
          <w:rPr>
            <w:rFonts w:asciiTheme="majorHAnsi" w:hAnsiTheme="majorHAnsi"/>
          </w:rPr>
          <w:delText>41.2</w:delText>
        </w:r>
      </w:del>
      <w:ins w:id="1077" w:author="Christopher Summerfield" w:date="2014-04-28T09:43:00Z">
        <w:r w:rsidR="00326838">
          <w:rPr>
            <w:rFonts w:asciiTheme="majorHAnsi" w:hAnsiTheme="majorHAnsi"/>
          </w:rPr>
          <w:t>27.8</w:t>
        </w:r>
      </w:ins>
      <w:r>
        <w:rPr>
          <w:rFonts w:asciiTheme="majorHAnsi" w:hAnsiTheme="majorHAnsi"/>
        </w:rPr>
        <w:t>, p &lt; 1 x 10</w:t>
      </w:r>
      <w:r w:rsidRPr="00FA64F9">
        <w:rPr>
          <w:rFonts w:asciiTheme="majorHAnsi" w:hAnsiTheme="majorHAnsi"/>
          <w:vertAlign w:val="superscript"/>
        </w:rPr>
        <w:t>-</w:t>
      </w:r>
      <w:ins w:id="1078" w:author="Christopher Summerfield" w:date="2014-04-28T09:44:00Z">
        <w:r w:rsidR="00326838">
          <w:rPr>
            <w:rFonts w:asciiTheme="majorHAnsi" w:hAnsiTheme="majorHAnsi"/>
            <w:vertAlign w:val="superscript"/>
          </w:rPr>
          <w:t>4</w:t>
        </w:r>
      </w:ins>
      <w:del w:id="1079" w:author="Christopher Summerfield" w:date="2014-04-28T09:44:00Z">
        <w:r w:rsidRPr="00FA64F9" w:rsidDel="00326838">
          <w:rPr>
            <w:rFonts w:asciiTheme="majorHAnsi" w:hAnsiTheme="majorHAnsi"/>
            <w:vertAlign w:val="superscript"/>
          </w:rPr>
          <w:delText>5</w:delText>
        </w:r>
      </w:del>
      <w:r>
        <w:rPr>
          <w:rFonts w:asciiTheme="majorHAnsi" w:hAnsiTheme="majorHAnsi"/>
        </w:rPr>
        <w:t>); DLPFC: F</w:t>
      </w:r>
      <w:r w:rsidRPr="00FA64F9">
        <w:rPr>
          <w:rFonts w:asciiTheme="majorHAnsi" w:hAnsiTheme="majorHAnsi"/>
          <w:vertAlign w:val="subscript"/>
        </w:rPr>
        <w:t>(1,17)</w:t>
      </w:r>
      <w:r>
        <w:rPr>
          <w:rFonts w:asciiTheme="majorHAnsi" w:hAnsiTheme="majorHAnsi"/>
        </w:rPr>
        <w:t xml:space="preserve"> = </w:t>
      </w:r>
      <w:ins w:id="1080" w:author="Christopher Summerfield" w:date="2014-04-28T10:01:00Z">
        <w:r w:rsidR="00847281">
          <w:rPr>
            <w:rFonts w:asciiTheme="majorHAnsi" w:hAnsiTheme="majorHAnsi"/>
          </w:rPr>
          <w:t>25.4</w:t>
        </w:r>
      </w:ins>
      <w:del w:id="1081" w:author="Christopher Summerfield" w:date="2014-04-28T10:01:00Z">
        <w:r w:rsidDel="00847281">
          <w:rPr>
            <w:rFonts w:asciiTheme="majorHAnsi" w:hAnsiTheme="majorHAnsi"/>
          </w:rPr>
          <w:delText>43</w:delText>
        </w:r>
      </w:del>
      <w:r>
        <w:rPr>
          <w:rFonts w:asciiTheme="majorHAnsi" w:hAnsiTheme="majorHAnsi"/>
        </w:rPr>
        <w:t>, p &lt; 1 x 10</w:t>
      </w:r>
      <w:r w:rsidRPr="00FA64F9">
        <w:rPr>
          <w:rFonts w:asciiTheme="majorHAnsi" w:hAnsiTheme="majorHAnsi"/>
          <w:vertAlign w:val="superscript"/>
        </w:rPr>
        <w:t>-</w:t>
      </w:r>
      <w:ins w:id="1082" w:author="Christopher Summerfield" w:date="2014-04-28T10:01:00Z">
        <w:r w:rsidR="00847281">
          <w:rPr>
            <w:rFonts w:asciiTheme="majorHAnsi" w:hAnsiTheme="majorHAnsi"/>
            <w:vertAlign w:val="superscript"/>
          </w:rPr>
          <w:t>4</w:t>
        </w:r>
      </w:ins>
      <w:del w:id="1083" w:author="Christopher Summerfield" w:date="2014-04-28T10:01:00Z">
        <w:r w:rsidRPr="00FA64F9" w:rsidDel="00847281">
          <w:rPr>
            <w:rFonts w:asciiTheme="majorHAnsi" w:hAnsiTheme="majorHAnsi"/>
            <w:vertAlign w:val="superscript"/>
          </w:rPr>
          <w:delText>5</w:delText>
        </w:r>
      </w:del>
      <w:r>
        <w:rPr>
          <w:rFonts w:asciiTheme="majorHAnsi" w:hAnsiTheme="majorHAnsi"/>
        </w:rPr>
        <w:t>; RLPFC: F</w:t>
      </w:r>
      <w:r w:rsidRPr="00FA64F9">
        <w:rPr>
          <w:rFonts w:asciiTheme="majorHAnsi" w:hAnsiTheme="majorHAnsi"/>
          <w:vertAlign w:val="subscript"/>
        </w:rPr>
        <w:t>(1,17)</w:t>
      </w:r>
      <w:r>
        <w:rPr>
          <w:rFonts w:asciiTheme="majorHAnsi" w:hAnsiTheme="majorHAnsi"/>
        </w:rPr>
        <w:t xml:space="preserve"> = </w:t>
      </w:r>
      <w:ins w:id="1084" w:author="Christopher Summerfield" w:date="2014-04-28T10:14:00Z">
        <w:r w:rsidR="00480151">
          <w:rPr>
            <w:rFonts w:asciiTheme="majorHAnsi" w:hAnsiTheme="majorHAnsi"/>
          </w:rPr>
          <w:t>10.7</w:t>
        </w:r>
      </w:ins>
      <w:del w:id="1085" w:author="Christopher Summerfield" w:date="2014-04-28T10:13:00Z">
        <w:r w:rsidDel="00480151">
          <w:rPr>
            <w:rFonts w:asciiTheme="majorHAnsi" w:hAnsiTheme="majorHAnsi"/>
          </w:rPr>
          <w:delText>41.4</w:delText>
        </w:r>
      </w:del>
      <w:r>
        <w:rPr>
          <w:rFonts w:asciiTheme="majorHAnsi" w:hAnsiTheme="majorHAnsi"/>
        </w:rPr>
        <w:t>, p &lt;</w:t>
      </w:r>
      <w:ins w:id="1086" w:author="Christopher Summerfield" w:date="2014-04-28T10:14:00Z">
        <w:r w:rsidR="00480151">
          <w:rPr>
            <w:rFonts w:asciiTheme="majorHAnsi" w:hAnsiTheme="majorHAnsi"/>
            <w:vertAlign w:val="superscript"/>
          </w:rPr>
          <w:t xml:space="preserve"> </w:t>
        </w:r>
        <w:r w:rsidR="00480151">
          <w:rPr>
            <w:rFonts w:asciiTheme="majorHAnsi" w:hAnsiTheme="majorHAnsi"/>
          </w:rPr>
          <w:t>0.006</w:t>
        </w:r>
      </w:ins>
      <w:del w:id="1087" w:author="Christopher Summerfield" w:date="2014-04-28T10:14:00Z">
        <w:r w:rsidDel="00480151">
          <w:rPr>
            <w:rFonts w:asciiTheme="majorHAnsi" w:hAnsiTheme="majorHAnsi"/>
          </w:rPr>
          <w:delText xml:space="preserve"> 1 x 10</w:delText>
        </w:r>
        <w:r w:rsidRPr="00FA64F9" w:rsidDel="00480151">
          <w:rPr>
            <w:rFonts w:asciiTheme="majorHAnsi" w:hAnsiTheme="majorHAnsi"/>
            <w:vertAlign w:val="superscript"/>
          </w:rPr>
          <w:delText>-5</w:delText>
        </w:r>
      </w:del>
      <w:r>
        <w:rPr>
          <w:rFonts w:asciiTheme="majorHAnsi" w:hAnsiTheme="majorHAnsi"/>
        </w:rPr>
        <w:t>) with no reliable stimulus x feedback interaction (all p-values &gt; 0.1).  Although robust BOLD responses were observed in the novel cues condition, they did not differ as a function of choice or feedback in this way (all p-values &gt; 0.1).</w:t>
      </w:r>
    </w:p>
    <w:p w:rsidR="009A2BD2" w:rsidRDefault="009A2BD2" w:rsidP="009A2BD2">
      <w:pPr>
        <w:jc w:val="both"/>
        <w:rPr>
          <w:rFonts w:asciiTheme="majorHAnsi" w:hAnsiTheme="majorHAnsi"/>
        </w:rPr>
      </w:pPr>
    </w:p>
    <w:p w:rsidR="00190B73" w:rsidRDefault="009A2BD2">
      <w:pPr>
        <w:jc w:val="both"/>
        <w:rPr>
          <w:ins w:id="1088" w:author="Christopher Summerfield" w:date="2014-04-23T22:23:00Z"/>
          <w:del w:id="1089" w:author="Christopher Summerfield" w:date="2014-04-23T22:23:00Z"/>
          <w:rFonts w:asciiTheme="majorHAnsi" w:hAnsiTheme="majorHAnsi"/>
        </w:rPr>
      </w:pPr>
      <w:r w:rsidRPr="001D3111">
        <w:rPr>
          <w:rFonts w:asciiTheme="majorHAnsi" w:hAnsiTheme="majorHAnsi"/>
          <w:b/>
        </w:rPr>
        <w:t>Comparing error and correct responses.</w:t>
      </w:r>
      <w:r>
        <w:rPr>
          <w:rFonts w:asciiTheme="majorHAnsi" w:hAnsiTheme="majorHAnsi"/>
        </w:rPr>
        <w:t xml:space="preserve"> </w:t>
      </w:r>
      <w:ins w:id="1090" w:author="Christopher Summerfield" w:date="2014-04-23T22:23:00Z">
        <w:r w:rsidR="007411C0">
          <w:rPr>
            <w:rFonts w:asciiTheme="majorHAnsi" w:hAnsiTheme="majorHAnsi"/>
          </w:rPr>
          <w:t xml:space="preserve">   </w:t>
        </w:r>
      </w:ins>
      <w:r>
        <w:rPr>
          <w:rFonts w:asciiTheme="majorHAnsi" w:hAnsiTheme="majorHAnsi"/>
        </w:rPr>
        <w:t xml:space="preserve">According to reinforcement learning models, the relative brain response evoked by positive and negative feedback provides an index the effectiveness of learning in a given condition.  </w:t>
      </w:r>
      <w:ins w:id="1091" w:author="Christopher Summerfield" w:date="2014-04-23T22:23:00Z">
        <w:r w:rsidR="007411C0">
          <w:rPr>
            <w:rFonts w:asciiTheme="majorHAnsi" w:hAnsiTheme="majorHAnsi"/>
          </w:rPr>
          <w:t>The analysis above allowed us to explicitly compare the BOLD response for error and correct trials</w:t>
        </w:r>
      </w:ins>
    </w:p>
    <w:p w:rsidR="001D3111" w:rsidRDefault="009A2BD2" w:rsidP="007411C0">
      <w:pPr>
        <w:jc w:val="both"/>
        <w:rPr>
          <w:rFonts w:asciiTheme="majorHAnsi" w:hAnsiTheme="majorHAnsi"/>
        </w:rPr>
      </w:pPr>
      <w:del w:id="1092" w:author="Christopher Summerfield" w:date="2014-04-23T22:23:00Z">
        <w:r w:rsidDel="007411C0">
          <w:rPr>
            <w:rFonts w:asciiTheme="majorHAnsi" w:hAnsiTheme="majorHAnsi"/>
          </w:rPr>
          <w:delText xml:space="preserve">Next, thus, we explored the three-way interaction identified above in a complementary fashion, replotting the data from </w:delText>
        </w:r>
        <w:r w:rsidR="00197E48" w:rsidDel="007411C0">
          <w:rPr>
            <w:rFonts w:asciiTheme="majorHAnsi" w:hAnsiTheme="majorHAnsi"/>
          </w:rPr>
          <w:delText>Fig. 4b</w:delText>
        </w:r>
        <w:r w:rsidDel="007411C0">
          <w:rPr>
            <w:rFonts w:asciiTheme="majorHAnsi" w:hAnsiTheme="majorHAnsi"/>
          </w:rPr>
          <w:delText xml:space="preserve"> to show the differential BOLD response for error and correct tria</w:delText>
        </w:r>
        <w:r w:rsidR="00197E48" w:rsidDel="007411C0">
          <w:rPr>
            <w:rFonts w:asciiTheme="majorHAnsi" w:hAnsiTheme="majorHAnsi"/>
          </w:rPr>
          <w:delText>ls</w:delText>
        </w:r>
      </w:del>
      <w:r w:rsidR="00197E48">
        <w:rPr>
          <w:rFonts w:asciiTheme="majorHAnsi" w:hAnsiTheme="majorHAnsi"/>
        </w:rPr>
        <w:t xml:space="preserve"> </w:t>
      </w:r>
      <w:del w:id="1093" w:author="Christopher Summerfield" w:date="2014-04-23T22:24:00Z">
        <w:r w:rsidR="00197E48" w:rsidDel="007411C0">
          <w:rPr>
            <w:rFonts w:asciiTheme="majorHAnsi" w:hAnsiTheme="majorHAnsi"/>
          </w:rPr>
          <w:delText>(Fig. 5</w:delText>
        </w:r>
        <w:r w:rsidDel="007411C0">
          <w:rPr>
            <w:rFonts w:asciiTheme="majorHAnsi" w:hAnsiTheme="majorHAnsi"/>
          </w:rPr>
          <w:delText xml:space="preserve">a) </w:delText>
        </w:r>
      </w:del>
      <w:r>
        <w:rPr>
          <w:rFonts w:asciiTheme="majorHAnsi" w:hAnsiTheme="majorHAnsi"/>
        </w:rPr>
        <w:t>for each combination of stimulus (target, nontarget) and cue (familiar, novel)</w:t>
      </w:r>
      <w:ins w:id="1094" w:author="Christopher Summerfield" w:date="2014-04-29T10:16:00Z">
        <w:r w:rsidR="00C15B47">
          <w:rPr>
            <w:rFonts w:asciiTheme="majorHAnsi" w:hAnsiTheme="majorHAnsi"/>
          </w:rPr>
          <w:t xml:space="preserve"> (Fig. 4c</w:t>
        </w:r>
        <w:r w:rsidR="0067605A">
          <w:rPr>
            <w:rFonts w:asciiTheme="majorHAnsi" w:hAnsiTheme="majorHAnsi"/>
          </w:rPr>
          <w:t>)</w:t>
        </w:r>
      </w:ins>
      <w:del w:id="1095" w:author="Christopher Summerfield" w:date="2014-04-23T22:24:00Z">
        <w:r w:rsidDel="00A860B7">
          <w:rPr>
            <w:rFonts w:asciiTheme="majorHAnsi" w:hAnsiTheme="majorHAnsi"/>
          </w:rPr>
          <w:delText xml:space="preserve"> </w:delText>
        </w:r>
        <w:r w:rsidDel="007411C0">
          <w:rPr>
            <w:rFonts w:asciiTheme="majorHAnsi" w:hAnsiTheme="majorHAnsi"/>
          </w:rPr>
          <w:delText xml:space="preserve">and performing </w:delText>
        </w:r>
      </w:del>
      <w:ins w:id="1096" w:author="Christopher Summerfield" w:date="2014-04-23T22:24:00Z">
        <w:r w:rsidR="00A860B7">
          <w:rPr>
            <w:rFonts w:asciiTheme="majorHAnsi" w:hAnsiTheme="majorHAnsi"/>
          </w:rPr>
          <w:t xml:space="preserve">. </w:t>
        </w:r>
      </w:ins>
      <w:del w:id="1097" w:author="Christopher Summerfield" w:date="2014-04-23T22:24:00Z">
        <w:r w:rsidDel="00A860B7">
          <w:rPr>
            <w:rFonts w:asciiTheme="majorHAnsi" w:hAnsiTheme="majorHAnsi"/>
          </w:rPr>
          <w:delText xml:space="preserve">appropriate post-hoc statistical tests.  </w:delText>
        </w:r>
      </w:del>
      <w:r>
        <w:rPr>
          <w:rFonts w:asciiTheme="majorHAnsi" w:hAnsiTheme="majorHAnsi"/>
        </w:rPr>
        <w:t xml:space="preserve">In the DLPFC and IPL, for </w:t>
      </w:r>
      <w:r w:rsidRPr="000F5C42">
        <w:rPr>
          <w:rFonts w:asciiTheme="majorHAnsi" w:hAnsiTheme="majorHAnsi"/>
          <w:i/>
        </w:rPr>
        <w:t>targets</w:t>
      </w:r>
      <w:r>
        <w:rPr>
          <w:rFonts w:asciiTheme="majorHAnsi" w:hAnsiTheme="majorHAnsi"/>
        </w:rPr>
        <w:t xml:space="preserve"> the error–correct signal diverged strongly from zero, but did not differ according to whether the cues were familiar (full lines) or novel (dashed lines) (time x cues interaction for targets: DLPFC, p = 0.</w:t>
      </w:r>
      <w:ins w:id="1098" w:author="Christopher Summerfield" w:date="2014-04-28T10:05:00Z">
        <w:r w:rsidR="00847281">
          <w:rPr>
            <w:rFonts w:asciiTheme="majorHAnsi" w:hAnsiTheme="majorHAnsi"/>
          </w:rPr>
          <w:t>41</w:t>
        </w:r>
      </w:ins>
      <w:del w:id="1099" w:author="Christopher Summerfield" w:date="2014-04-28T10:05:00Z">
        <w:r w:rsidDel="00847281">
          <w:rPr>
            <w:rFonts w:asciiTheme="majorHAnsi" w:hAnsiTheme="majorHAnsi"/>
          </w:rPr>
          <w:delText>38</w:delText>
        </w:r>
      </w:del>
      <w:r>
        <w:rPr>
          <w:rFonts w:asciiTheme="majorHAnsi" w:hAnsiTheme="majorHAnsi"/>
        </w:rPr>
        <w:t>; IPL p = 0.</w:t>
      </w:r>
      <w:ins w:id="1100" w:author="Christopher Summerfield" w:date="2014-04-28T09:51:00Z">
        <w:r w:rsidR="00271E10">
          <w:rPr>
            <w:rFonts w:asciiTheme="majorHAnsi" w:hAnsiTheme="majorHAnsi"/>
          </w:rPr>
          <w:t>08</w:t>
        </w:r>
      </w:ins>
      <w:del w:id="1101" w:author="Christopher Summerfield" w:date="2014-04-28T09:51:00Z">
        <w:r w:rsidDel="00271E10">
          <w:rPr>
            <w:rFonts w:asciiTheme="majorHAnsi" w:hAnsiTheme="majorHAnsi"/>
          </w:rPr>
          <w:delText>13</w:delText>
        </w:r>
      </w:del>
      <w:r>
        <w:rPr>
          <w:rFonts w:asciiTheme="majorHAnsi" w:hAnsiTheme="majorHAnsi"/>
        </w:rPr>
        <w:t xml:space="preserve">), although this effect did </w:t>
      </w:r>
      <w:del w:id="1102" w:author="Christopher Summerfield" w:date="2014-04-28T10:15:00Z">
        <w:r w:rsidDel="00480151">
          <w:rPr>
            <w:rFonts w:asciiTheme="majorHAnsi" w:hAnsiTheme="majorHAnsi"/>
          </w:rPr>
          <w:delText xml:space="preserve">just </w:delText>
        </w:r>
      </w:del>
      <w:r>
        <w:rPr>
          <w:rFonts w:asciiTheme="majorHAnsi" w:hAnsiTheme="majorHAnsi"/>
        </w:rPr>
        <w:t>reach significance in the RLPFC (F</w:t>
      </w:r>
      <w:r w:rsidRPr="00BB1D5A">
        <w:rPr>
          <w:rFonts w:asciiTheme="majorHAnsi" w:hAnsiTheme="majorHAnsi"/>
          <w:vertAlign w:val="subscript"/>
        </w:rPr>
        <w:t>(5,83)</w:t>
      </w:r>
      <w:r>
        <w:rPr>
          <w:rFonts w:asciiTheme="majorHAnsi" w:hAnsiTheme="majorHAnsi"/>
        </w:rPr>
        <w:t xml:space="preserve"> = 2.</w:t>
      </w:r>
      <w:ins w:id="1103" w:author="Christopher Summerfield" w:date="2014-04-28T10:14:00Z">
        <w:r w:rsidR="00480151">
          <w:rPr>
            <w:rFonts w:asciiTheme="majorHAnsi" w:hAnsiTheme="majorHAnsi"/>
          </w:rPr>
          <w:t>8</w:t>
        </w:r>
      </w:ins>
      <w:del w:id="1104" w:author="Christopher Summerfield" w:date="2014-04-28T10:14:00Z">
        <w:r w:rsidDel="00480151">
          <w:rPr>
            <w:rFonts w:asciiTheme="majorHAnsi" w:hAnsiTheme="majorHAnsi"/>
          </w:rPr>
          <w:delText>5</w:delText>
        </w:r>
      </w:del>
      <w:r>
        <w:rPr>
          <w:rFonts w:asciiTheme="majorHAnsi" w:hAnsiTheme="majorHAnsi"/>
        </w:rPr>
        <w:t>, p &lt; 0.0</w:t>
      </w:r>
      <w:ins w:id="1105" w:author="Christopher Summerfield" w:date="2014-04-28T10:15:00Z">
        <w:r w:rsidR="00480151">
          <w:rPr>
            <w:rFonts w:asciiTheme="majorHAnsi" w:hAnsiTheme="majorHAnsi"/>
          </w:rPr>
          <w:t>3</w:t>
        </w:r>
      </w:ins>
      <w:del w:id="1106" w:author="Christopher Summerfield" w:date="2014-04-28T10:15:00Z">
        <w:r w:rsidDel="00480151">
          <w:rPr>
            <w:rFonts w:asciiTheme="majorHAnsi" w:hAnsiTheme="majorHAnsi"/>
          </w:rPr>
          <w:delText>4</w:delText>
        </w:r>
      </w:del>
      <w:r>
        <w:rPr>
          <w:rFonts w:asciiTheme="majorHAnsi" w:hAnsiTheme="majorHAnsi"/>
        </w:rPr>
        <w:t xml:space="preserve">).   However, for </w:t>
      </w:r>
      <w:r w:rsidRPr="000F5C42">
        <w:rPr>
          <w:rFonts w:asciiTheme="majorHAnsi" w:hAnsiTheme="majorHAnsi"/>
          <w:i/>
        </w:rPr>
        <w:t>non</w:t>
      </w:r>
      <w:r>
        <w:rPr>
          <w:rFonts w:asciiTheme="majorHAnsi" w:hAnsiTheme="majorHAnsi"/>
          <w:i/>
        </w:rPr>
        <w:t>-</w:t>
      </w:r>
      <w:r w:rsidRPr="000F5C42">
        <w:rPr>
          <w:rFonts w:asciiTheme="majorHAnsi" w:hAnsiTheme="majorHAnsi"/>
          <w:i/>
        </w:rPr>
        <w:t>targets</w:t>
      </w:r>
      <w:r>
        <w:rPr>
          <w:rFonts w:asciiTheme="majorHAnsi" w:hAnsiTheme="majorHAnsi"/>
        </w:rPr>
        <w:t>, the error-correct signal diverged strongly from zero for familiar but not for novel cues (time x cues interaction for nontargets: DLPFC, F</w:t>
      </w:r>
      <w:r w:rsidRPr="00C76647">
        <w:rPr>
          <w:rFonts w:asciiTheme="majorHAnsi" w:hAnsiTheme="majorHAnsi"/>
          <w:vertAlign w:val="subscript"/>
        </w:rPr>
        <w:t>(</w:t>
      </w:r>
      <w:ins w:id="1107" w:author="Christopher Summerfield" w:date="2014-04-28T10:05:00Z">
        <w:r w:rsidR="00847281">
          <w:rPr>
            <w:rFonts w:asciiTheme="majorHAnsi" w:hAnsiTheme="majorHAnsi"/>
            <w:vertAlign w:val="subscript"/>
          </w:rPr>
          <w:t>5,81</w:t>
        </w:r>
      </w:ins>
      <w:del w:id="1108" w:author="Christopher Summerfield" w:date="2014-04-28T10:05:00Z">
        <w:r w:rsidRPr="00C76647" w:rsidDel="00847281">
          <w:rPr>
            <w:rFonts w:asciiTheme="majorHAnsi" w:hAnsiTheme="majorHAnsi"/>
            <w:vertAlign w:val="subscript"/>
          </w:rPr>
          <w:delText>4,75</w:delText>
        </w:r>
      </w:del>
      <w:r w:rsidRPr="00C76647">
        <w:rPr>
          <w:rFonts w:asciiTheme="majorHAnsi" w:hAnsiTheme="majorHAnsi"/>
          <w:vertAlign w:val="subscript"/>
        </w:rPr>
        <w:t>)</w:t>
      </w:r>
      <w:r>
        <w:rPr>
          <w:rFonts w:asciiTheme="majorHAnsi" w:hAnsiTheme="majorHAnsi"/>
        </w:rPr>
        <w:t xml:space="preserve"> = </w:t>
      </w:r>
      <w:ins w:id="1109" w:author="Christopher Summerfield" w:date="2014-04-28T10:05:00Z">
        <w:r w:rsidR="00847281">
          <w:rPr>
            <w:rFonts w:asciiTheme="majorHAnsi" w:hAnsiTheme="majorHAnsi"/>
          </w:rPr>
          <w:t>7.3</w:t>
        </w:r>
      </w:ins>
      <w:del w:id="1110" w:author="Christopher Summerfield" w:date="2014-04-28T10:05:00Z">
        <w:r w:rsidDel="00847281">
          <w:rPr>
            <w:rFonts w:asciiTheme="majorHAnsi" w:hAnsiTheme="majorHAnsi"/>
          </w:rPr>
          <w:delText>6.8</w:delText>
        </w:r>
      </w:del>
      <w:r>
        <w:rPr>
          <w:rFonts w:asciiTheme="majorHAnsi" w:hAnsiTheme="majorHAnsi"/>
        </w:rPr>
        <w:t>, p &lt; 0.0001; IPL, F</w:t>
      </w:r>
      <w:r w:rsidRPr="00C76647">
        <w:rPr>
          <w:rFonts w:asciiTheme="majorHAnsi" w:hAnsiTheme="majorHAnsi"/>
          <w:vertAlign w:val="subscript"/>
        </w:rPr>
        <w:t>(</w:t>
      </w:r>
      <w:r>
        <w:rPr>
          <w:rFonts w:asciiTheme="majorHAnsi" w:hAnsiTheme="majorHAnsi"/>
          <w:vertAlign w:val="subscript"/>
        </w:rPr>
        <w:t>4,7</w:t>
      </w:r>
      <w:ins w:id="1111" w:author="Christopher Summerfield" w:date="2014-04-28T10:09:00Z">
        <w:r w:rsidR="00647BBC">
          <w:rPr>
            <w:rFonts w:asciiTheme="majorHAnsi" w:hAnsiTheme="majorHAnsi"/>
            <w:vertAlign w:val="subscript"/>
          </w:rPr>
          <w:t>2</w:t>
        </w:r>
      </w:ins>
      <w:del w:id="1112" w:author="Christopher Summerfield" w:date="2014-04-28T10:09:00Z">
        <w:r w:rsidDel="00647BBC">
          <w:rPr>
            <w:rFonts w:asciiTheme="majorHAnsi" w:hAnsiTheme="majorHAnsi"/>
            <w:vertAlign w:val="subscript"/>
          </w:rPr>
          <w:delText>4</w:delText>
        </w:r>
      </w:del>
      <w:r w:rsidRPr="00C76647">
        <w:rPr>
          <w:rFonts w:asciiTheme="majorHAnsi" w:hAnsiTheme="majorHAnsi"/>
          <w:vertAlign w:val="subscript"/>
        </w:rPr>
        <w:t>)</w:t>
      </w:r>
      <w:r>
        <w:rPr>
          <w:rFonts w:asciiTheme="majorHAnsi" w:hAnsiTheme="majorHAnsi"/>
        </w:rPr>
        <w:t xml:space="preserve"> = </w:t>
      </w:r>
      <w:ins w:id="1113" w:author="Christopher Summerfield" w:date="2014-04-28T09:52:00Z">
        <w:r w:rsidR="00271E10">
          <w:rPr>
            <w:rFonts w:asciiTheme="majorHAnsi" w:hAnsiTheme="majorHAnsi"/>
          </w:rPr>
          <w:t>4.3,</w:t>
        </w:r>
      </w:ins>
      <w:del w:id="1114" w:author="Christopher Summerfield" w:date="2014-04-28T09:52:00Z">
        <w:r w:rsidDel="00271E10">
          <w:rPr>
            <w:rFonts w:asciiTheme="majorHAnsi" w:hAnsiTheme="majorHAnsi"/>
          </w:rPr>
          <w:delText>5.2,</w:delText>
        </w:r>
      </w:del>
      <w:r>
        <w:rPr>
          <w:rFonts w:asciiTheme="majorHAnsi" w:hAnsiTheme="majorHAnsi"/>
        </w:rPr>
        <w:t xml:space="preserve"> p &lt; 0.00</w:t>
      </w:r>
      <w:ins w:id="1115" w:author="Christopher Summerfield" w:date="2014-04-28T09:51:00Z">
        <w:r w:rsidR="00271E10">
          <w:rPr>
            <w:rFonts w:asciiTheme="majorHAnsi" w:hAnsiTheme="majorHAnsi"/>
          </w:rPr>
          <w:t>3</w:t>
        </w:r>
      </w:ins>
      <w:del w:id="1116" w:author="Christopher Summerfield" w:date="2014-04-28T09:51:00Z">
        <w:r w:rsidDel="00271E10">
          <w:rPr>
            <w:rFonts w:asciiTheme="majorHAnsi" w:hAnsiTheme="majorHAnsi"/>
          </w:rPr>
          <w:delText>1</w:delText>
        </w:r>
      </w:del>
      <w:r>
        <w:rPr>
          <w:rFonts w:asciiTheme="majorHAnsi" w:hAnsiTheme="majorHAnsi"/>
        </w:rPr>
        <w:t>; RLPFC, F</w:t>
      </w:r>
      <w:r w:rsidRPr="00C76647">
        <w:rPr>
          <w:rFonts w:asciiTheme="majorHAnsi" w:hAnsiTheme="majorHAnsi"/>
          <w:vertAlign w:val="subscript"/>
        </w:rPr>
        <w:t>(</w:t>
      </w:r>
      <w:r>
        <w:rPr>
          <w:rFonts w:asciiTheme="majorHAnsi" w:hAnsiTheme="majorHAnsi"/>
          <w:vertAlign w:val="subscript"/>
        </w:rPr>
        <w:t>4,74</w:t>
      </w:r>
      <w:r w:rsidRPr="00C76647">
        <w:rPr>
          <w:rFonts w:asciiTheme="majorHAnsi" w:hAnsiTheme="majorHAnsi"/>
          <w:vertAlign w:val="subscript"/>
        </w:rPr>
        <w:t>)</w:t>
      </w:r>
      <w:r>
        <w:rPr>
          <w:rFonts w:asciiTheme="majorHAnsi" w:hAnsiTheme="majorHAnsi"/>
        </w:rPr>
        <w:t xml:space="preserve"> = 5.</w:t>
      </w:r>
      <w:ins w:id="1117" w:author="Christopher Summerfield" w:date="2014-04-28T10:15:00Z">
        <w:r w:rsidR="00480151">
          <w:rPr>
            <w:rFonts w:asciiTheme="majorHAnsi" w:hAnsiTheme="majorHAnsi"/>
          </w:rPr>
          <w:t>9</w:t>
        </w:r>
      </w:ins>
      <w:del w:id="1118" w:author="Christopher Summerfield" w:date="2014-04-28T10:15:00Z">
        <w:r w:rsidDel="00480151">
          <w:rPr>
            <w:rFonts w:asciiTheme="majorHAnsi" w:hAnsiTheme="majorHAnsi"/>
          </w:rPr>
          <w:delText>8</w:delText>
        </w:r>
      </w:del>
      <w:r>
        <w:rPr>
          <w:rFonts w:asciiTheme="majorHAnsi" w:hAnsiTheme="majorHAnsi"/>
        </w:rPr>
        <w:t>, p &lt; 0.0001).  Of note, maximal differences were observed in the later of the two time-windows, consistent with an effect driven by the feedback. In other words, for each of these regions, neural signals accompanying learning from targets were equally strong for familiar and novel cues, but neural signals indexing learning from nontargets were stronger for familiar than novel cues.  This is consistent with the finding from behaviour that learning from nontargets is specifically dampened when the cues are novel and capacity is stretched to the limit.</w:t>
      </w:r>
    </w:p>
    <w:p w:rsidR="00050FFB" w:rsidDel="007436F2" w:rsidRDefault="00050FFB" w:rsidP="00C76647">
      <w:pPr>
        <w:jc w:val="both"/>
        <w:rPr>
          <w:del w:id="1119" w:author="Christopher Summerfield" w:date="2014-04-29T10:17:00Z"/>
          <w:rFonts w:asciiTheme="majorHAnsi" w:hAnsiTheme="majorHAnsi"/>
        </w:rPr>
      </w:pPr>
    </w:p>
    <w:p w:rsidR="00613B4A" w:rsidDel="007436F2" w:rsidRDefault="00C866E7" w:rsidP="00C76647">
      <w:pPr>
        <w:jc w:val="both"/>
        <w:rPr>
          <w:del w:id="1120" w:author="Christopher Summerfield" w:date="2014-04-29T10:17:00Z"/>
          <w:rFonts w:asciiTheme="majorHAnsi" w:hAnsiTheme="majorHAnsi"/>
        </w:rPr>
      </w:pPr>
      <w:del w:id="1121" w:author="Christopher Summerfield" w:date="2014-04-29T10:17:00Z">
        <w:r w:rsidRPr="00C866E7" w:rsidDel="007436F2">
          <w:rPr>
            <w:rFonts w:asciiTheme="majorHAnsi" w:hAnsiTheme="majorHAnsi"/>
            <w:b/>
          </w:rPr>
          <w:delText>Correlations between brain activity and model parameters.</w:delText>
        </w:r>
        <w:r w:rsidDel="007436F2">
          <w:rPr>
            <w:rFonts w:asciiTheme="majorHAnsi" w:hAnsiTheme="majorHAnsi"/>
          </w:rPr>
          <w:delText xml:space="preserve">  If brain activity in these structures underlies the inductive reasoning occurring during the task, then one might expect that across the cohort, those participants who</w:delText>
        </w:r>
        <w:r w:rsidR="00CB1EC0" w:rsidDel="007436F2">
          <w:rPr>
            <w:rFonts w:asciiTheme="majorHAnsi" w:hAnsiTheme="majorHAnsi"/>
          </w:rPr>
          <w:delText xml:space="preserve">se strategy more closely approximated that of the performance-maximising model – i.e. those </w:delText>
        </w:r>
        <w:r w:rsidDel="007436F2">
          <w:rPr>
            <w:rFonts w:asciiTheme="majorHAnsi" w:hAnsiTheme="majorHAnsi"/>
          </w:rPr>
          <w:delText>who were more prone to</w:delText>
        </w:r>
        <w:r w:rsidR="00E56F96" w:rsidDel="007436F2">
          <w:rPr>
            <w:rFonts w:asciiTheme="majorHAnsi" w:hAnsiTheme="majorHAnsi"/>
          </w:rPr>
          <w:delText xml:space="preserve"> learn from </w:delText>
        </w:r>
      </w:del>
      <w:del w:id="1122" w:author="Christopher Summerfield" w:date="2014-04-28T14:09:00Z">
        <w:r w:rsidR="00E56F96" w:rsidDel="00032262">
          <w:rPr>
            <w:rFonts w:asciiTheme="majorHAnsi" w:hAnsiTheme="majorHAnsi"/>
          </w:rPr>
          <w:delText xml:space="preserve">disconfirmation </w:delText>
        </w:r>
      </w:del>
      <w:del w:id="1123" w:author="Christopher Summerfield" w:date="2014-04-29T10:17:00Z">
        <w:r w:rsidR="00E56F96" w:rsidDel="007436F2">
          <w:rPr>
            <w:rFonts w:asciiTheme="majorHAnsi" w:hAnsiTheme="majorHAnsi"/>
          </w:rPr>
          <w:delText xml:space="preserve">– </w:delText>
        </w:r>
        <w:r w:rsidR="00F66A35" w:rsidDel="007436F2">
          <w:rPr>
            <w:rFonts w:asciiTheme="majorHAnsi" w:hAnsiTheme="majorHAnsi"/>
          </w:rPr>
          <w:delText xml:space="preserve">would show greater BOLD signals in these regions.  </w:delText>
        </w:r>
        <w:r w:rsidR="00E56F96" w:rsidDel="007436F2">
          <w:rPr>
            <w:rFonts w:asciiTheme="majorHAnsi" w:hAnsiTheme="majorHAnsi"/>
          </w:rPr>
          <w:delText>W</w:delText>
        </w:r>
        <w:r w:rsidR="00F66A35" w:rsidDel="007436F2">
          <w:rPr>
            <w:rFonts w:asciiTheme="majorHAnsi" w:hAnsiTheme="majorHAnsi"/>
          </w:rPr>
          <w:delText>e</w:delText>
        </w:r>
        <w:r w:rsidR="00E56F96" w:rsidDel="007436F2">
          <w:rPr>
            <w:rFonts w:asciiTheme="majorHAnsi" w:hAnsiTheme="majorHAnsi"/>
          </w:rPr>
          <w:delText xml:space="preserve"> thus</w:delText>
        </w:r>
        <w:r w:rsidR="00F66A35" w:rsidDel="007436F2">
          <w:rPr>
            <w:rFonts w:asciiTheme="majorHAnsi" w:hAnsiTheme="majorHAnsi"/>
          </w:rPr>
          <w:delText xml:space="preserve"> correlated individual subjects’ values of </w:delText>
        </w:r>
      </w:del>
      <w:ins w:id="1124" w:author="Jan Balaguer" w:date="2014-04-02T10:07:00Z">
        <w:del w:id="1125" w:author="Christopher Summerfield" w:date="2014-04-29T10:17:00Z">
          <w:r w:rsidR="005E6EE7" w:rsidDel="007436F2">
            <w:rPr>
              <w:rFonts w:asciiTheme="majorHAnsi" w:hAnsiTheme="majorHAnsi"/>
            </w:rPr>
            <w:sym w:font="Symbol" w:char="F061"/>
          </w:r>
          <w:r w:rsidR="005E6EE7" w:rsidDel="007436F2">
            <w:rPr>
              <w:rFonts w:asciiTheme="majorHAnsi" w:hAnsiTheme="majorHAnsi"/>
              <w:vertAlign w:val="subscript"/>
            </w:rPr>
            <w:delText>R</w:delText>
          </w:r>
        </w:del>
      </w:ins>
      <w:del w:id="1126" w:author="Christopher Summerfield" w:date="2014-04-29T10:17:00Z">
        <w:r w:rsidR="00F66A35" w:rsidDel="007436F2">
          <w:rPr>
            <w:rFonts w:asciiTheme="majorHAnsi" w:hAnsiTheme="majorHAnsi"/>
          </w:rPr>
          <w:delText xml:space="preserve"> with the strength of the peak BOLD signal (error-correct</w:delText>
        </w:r>
        <w:r w:rsidR="007B1FEB" w:rsidDel="007436F2">
          <w:rPr>
            <w:rFonts w:asciiTheme="majorHAnsi" w:hAnsiTheme="majorHAnsi"/>
          </w:rPr>
          <w:delText>, in the late window</w:delText>
        </w:r>
        <w:r w:rsidR="00F66A35" w:rsidDel="007436F2">
          <w:rPr>
            <w:rFonts w:asciiTheme="majorHAnsi" w:hAnsiTheme="majorHAnsi"/>
          </w:rPr>
          <w:delText xml:space="preserve">) </w:delText>
        </w:r>
        <w:r w:rsidR="0057660C" w:rsidDel="007436F2">
          <w:rPr>
            <w:rFonts w:asciiTheme="majorHAnsi" w:hAnsiTheme="majorHAnsi"/>
          </w:rPr>
          <w:delText>obtained in each of the conditions.  In the DLPFC</w:delText>
        </w:r>
        <w:r w:rsidR="00E56F96" w:rsidDel="007436F2">
          <w:rPr>
            <w:rFonts w:asciiTheme="majorHAnsi" w:hAnsiTheme="majorHAnsi"/>
          </w:rPr>
          <w:delText xml:space="preserve"> and RLPFC, individual values of </w:delText>
        </w:r>
      </w:del>
      <w:ins w:id="1127" w:author="Jan Balaguer" w:date="2014-04-02T10:07:00Z">
        <w:del w:id="1128" w:author="Christopher Summerfield" w:date="2014-04-29T10:17:00Z">
          <w:r w:rsidR="005E6EE7" w:rsidDel="007436F2">
            <w:rPr>
              <w:rFonts w:asciiTheme="majorHAnsi" w:hAnsiTheme="majorHAnsi"/>
            </w:rPr>
            <w:sym w:font="Symbol" w:char="F061"/>
          </w:r>
          <w:r w:rsidR="005E6EE7" w:rsidDel="007436F2">
            <w:rPr>
              <w:rFonts w:asciiTheme="majorHAnsi" w:hAnsiTheme="majorHAnsi"/>
              <w:vertAlign w:val="subscript"/>
            </w:rPr>
            <w:delText>R</w:delText>
          </w:r>
        </w:del>
      </w:ins>
      <w:del w:id="1129" w:author="Christopher Summerfield" w:date="2014-04-29T10:17:00Z">
        <w:r w:rsidR="00E56F96" w:rsidDel="007436F2">
          <w:rPr>
            <w:rFonts w:asciiTheme="majorHAnsi" w:hAnsiTheme="majorHAnsi"/>
          </w:rPr>
          <w:delText xml:space="preserve"> predicted the BOLD signal in all conditions except for nontargets in </w:delText>
        </w:r>
        <w:r w:rsidR="00617A86" w:rsidDel="007436F2">
          <w:rPr>
            <w:rFonts w:asciiTheme="majorHAnsi" w:hAnsiTheme="majorHAnsi"/>
          </w:rPr>
          <w:delText>the novel cues condition (Fig. 5</w:delText>
        </w:r>
        <w:r w:rsidR="00C66734" w:rsidDel="007436F2">
          <w:rPr>
            <w:rFonts w:asciiTheme="majorHAnsi" w:hAnsiTheme="majorHAnsi"/>
          </w:rPr>
          <w:delText>b-c</w:delText>
        </w:r>
        <w:r w:rsidR="00E56F96" w:rsidDel="007436F2">
          <w:rPr>
            <w:rFonts w:asciiTheme="majorHAnsi" w:hAnsiTheme="majorHAnsi"/>
          </w:rPr>
          <w:delText xml:space="preserve">).  </w:delText>
        </w:r>
        <w:r w:rsidR="00193D10" w:rsidDel="007436F2">
          <w:rPr>
            <w:rFonts w:asciiTheme="majorHAnsi" w:hAnsiTheme="majorHAnsi"/>
          </w:rPr>
          <w:delText>No such correlation was observed in the IPL.</w:delText>
        </w:r>
      </w:del>
    </w:p>
    <w:p w:rsidR="004C15AE" w:rsidRDefault="004C15AE" w:rsidP="00B37D7B">
      <w:pPr>
        <w:jc w:val="both"/>
        <w:rPr>
          <w:rFonts w:asciiTheme="majorHAnsi" w:hAnsiTheme="majorHAnsi"/>
        </w:rPr>
      </w:pPr>
    </w:p>
    <w:p w:rsidR="00B05364" w:rsidRDefault="0095282B" w:rsidP="00B05364">
      <w:pPr>
        <w:rPr>
          <w:rFonts w:asciiTheme="majorHAnsi" w:hAnsiTheme="majorHAnsi"/>
          <w:b/>
        </w:rPr>
      </w:pPr>
      <w:r w:rsidRPr="00B118CA">
        <w:rPr>
          <w:rFonts w:asciiTheme="majorHAnsi" w:hAnsiTheme="majorHAnsi"/>
          <w:b/>
        </w:rPr>
        <w:t>DISCUSSION</w:t>
      </w:r>
    </w:p>
    <w:p w:rsidR="00B05364" w:rsidRDefault="00B05364" w:rsidP="00B05364">
      <w:pPr>
        <w:rPr>
          <w:rFonts w:asciiTheme="majorHAnsi" w:hAnsiTheme="majorHAnsi"/>
          <w:b/>
        </w:rPr>
      </w:pPr>
    </w:p>
    <w:p w:rsidR="00277565" w:rsidRPr="00B05364" w:rsidRDefault="00D27328" w:rsidP="00C66734">
      <w:pPr>
        <w:jc w:val="both"/>
        <w:rPr>
          <w:rFonts w:asciiTheme="majorHAnsi" w:hAnsiTheme="majorHAnsi"/>
          <w:b/>
        </w:rPr>
      </w:pPr>
      <w:r>
        <w:rPr>
          <w:rFonts w:asciiTheme="majorHAnsi" w:hAnsiTheme="majorHAnsi"/>
        </w:rPr>
        <w:t>Humans can</w:t>
      </w:r>
      <w:r w:rsidR="00A2125F">
        <w:rPr>
          <w:rFonts w:asciiTheme="majorHAnsi" w:hAnsiTheme="majorHAnsi"/>
        </w:rPr>
        <w:t xml:space="preserve"> generalise rule-based knowledge to make inferences in novel situations.  For example, </w:t>
      </w:r>
      <w:r>
        <w:rPr>
          <w:rFonts w:asciiTheme="majorHAnsi" w:hAnsiTheme="majorHAnsi"/>
        </w:rPr>
        <w:t>knowledge of the</w:t>
      </w:r>
      <w:r w:rsidR="00A2125F">
        <w:rPr>
          <w:rFonts w:asciiTheme="majorHAnsi" w:hAnsiTheme="majorHAnsi"/>
        </w:rPr>
        <w:t xml:space="preserve"> features </w:t>
      </w:r>
      <w:r>
        <w:rPr>
          <w:rFonts w:asciiTheme="majorHAnsi" w:hAnsiTheme="majorHAnsi"/>
        </w:rPr>
        <w:t xml:space="preserve">that </w:t>
      </w:r>
      <w:r w:rsidR="00A2125F">
        <w:rPr>
          <w:rFonts w:asciiTheme="majorHAnsi" w:hAnsiTheme="majorHAnsi"/>
        </w:rPr>
        <w:t>denote</w:t>
      </w:r>
      <w:r>
        <w:rPr>
          <w:rFonts w:asciiTheme="majorHAnsi" w:hAnsiTheme="majorHAnsi"/>
        </w:rPr>
        <w:t xml:space="preserve"> membership of a given category</w:t>
      </w:r>
      <w:r w:rsidR="00A2125F">
        <w:rPr>
          <w:rFonts w:asciiTheme="majorHAnsi" w:hAnsiTheme="majorHAnsi"/>
        </w:rPr>
        <w:t xml:space="preserve"> </w:t>
      </w:r>
      <w:r>
        <w:rPr>
          <w:rFonts w:asciiTheme="majorHAnsi" w:hAnsiTheme="majorHAnsi"/>
        </w:rPr>
        <w:t xml:space="preserve">allows previously unseen exemplars to be </w:t>
      </w:r>
      <w:r w:rsidR="00CD1904">
        <w:rPr>
          <w:rFonts w:asciiTheme="majorHAnsi" w:hAnsiTheme="majorHAnsi"/>
        </w:rPr>
        <w:t xml:space="preserve">accurately </w:t>
      </w:r>
      <w:r>
        <w:rPr>
          <w:rFonts w:asciiTheme="majorHAnsi" w:hAnsiTheme="majorHAnsi"/>
        </w:rPr>
        <w:t xml:space="preserve">classified </w:t>
      </w:r>
      <w:r w:rsidR="00A2125F">
        <w:rPr>
          <w:rFonts w:asciiTheme="majorHAnsi" w:hAnsiTheme="majorHAnsi"/>
        </w:rPr>
        <w:t>(‘feature</w:t>
      </w:r>
      <w:r>
        <w:rPr>
          <w:rFonts w:asciiTheme="majorHAnsi" w:hAnsiTheme="majorHAnsi"/>
        </w:rPr>
        <w:t xml:space="preserve"> generalisation’)</w:t>
      </w:r>
      <w:r w:rsidR="00321E71">
        <w:rPr>
          <w:rFonts w:asciiTheme="majorHAnsi" w:hAnsiTheme="majorHAnsi"/>
        </w:rPr>
        <w:t>.  This allows</w:t>
      </w:r>
      <w:r w:rsidR="00E81AC0">
        <w:rPr>
          <w:rFonts w:asciiTheme="majorHAnsi" w:hAnsiTheme="majorHAnsi"/>
        </w:rPr>
        <w:t xml:space="preserve"> </w:t>
      </w:r>
      <w:r w:rsidR="00CD1904">
        <w:rPr>
          <w:rFonts w:asciiTheme="majorHAnsi" w:hAnsiTheme="majorHAnsi"/>
        </w:rPr>
        <w:t xml:space="preserve">high-level categories and </w:t>
      </w:r>
      <w:r w:rsidR="00E81AC0">
        <w:rPr>
          <w:rFonts w:asciiTheme="majorHAnsi" w:hAnsiTheme="majorHAnsi"/>
        </w:rPr>
        <w:t>conce</w:t>
      </w:r>
      <w:r w:rsidR="00321E71">
        <w:rPr>
          <w:rFonts w:asciiTheme="majorHAnsi" w:hAnsiTheme="majorHAnsi"/>
        </w:rPr>
        <w:t xml:space="preserve">pts to be formed (‘that is a dog’) and </w:t>
      </w:r>
      <w:r w:rsidR="00761DEB">
        <w:rPr>
          <w:rFonts w:asciiTheme="majorHAnsi" w:hAnsiTheme="majorHAnsi"/>
        </w:rPr>
        <w:t>contributes to</w:t>
      </w:r>
      <w:r w:rsidR="00E81AC0">
        <w:rPr>
          <w:rFonts w:asciiTheme="majorHAnsi" w:hAnsiTheme="majorHAnsi"/>
        </w:rPr>
        <w:t xml:space="preserve"> linguistic development during infancy</w:t>
      </w:r>
      <w:r w:rsidR="008F150F">
        <w:rPr>
          <w:rFonts w:asciiTheme="majorHAnsi" w:hAnsiTheme="majorHAnsi"/>
        </w:rPr>
        <w:fldChar w:fldCharType="begin"/>
      </w:r>
      <w:ins w:id="1130" w:author="Christopher Summerfield" w:date="2014-04-29T10:20:00Z">
        <w:r w:rsidR="001261CC">
          <w:rPr>
            <w:rFonts w:asciiTheme="majorHAnsi" w:hAnsiTheme="majorHAnsi"/>
          </w:rPr>
          <w:instrText xml:space="preserve"> ADDIN EN.CITE &lt;EndNote&gt;&lt;Cite&gt;&lt;Author&gt;Kemp&lt;/Author&gt;&lt;Year&gt;2013&lt;/Year&gt;&lt;RecNum&gt;1993&lt;/RecNum&gt;&lt;record&gt;&lt;rec-number&gt;1993&lt;/rec-number&gt;&lt;foreign-keys&gt;&lt;key app="EN" db-id="wzfpz2f01saxwce2avopas0hvweaawzx2err"&gt;1993&lt;/key&gt;&lt;/foreign-keys&gt;&lt;ref-type name="Journal Article"&gt;17&lt;/ref-type&gt;&lt;contributors&gt;&lt;authors&gt;&lt;author&gt;Kemp, C.&lt;/author&gt;&lt;author&gt;Jern, A.&lt;/author&gt;&lt;/authors&gt;&lt;/contributors&gt;&lt;auth-address&gt;Department of Psychology, Carnegie Mellon University, 5000 Forbes Avenue, Baker Hall 340T, Pittsburgh, PA, 15213, USA, ckemp@cmu.edu.&lt;/auth-address&gt;&lt;titles&gt;&lt;title&gt;A taxonomy of inductive problems&lt;/title&gt;&lt;secondary-title&gt;Psychon Bull Rev&lt;/secondary-title&gt;&lt;/titles&gt;&lt;periodical&gt;&lt;full-title&gt;Psychon Bull Rev&lt;/full-title&gt;&lt;/periodical&gt;&lt;edition&gt;2013/07/26&lt;/edition&gt;&lt;dates&gt;&lt;year&gt;2013&lt;/year&gt;&lt;pub-dates&gt;&lt;date&gt;Jul 25&lt;/date&gt;&lt;/pub-dates&gt;&lt;/dates&gt;&lt;isbn&gt;1531-5320 (Electronic)&amp;#xD;1069-9384 (Linking)&lt;/isbn&gt;&lt;accession-num&gt;23884687&lt;/accession-num&gt;&lt;urls&gt;&lt;related-urls&gt;&lt;url&gt;http://www.ncbi.nlm.nih.gov/entrez/query.fcgi?cmd=Retrieve&amp;amp;db=PubMed&amp;amp;dopt=Citation&amp;amp;list_uids=23884687&lt;/url&gt;&lt;/related-urls&gt;&lt;/urls&gt;&lt;electronic-resource-num&gt;10.3758/s13423-013-0467-3&lt;/electronic-resource-num&gt;&lt;language&gt;Eng&lt;/language&gt;&lt;/record&gt;&lt;/Cite&gt;&lt;/EndNote&gt;</w:instrText>
        </w:r>
      </w:ins>
      <w:del w:id="1131" w:author="Christopher Summerfield" w:date="2014-04-23T15:13:00Z">
        <w:r w:rsidR="00333041" w:rsidDel="00705ED5">
          <w:rPr>
            <w:rFonts w:asciiTheme="majorHAnsi" w:hAnsiTheme="majorHAnsi"/>
          </w:rPr>
          <w:delInstrText xml:space="preserve"> ADDIN EN.CITE &lt;EndNote&gt;&lt;Cite&gt;&lt;Author&gt;Kemp&lt;/Author&gt;&lt;Year&gt;2013&lt;/Year&gt;&lt;RecNum&gt;1993&lt;/RecNum&gt;&lt;record&gt;&lt;rec-number&gt;1993&lt;/rec-number&gt;&lt;foreign-keys&gt;&lt;key app="EN" db-id="wzfpz2f01saxwce2avopas0hvweaawzx2err"&gt;1993&lt;/key&gt;&lt;/foreign-keys&gt;&lt;ref-type name="Journal Article"&gt;17&lt;/ref-type&gt;&lt;contributors&gt;&lt;authors&gt;&lt;author&gt;Kemp, C.&lt;/author&gt;&lt;author&gt;Jern, A.&lt;/author&gt;&lt;/authors&gt;&lt;/contributors&gt;&lt;auth-address&gt;Department of Psychology, Carnegie Mellon University, 5000 Forbes Avenue, Baker Hall 340T, Pittsburgh, PA, 15213, USA, ckemp@cmu.edu.&lt;/auth-address&gt;&lt;titles&gt;&lt;title&gt;A taxonomy of inductive problems&lt;/title&gt;&lt;secondary-title&gt;Psychon Bull Rev&lt;/secondary-title&gt;&lt;/titles&gt;&lt;periodical&gt;&lt;full-title&gt;Psychon Bull Rev&lt;/full-title&gt;&lt;/periodical&gt;&lt;edition&gt;2013/07/26&lt;/edition&gt;&lt;dates&gt;&lt;year&gt;2013&lt;/year&gt;&lt;pub-dates&gt;&lt;date&gt;Jul 25&lt;/date&gt;&lt;/pub-dates&gt;&lt;/dates&gt;&lt;isbn&gt;1531-5320 (Electronic)&amp;#xD;1069-9384 (Linking)&lt;/isbn&gt;&lt;accession-num&gt;23884687&lt;/accession-num&gt;&lt;urls&gt;&lt;related-urls&gt;&lt;url&gt;http://www.ncbi.nlm.nih.gov/entrez/query.fcgi?cmd=Retrieve&amp;amp;db=PubMed&amp;amp;dopt=Citation&amp;amp;list_uids=23884687&lt;/url&gt;&lt;/related-urls&gt;&lt;/urls&gt;&lt;electronic-resource-num&gt;10.3758/s13423-013-0467-3&lt;/electronic-resource-num&gt;&lt;language&gt;Eng&lt;/language&gt;&lt;/record&gt;&lt;/Cite&gt;&lt;/EndNote&gt;</w:delInstrText>
        </w:r>
      </w:del>
      <w:r w:rsidR="008F150F">
        <w:rPr>
          <w:rFonts w:asciiTheme="majorHAnsi" w:hAnsiTheme="majorHAnsi"/>
        </w:rPr>
        <w:fldChar w:fldCharType="separate"/>
      </w:r>
      <w:r w:rsidR="00393D88" w:rsidRPr="00393D88">
        <w:rPr>
          <w:rFonts w:asciiTheme="majorHAnsi" w:hAnsiTheme="majorHAnsi"/>
          <w:noProof/>
          <w:vertAlign w:val="superscript"/>
        </w:rPr>
        <w:t>5</w:t>
      </w:r>
      <w:r w:rsidR="008F150F">
        <w:rPr>
          <w:rFonts w:asciiTheme="majorHAnsi" w:hAnsiTheme="majorHAnsi"/>
        </w:rPr>
        <w:fldChar w:fldCharType="end"/>
      </w:r>
      <w:r w:rsidR="00E81AC0">
        <w:rPr>
          <w:rFonts w:asciiTheme="majorHAnsi" w:hAnsiTheme="majorHAnsi"/>
        </w:rPr>
        <w:t>.</w:t>
      </w:r>
      <w:r w:rsidR="00A2125F">
        <w:rPr>
          <w:rFonts w:asciiTheme="majorHAnsi" w:hAnsiTheme="majorHAnsi"/>
        </w:rPr>
        <w:t xml:space="preserve"> However, </w:t>
      </w:r>
      <w:r w:rsidR="000D353B">
        <w:rPr>
          <w:rFonts w:asciiTheme="majorHAnsi" w:hAnsiTheme="majorHAnsi"/>
        </w:rPr>
        <w:t xml:space="preserve">even in maturity </w:t>
      </w:r>
      <w:r w:rsidR="00A2125F">
        <w:rPr>
          <w:rFonts w:asciiTheme="majorHAnsi" w:hAnsiTheme="majorHAnsi"/>
        </w:rPr>
        <w:t>humans are subject to</w:t>
      </w:r>
      <w:r w:rsidR="00E808C1">
        <w:rPr>
          <w:rFonts w:asciiTheme="majorHAnsi" w:hAnsiTheme="majorHAnsi"/>
        </w:rPr>
        <w:t xml:space="preserve"> stereotypical</w:t>
      </w:r>
      <w:r w:rsidR="000D353B">
        <w:rPr>
          <w:rFonts w:asciiTheme="majorHAnsi" w:hAnsiTheme="majorHAnsi"/>
        </w:rPr>
        <w:t xml:space="preserve"> </w:t>
      </w:r>
      <w:r w:rsidR="00A2125F">
        <w:rPr>
          <w:rFonts w:asciiTheme="majorHAnsi" w:hAnsiTheme="majorHAnsi"/>
        </w:rPr>
        <w:t xml:space="preserve">inductive biases, </w:t>
      </w:r>
      <w:r w:rsidR="00E808C1">
        <w:rPr>
          <w:rFonts w:asciiTheme="majorHAnsi" w:hAnsiTheme="majorHAnsi"/>
        </w:rPr>
        <w:t>betraying</w:t>
      </w:r>
      <w:r w:rsidR="00A2125F">
        <w:rPr>
          <w:rFonts w:asciiTheme="majorHAnsi" w:hAnsiTheme="majorHAnsi"/>
        </w:rPr>
        <w:t xml:space="preserve"> a tendency to learn preferentially from information that </w:t>
      </w:r>
      <w:del w:id="1132" w:author="Christopher Summerfield" w:date="2014-04-29T10:19:00Z">
        <w:r w:rsidR="00A2125F" w:rsidDel="002838B0">
          <w:rPr>
            <w:rFonts w:asciiTheme="majorHAnsi" w:hAnsiTheme="majorHAnsi"/>
          </w:rPr>
          <w:delText>verifies</w:delText>
        </w:r>
      </w:del>
      <w:ins w:id="1133" w:author="Christopher Summerfield" w:date="2014-04-29T10:19:00Z">
        <w:r w:rsidR="002838B0">
          <w:rPr>
            <w:rFonts w:asciiTheme="majorHAnsi" w:hAnsiTheme="majorHAnsi"/>
          </w:rPr>
          <w:t>confirms</w:t>
        </w:r>
      </w:ins>
      <w:r w:rsidR="00A2125F">
        <w:rPr>
          <w:rFonts w:asciiTheme="majorHAnsi" w:hAnsiTheme="majorHAnsi"/>
        </w:rPr>
        <w:t xml:space="preserve">, rather than </w:t>
      </w:r>
      <w:del w:id="1134" w:author="Christopher Summerfield" w:date="2014-04-29T10:20:00Z">
        <w:r w:rsidR="00A2125F" w:rsidDel="002838B0">
          <w:rPr>
            <w:rFonts w:asciiTheme="majorHAnsi" w:hAnsiTheme="majorHAnsi"/>
          </w:rPr>
          <w:delText>falsifies</w:delText>
        </w:r>
      </w:del>
      <w:ins w:id="1135" w:author="Christopher Summerfield" w:date="2014-04-29T10:20:00Z">
        <w:r w:rsidR="002838B0">
          <w:rPr>
            <w:rFonts w:asciiTheme="majorHAnsi" w:hAnsiTheme="majorHAnsi"/>
          </w:rPr>
          <w:t>disconfirms</w:t>
        </w:r>
      </w:ins>
      <w:r w:rsidR="00A2125F">
        <w:rPr>
          <w:rFonts w:asciiTheme="majorHAnsi" w:hAnsiTheme="majorHAnsi"/>
        </w:rPr>
        <w:t>, a currently-entertained hypothesis</w:t>
      </w:r>
      <w:ins w:id="1136" w:author="Christopher Summerfield" w:date="2014-04-29T10:20:00Z">
        <w:r w:rsidR="008F150F">
          <w:rPr>
            <w:rFonts w:asciiTheme="majorHAnsi" w:hAnsiTheme="majorHAnsi"/>
          </w:rPr>
          <w:fldChar w:fldCharType="begin"/>
        </w:r>
        <w:r w:rsidR="001261CC">
          <w:rPr>
            <w:rFonts w:asciiTheme="majorHAnsi" w:hAnsiTheme="majorHAnsi"/>
          </w:rPr>
          <w:instrText xml:space="preserve"> ADDIN EN.CITE &lt;EndNote&gt;&lt;Cite&gt;&lt;Author&gt;Nickerson&lt;/Author&gt;&lt;Year&gt;1998&lt;/Year&gt;&lt;RecNum&gt;1837&lt;/RecNum&gt;&lt;record&gt;&lt;rec-number&gt;1837&lt;/rec-number&gt;&lt;foreign-keys&gt;&lt;key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ins>
      <w:r w:rsidR="008F150F">
        <w:rPr>
          <w:rFonts w:asciiTheme="majorHAnsi" w:hAnsiTheme="majorHAnsi"/>
        </w:rPr>
        <w:fldChar w:fldCharType="separate"/>
      </w:r>
      <w:ins w:id="1137" w:author="Christopher Summerfield" w:date="2014-04-29T10:20:00Z">
        <w:r w:rsidR="008F150F" w:rsidRPr="008F150F">
          <w:rPr>
            <w:rFonts w:asciiTheme="majorHAnsi" w:hAnsiTheme="majorHAnsi"/>
            <w:noProof/>
            <w:vertAlign w:val="superscript"/>
            <w:rPrChange w:id="1138" w:author="Christopher Summerfield" w:date="2014-04-29T10:20:00Z">
              <w:rPr>
                <w:rFonts w:asciiTheme="majorHAnsi" w:hAnsiTheme="majorHAnsi"/>
              </w:rPr>
            </w:rPrChange>
          </w:rPr>
          <w:t>17</w:t>
        </w:r>
        <w:r w:rsidR="008F150F">
          <w:rPr>
            <w:rFonts w:asciiTheme="majorHAnsi" w:hAnsiTheme="majorHAnsi"/>
          </w:rPr>
          <w:fldChar w:fldCharType="end"/>
        </w:r>
      </w:ins>
      <w:r w:rsidR="00A2125F">
        <w:rPr>
          <w:rFonts w:asciiTheme="majorHAnsi" w:hAnsiTheme="majorHAnsi"/>
        </w:rPr>
        <w:t xml:space="preserve">. </w:t>
      </w:r>
      <w:r w:rsidR="000D353B">
        <w:rPr>
          <w:rFonts w:asciiTheme="majorHAnsi" w:hAnsiTheme="majorHAnsi"/>
        </w:rPr>
        <w:t xml:space="preserve"> </w:t>
      </w:r>
      <w:r w:rsidR="00761DEB">
        <w:rPr>
          <w:rFonts w:asciiTheme="majorHAnsi" w:hAnsiTheme="majorHAnsi"/>
        </w:rPr>
        <w:t xml:space="preserve">Failures of human induction can stymie </w:t>
      </w:r>
      <w:r w:rsidR="000D353B">
        <w:rPr>
          <w:rFonts w:asciiTheme="majorHAnsi" w:hAnsiTheme="majorHAnsi"/>
        </w:rPr>
        <w:t xml:space="preserve">scientific reasoning, provoking researchers to discount evidence that contradicts an established or currently-favoured hypothesis.  Excessively </w:t>
      </w:r>
      <w:del w:id="1139" w:author="Christopher Summerfield" w:date="2014-04-28T13:55:00Z">
        <w:r w:rsidR="000D353B" w:rsidDel="00440BDF">
          <w:rPr>
            <w:rFonts w:asciiTheme="majorHAnsi" w:hAnsiTheme="majorHAnsi"/>
          </w:rPr>
          <w:delText xml:space="preserve">confirmatory </w:delText>
        </w:r>
      </w:del>
      <w:ins w:id="1140" w:author="Christopher Summerfield" w:date="2014-04-28T13:55:00Z">
        <w:r w:rsidR="00440BDF">
          <w:rPr>
            <w:rFonts w:asciiTheme="majorHAnsi" w:hAnsiTheme="majorHAnsi"/>
          </w:rPr>
          <w:t xml:space="preserve">reliance on verification in </w:t>
        </w:r>
      </w:ins>
      <w:del w:id="1141" w:author="Christopher Summerfield" w:date="2014-04-28T13:55:00Z">
        <w:r w:rsidR="000D353B" w:rsidDel="00440BDF">
          <w:rPr>
            <w:rFonts w:asciiTheme="majorHAnsi" w:hAnsiTheme="majorHAnsi"/>
          </w:rPr>
          <w:delText xml:space="preserve">scientific </w:delText>
        </w:r>
      </w:del>
      <w:r w:rsidR="000D353B">
        <w:rPr>
          <w:rFonts w:asciiTheme="majorHAnsi" w:hAnsiTheme="majorHAnsi"/>
        </w:rPr>
        <w:t xml:space="preserve">reasoning may increase the volatility of scientific progress, as evidence accretes strongly around a single theory </w:t>
      </w:r>
      <w:r w:rsidR="00994589">
        <w:rPr>
          <w:rFonts w:asciiTheme="majorHAnsi" w:hAnsiTheme="majorHAnsi"/>
        </w:rPr>
        <w:t xml:space="preserve">until it is </w:t>
      </w:r>
      <w:r>
        <w:rPr>
          <w:rFonts w:asciiTheme="majorHAnsi" w:hAnsiTheme="majorHAnsi"/>
        </w:rPr>
        <w:t xml:space="preserve">dramatically </w:t>
      </w:r>
      <w:r w:rsidR="000D353B">
        <w:rPr>
          <w:rFonts w:asciiTheme="majorHAnsi" w:hAnsiTheme="majorHAnsi"/>
        </w:rPr>
        <w:t>swept away in a ‘paradigm shift’</w:t>
      </w:r>
      <w:r w:rsidR="008F150F">
        <w:rPr>
          <w:rFonts w:asciiTheme="majorHAnsi" w:hAnsiTheme="majorHAnsi"/>
        </w:rPr>
        <w:fldChar w:fldCharType="begin"/>
      </w:r>
      <w:ins w:id="1142" w:author="Christopher Summerfield" w:date="2014-04-29T10:20:00Z">
        <w:r w:rsidR="001261CC">
          <w:rPr>
            <w:rFonts w:asciiTheme="majorHAnsi" w:hAnsiTheme="majorHAnsi"/>
          </w:rPr>
          <w:instrText xml:space="preserve"> ADDIN EN.CITE &lt;EndNote&gt;&lt;Cite&gt;&lt;Author&gt;Kuhn&lt;/Author&gt;&lt;Year&gt;1962&lt;/Year&gt;&lt;RecNum&gt;2096&lt;/RecNum&gt;&lt;record&gt;&lt;rec-number&gt;2096&lt;/rec-number&gt;&lt;foreign-keys&gt;&lt;key app="EN" db-id="wzfpz2f01saxwce2avopas0hvweaawzx2err"&gt;2096&lt;/key&gt;&lt;/foreign-keys&gt;&lt;ref-type name="Book"&gt;6&lt;/ref-type&gt;&lt;contributors&gt;&lt;authors&gt;&lt;author&gt;Kuhn, T.S.&lt;/author&gt;&lt;/authors&gt;&lt;/contributors&gt;&lt;titles&gt;&lt;title&gt;The Structure of Scientific Revolutions. &lt;/title&gt;&lt;/titles&gt;&lt;dates&gt;&lt;year&gt;1962&lt;/year&gt;&lt;/dates&gt;&lt;pub-location&gt;Chicago, IL&lt;/pub-location&gt;&lt;publisher&gt; University of Chicago Press&lt;/publisher&gt;&lt;urls&gt;&lt;/urls&gt;&lt;/record&gt;&lt;/Cite&gt;&lt;/EndNote&gt;</w:instrText>
        </w:r>
      </w:ins>
      <w:del w:id="1143" w:author="Christopher Summerfield" w:date="2014-04-23T15:13:00Z">
        <w:r w:rsidR="00333041" w:rsidDel="00705ED5">
          <w:rPr>
            <w:rFonts w:asciiTheme="majorHAnsi" w:hAnsiTheme="majorHAnsi"/>
          </w:rPr>
          <w:delInstrText xml:space="preserve"> ADDIN EN.CITE &lt;EndNote&gt;&lt;Cite&gt;&lt;Author&gt;Kuhn&lt;/Author&gt;&lt;Year&gt;1962&lt;/Year&gt;&lt;RecNum&gt;2096&lt;/RecNum&gt;&lt;record&gt;&lt;rec-number&gt;2096&lt;/rec-number&gt;&lt;foreign-keys&gt;&lt;key app="EN" db-id="wzfpz2f01saxwce2avopas0hvweaawzx2err"&gt;2096&lt;/key&gt;&lt;/foreign-keys&gt;&lt;ref-type name="Book"&gt;6&lt;/ref-type&gt;&lt;contributors&gt;&lt;authors&gt;&lt;author&gt;Kuhn, T.S.&lt;/author&gt;&lt;/authors&gt;&lt;/contributors&gt;&lt;titles&gt;&lt;title&gt;The Structure of Scientific Revolutions. &lt;/title&gt;&lt;/titles&gt;&lt;dates&gt;&lt;year&gt;1962&lt;/year&gt;&lt;/dates&gt;&lt;pub-location&gt;Chicago, IL&lt;/pub-location&gt;&lt;publisher&gt; University of Chicago Press&lt;/publisher&gt;&lt;urls&gt;&lt;/urls&gt;&lt;/record&gt;&lt;/Cite&gt;&lt;/EndNote&gt;</w:delInstrText>
        </w:r>
      </w:del>
      <w:r w:rsidR="008F150F">
        <w:rPr>
          <w:rFonts w:asciiTheme="majorHAnsi" w:hAnsiTheme="majorHAnsi"/>
        </w:rPr>
        <w:fldChar w:fldCharType="separate"/>
      </w:r>
      <w:ins w:id="1144" w:author="Christopher Summerfield" w:date="2014-04-23T22:03:00Z">
        <w:r w:rsidR="00CF4143" w:rsidRPr="00CF4143">
          <w:rPr>
            <w:rFonts w:asciiTheme="majorHAnsi" w:hAnsiTheme="majorHAnsi"/>
            <w:noProof/>
            <w:vertAlign w:val="superscript"/>
          </w:rPr>
          <w:t>25</w:t>
        </w:r>
      </w:ins>
      <w:del w:id="1145" w:author="Christopher Summerfield" w:date="2014-04-23T15:13:00Z">
        <w:r w:rsidR="00784FE6" w:rsidRPr="00784FE6" w:rsidDel="00705ED5">
          <w:rPr>
            <w:rFonts w:asciiTheme="majorHAnsi" w:hAnsiTheme="majorHAnsi"/>
            <w:noProof/>
            <w:vertAlign w:val="superscript"/>
          </w:rPr>
          <w:delText>32</w:delText>
        </w:r>
      </w:del>
      <w:r w:rsidR="008F150F">
        <w:rPr>
          <w:rFonts w:asciiTheme="majorHAnsi" w:hAnsiTheme="majorHAnsi"/>
        </w:rPr>
        <w:fldChar w:fldCharType="end"/>
      </w:r>
      <w:r w:rsidR="000D353B">
        <w:rPr>
          <w:rFonts w:asciiTheme="majorHAnsi" w:hAnsiTheme="majorHAnsi"/>
        </w:rPr>
        <w:t xml:space="preserve">.  </w:t>
      </w:r>
      <w:r w:rsidR="00761DEB">
        <w:rPr>
          <w:rFonts w:asciiTheme="majorHAnsi" w:hAnsiTheme="majorHAnsi"/>
        </w:rPr>
        <w:t>In other domains, confirmatory biases may be yet more pernicious, leading for example to stereotyping and prejudice on the basis of race, gender, or social background</w:t>
      </w:r>
      <w:r w:rsidR="008F150F">
        <w:rPr>
          <w:rFonts w:asciiTheme="majorHAnsi" w:hAnsiTheme="majorHAnsi"/>
        </w:rPr>
        <w:fldChar w:fldCharType="begin"/>
      </w:r>
      <w:ins w:id="1146" w:author="Christopher Summerfield" w:date="2014-04-29T10:20:00Z">
        <w:r w:rsidR="001261CC">
          <w:rPr>
            <w:rFonts w:asciiTheme="majorHAnsi" w:hAnsiTheme="majorHAnsi"/>
          </w:rPr>
          <w:instrText xml:space="preserve"> ADDIN EN.CITE &lt;EndNote&gt;&lt;Cite&gt;&lt;Author&gt;Nickerson&lt;/Author&gt;&lt;Year&gt;1998&lt;/Year&gt;&lt;RecNum&gt;1837&lt;/RecNum&gt;&lt;record&gt;&lt;rec-number&gt;1837&lt;/rec-number&gt;&lt;foreign-keys&gt;&lt;key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ins>
      <w:del w:id="1147" w:author="Christopher Summerfield" w:date="2014-04-23T15:13:00Z">
        <w:r w:rsidR="00333041" w:rsidDel="00705ED5">
          <w:rPr>
            <w:rFonts w:asciiTheme="majorHAnsi" w:hAnsiTheme="majorHAnsi"/>
          </w:rPr>
          <w:delInstrText xml:space="preserve"> ADDIN EN.CITE &lt;EndNote&gt;&lt;Cite&gt;&lt;Author&gt;Nickerson&lt;/Author&gt;&lt;Year&gt;1998&lt;/Year&gt;&lt;RecNum&gt;1837&lt;/RecNum&gt;&lt;record&gt;&lt;rec-number&gt;1837&lt;/rec-number&gt;&lt;foreign-keys&gt;&lt;key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delInstrText>
        </w:r>
      </w:del>
      <w:r w:rsidR="008F150F">
        <w:rPr>
          <w:rFonts w:asciiTheme="majorHAnsi" w:hAnsiTheme="majorHAnsi"/>
        </w:rPr>
        <w:fldChar w:fldCharType="separate"/>
      </w:r>
      <w:r w:rsidR="00761DEB" w:rsidRPr="00761DEB">
        <w:rPr>
          <w:rFonts w:asciiTheme="majorHAnsi" w:hAnsiTheme="majorHAnsi"/>
          <w:noProof/>
          <w:vertAlign w:val="superscript"/>
        </w:rPr>
        <w:t>17</w:t>
      </w:r>
      <w:r w:rsidR="008F150F">
        <w:rPr>
          <w:rFonts w:asciiTheme="majorHAnsi" w:hAnsiTheme="majorHAnsi"/>
        </w:rPr>
        <w:fldChar w:fldCharType="end"/>
      </w:r>
      <w:r w:rsidR="00761DEB">
        <w:rPr>
          <w:rFonts w:asciiTheme="majorHAnsi" w:hAnsiTheme="majorHAnsi"/>
        </w:rPr>
        <w:t>.</w:t>
      </w:r>
    </w:p>
    <w:p w:rsidR="00277565" w:rsidRDefault="00277565" w:rsidP="00E246B6">
      <w:pPr>
        <w:jc w:val="both"/>
        <w:rPr>
          <w:rFonts w:asciiTheme="majorHAnsi" w:hAnsiTheme="majorHAnsi"/>
        </w:rPr>
      </w:pPr>
    </w:p>
    <w:p w:rsidR="00BB483E" w:rsidRDefault="00277565" w:rsidP="00B6766A">
      <w:pPr>
        <w:jc w:val="both"/>
        <w:rPr>
          <w:rFonts w:asciiTheme="majorHAnsi" w:hAnsiTheme="majorHAnsi"/>
        </w:rPr>
      </w:pPr>
      <w:r>
        <w:rPr>
          <w:rFonts w:asciiTheme="majorHAnsi" w:hAnsiTheme="majorHAnsi"/>
        </w:rPr>
        <w:t xml:space="preserve">Here, we explored the neural and computational basis for </w:t>
      </w:r>
      <w:del w:id="1148" w:author="Christopher Summerfield" w:date="2014-04-28T11:42:00Z">
        <w:r w:rsidDel="00022063">
          <w:rPr>
            <w:rFonts w:asciiTheme="majorHAnsi" w:hAnsiTheme="majorHAnsi"/>
          </w:rPr>
          <w:delText>this confirmatory bias</w:delText>
        </w:r>
      </w:del>
      <w:ins w:id="1149" w:author="Christopher Summerfield" w:date="2014-04-28T11:42:00Z">
        <w:r w:rsidR="00022063">
          <w:rPr>
            <w:rFonts w:asciiTheme="majorHAnsi" w:hAnsiTheme="majorHAnsi"/>
          </w:rPr>
          <w:t>a bias to learn from verification</w:t>
        </w:r>
      </w:ins>
      <w:r>
        <w:rPr>
          <w:rFonts w:asciiTheme="majorHAnsi" w:hAnsiTheme="majorHAnsi"/>
        </w:rPr>
        <w:t xml:space="preserve"> in i</w:t>
      </w:r>
      <w:r w:rsidR="00333041">
        <w:rPr>
          <w:rFonts w:asciiTheme="majorHAnsi" w:hAnsiTheme="majorHAnsi"/>
        </w:rPr>
        <w:t>nductive reasoning, creating a trial-and-error rule</w:t>
      </w:r>
      <w:r w:rsidR="008C304D">
        <w:rPr>
          <w:rFonts w:asciiTheme="majorHAnsi" w:hAnsiTheme="majorHAnsi"/>
        </w:rPr>
        <w:t>-</w:t>
      </w:r>
      <w:r w:rsidR="00333041">
        <w:rPr>
          <w:rFonts w:asciiTheme="majorHAnsi" w:hAnsiTheme="majorHAnsi"/>
        </w:rPr>
        <w:t xml:space="preserve">learning task </w:t>
      </w:r>
      <w:r>
        <w:rPr>
          <w:rFonts w:asciiTheme="majorHAnsi" w:hAnsiTheme="majorHAnsi"/>
        </w:rPr>
        <w:t xml:space="preserve">in which falsification allowed definitive inferences about a rule, whereas verification only allowed beliefs to be updated incrementally.  </w:t>
      </w:r>
      <w:r w:rsidR="00994589">
        <w:rPr>
          <w:rFonts w:asciiTheme="majorHAnsi" w:hAnsiTheme="majorHAnsi"/>
        </w:rPr>
        <w:t xml:space="preserve">Our task simulates the circumstances that scientists face when interpreting data, whereby the observation of an empirical effect often provides evidence for multiple competing hypotheses, whereas the </w:t>
      </w:r>
      <w:del w:id="1150" w:author="Christopher Summerfield" w:date="2014-04-28T13:56:00Z">
        <w:r w:rsidR="00C86DDA" w:rsidDel="00440BDF">
          <w:rPr>
            <w:rFonts w:asciiTheme="majorHAnsi" w:hAnsiTheme="majorHAnsi"/>
          </w:rPr>
          <w:delText xml:space="preserve">disconfirmatory </w:delText>
        </w:r>
      </w:del>
      <w:ins w:id="1151" w:author="Christopher Summerfield" w:date="2014-04-28T13:56:00Z">
        <w:r w:rsidR="00440BDF">
          <w:rPr>
            <w:rFonts w:asciiTheme="majorHAnsi" w:hAnsiTheme="majorHAnsi"/>
          </w:rPr>
          <w:t xml:space="preserve">falsificatory </w:t>
        </w:r>
      </w:ins>
      <w:r w:rsidR="00C86DDA">
        <w:rPr>
          <w:rFonts w:asciiTheme="majorHAnsi" w:hAnsiTheme="majorHAnsi"/>
        </w:rPr>
        <w:t>evidence</w:t>
      </w:r>
      <w:r w:rsidR="00994589">
        <w:rPr>
          <w:rFonts w:asciiTheme="majorHAnsi" w:hAnsiTheme="majorHAnsi"/>
        </w:rPr>
        <w:t xml:space="preserve"> can allow a </w:t>
      </w:r>
      <w:r w:rsidR="00CD1904">
        <w:rPr>
          <w:rFonts w:asciiTheme="majorHAnsi" w:hAnsiTheme="majorHAnsi"/>
        </w:rPr>
        <w:t>theory</w:t>
      </w:r>
      <w:r w:rsidR="00994589">
        <w:rPr>
          <w:rFonts w:asciiTheme="majorHAnsi" w:hAnsiTheme="majorHAnsi"/>
        </w:rPr>
        <w:t xml:space="preserve"> to be definitively ruled out.  </w:t>
      </w:r>
      <w:r w:rsidR="00BB483E">
        <w:rPr>
          <w:rFonts w:asciiTheme="majorHAnsi" w:hAnsiTheme="majorHAnsi"/>
        </w:rPr>
        <w:t xml:space="preserve">We modelled the task with a learning model in which evidence that each </w:t>
      </w:r>
      <w:r w:rsidR="00333041">
        <w:rPr>
          <w:rFonts w:asciiTheme="majorHAnsi" w:hAnsiTheme="majorHAnsi"/>
        </w:rPr>
        <w:t>stimulus produced an effect was updated following trial-and-error feedback.  Many theories compete to describe how humans impute cause to effect, including models that rely on associative mechanisms</w:t>
      </w:r>
      <w:r w:rsidR="008F150F">
        <w:rPr>
          <w:rFonts w:asciiTheme="majorHAnsi" w:hAnsiTheme="majorHAnsi"/>
        </w:rPr>
        <w:fldChar w:fldCharType="begin"/>
      </w:r>
      <w:ins w:id="1152" w:author="Christopher Summerfield" w:date="2014-04-29T10:20:00Z">
        <w:r w:rsidR="001261CC">
          <w:rPr>
            <w:rFonts w:asciiTheme="majorHAnsi" w:hAnsiTheme="majorHAnsi"/>
          </w:rPr>
          <w:instrText xml:space="preserve"> ADDIN EN.CITE &lt;EndNote&gt;&lt;Cite&gt;&lt;Author&gt;Shanks&lt;/Author&gt;&lt;Year&gt;1987&lt;/Year&gt;&lt;RecNum&gt;2146&lt;/RecNum&gt;&lt;record&gt;&lt;rec-number&gt;2146&lt;/rec-number&gt;&lt;foreign-keys&gt;&lt;key app="EN" db-id="wzfpz2f01saxwce2avopas0hvweaawzx2err"&gt;2146&lt;/key&gt;&lt;/foreign-keys&gt;&lt;ref-type name="Book Section"&gt;5&lt;/ref-type&gt;&lt;contributors&gt;&lt;authors&gt;&lt;author&gt;Shanks, D. R.&lt;/author&gt;&lt;author&gt;Dickinson, A.&lt;/author&gt;&lt;/authors&gt;&lt;secondary-authors&gt;&lt;author&gt;Bower, G.H.&lt;/author&gt;&lt;/secondary-authors&gt;&lt;/contributors&gt;&lt;titles&gt;&lt;title&gt;Associative accounts of causality judgment&lt;/title&gt;&lt;secondary-title&gt;The psychology of learning and motivation: Vol. 21. Advances in research and theory&lt;/secondary-title&gt;&lt;/titles&gt;&lt;pages&gt;229-261&lt;/pages&gt;&lt;dates&gt;&lt;year&gt;1987&lt;/year&gt;&lt;/dates&gt;&lt;pub-location&gt;San Diego: Academic Press&lt;/pub-location&gt;&lt;urls&gt;&lt;/urls&gt;&lt;/record&gt;&lt;/Cite&gt;&lt;/EndNote&gt;</w:instrText>
        </w:r>
      </w:ins>
      <w:del w:id="1153" w:author="Christopher Summerfield" w:date="2014-04-23T15:13:00Z">
        <w:r w:rsidR="00333041" w:rsidDel="00705ED5">
          <w:rPr>
            <w:rFonts w:asciiTheme="majorHAnsi" w:hAnsiTheme="majorHAnsi"/>
          </w:rPr>
          <w:delInstrText xml:space="preserve"> ADDIN EN.CITE &lt;EndNote&gt;&lt;Cite&gt;&lt;Author&gt;Shanks&lt;/Author&gt;&lt;Year&gt;1987&lt;/Year&gt;&lt;RecNum&gt;2146&lt;/RecNum&gt;&lt;record&gt;&lt;rec-number&gt;2146&lt;/rec-number&gt;&lt;foreign-keys&gt;&lt;key app="EN" db-id="wzfpz2f01saxwce2avopas0hvweaawzx2err"&gt;2146&lt;/key&gt;&lt;/foreign-keys&gt;&lt;ref-type name="Book Section"&gt;5&lt;/ref-type&gt;&lt;contributors&gt;&lt;authors&gt;&lt;author&gt;Shanks, D. R.&lt;/author&gt;&lt;author&gt;Dickinson, A.&lt;/author&gt;&lt;/authors&gt;&lt;secondary-authors&gt;&lt;author&gt;Bower, G.H.&lt;/author&gt;&lt;/secondary-authors&gt;&lt;/contributors&gt;&lt;titles&gt;&lt;title&gt;Associative accounts of causality judgment&lt;/title&gt;&lt;secondary-title&gt;The psychology of learning and motivation: Vol. 21. Advances in research and theory&lt;/secondary-title&gt;&lt;/titles&gt;&lt;pages&gt;229-261&lt;/pages&gt;&lt;dates&gt;&lt;year&gt;1987&lt;/year&gt;&lt;/dates&gt;&lt;pub-location&gt;San Diego: Academic Press&lt;/pub-location&gt;&lt;urls&gt;&lt;/urls&gt;&lt;/record&gt;&lt;/Cite&gt;&lt;/EndNote&gt;</w:delInstrText>
        </w:r>
      </w:del>
      <w:r w:rsidR="008F150F">
        <w:rPr>
          <w:rFonts w:asciiTheme="majorHAnsi" w:hAnsiTheme="majorHAnsi"/>
        </w:rPr>
        <w:fldChar w:fldCharType="separate"/>
      </w:r>
      <w:ins w:id="1154" w:author="Christopher Summerfield" w:date="2014-04-23T22:03:00Z">
        <w:r w:rsidR="00CF4143" w:rsidRPr="00CF4143">
          <w:rPr>
            <w:rFonts w:asciiTheme="majorHAnsi" w:hAnsiTheme="majorHAnsi"/>
            <w:noProof/>
            <w:vertAlign w:val="superscript"/>
          </w:rPr>
          <w:t>26</w:t>
        </w:r>
      </w:ins>
      <w:del w:id="1155" w:author="Christopher Summerfield" w:date="2014-04-23T15:13:00Z">
        <w:r w:rsidR="00333041" w:rsidRPr="00333041" w:rsidDel="00705ED5">
          <w:rPr>
            <w:rFonts w:asciiTheme="majorHAnsi" w:hAnsiTheme="majorHAnsi"/>
            <w:noProof/>
            <w:vertAlign w:val="superscript"/>
          </w:rPr>
          <w:delText>33</w:delText>
        </w:r>
      </w:del>
      <w:r w:rsidR="008F150F">
        <w:rPr>
          <w:rFonts w:asciiTheme="majorHAnsi" w:hAnsiTheme="majorHAnsi"/>
        </w:rPr>
        <w:fldChar w:fldCharType="end"/>
      </w:r>
      <w:r w:rsidR="00333041">
        <w:rPr>
          <w:rFonts w:asciiTheme="majorHAnsi" w:hAnsiTheme="majorHAnsi"/>
        </w:rPr>
        <w:t xml:space="preserve"> and those that assume probabilistic inference over the structure of the world</w:t>
      </w:r>
      <w:r w:rsidR="008F150F">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ZzwvbGFuZ3VhZ2U+PC9yZWNvcmQ+PC9DaXRlPjxDaXRlPjxBdXRob3I+SG9seW9hazwvQXV0aG9y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</w:fldData>
        </w:fldChar>
      </w:r>
      <w:ins w:id="1156" w:author="Christopher Summerfield" w:date="2014-04-29T10:20:00Z">
        <w:r w:rsidR="001261CC">
          <w:rPr>
            <w:rFonts w:asciiTheme="majorHAnsi" w:hAnsiTheme="majorHAnsi"/>
          </w:rPr>
          <w:instrText xml:space="preserve"> ADDIN EN.CITE </w:instrText>
        </w:r>
      </w:ins>
      <w:del w:id="1157" w:author="Christopher Summerfield" w:date="2014-04-23T15:13:00Z">
        <w:r w:rsidR="00333041" w:rsidDel="00705ED5">
          <w:rPr>
            <w:rFonts w:asciiTheme="majorHAnsi" w:hAnsiTheme="majorHAnsi"/>
          </w:rPr>
          <w:delInstrText xml:space="preserve"> ADDIN EN.CITE </w:delInstrText>
        </w:r>
        <w:r w:rsidR="008F150F" w:rsidDel="00705ED5">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ZzwvbGFuZ3VhZ2U+PC9yZWNvcmQ+PC9DaXRlPjxDaXRlPjxBdXRob3I+SG9seW9hazwvQXV0aG9y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</w:fldData>
          </w:fldChar>
        </w:r>
        <w:r w:rsidR="00333041" w:rsidDel="00705ED5">
          <w:rPr>
            <w:rFonts w:asciiTheme="majorHAnsi" w:hAnsiTheme="majorHAnsi"/>
          </w:rPr>
          <w:delInstrText xml:space="preserve"> ADDIN EN.CITE.DATA </w:delInstrText>
        </w:r>
      </w:del>
      <w:r w:rsidR="00AA758C" w:rsidRPr="008F150F">
        <w:rPr>
          <w:rFonts w:asciiTheme="majorHAnsi" w:hAnsiTheme="majorHAnsi"/>
        </w:rPr>
      </w:r>
      <w:del w:id="1158" w:author="Christopher Summerfield" w:date="2014-04-23T15:13:00Z">
        <w:r w:rsidR="008F150F" w:rsidDel="00705ED5">
          <w:rPr>
            <w:rFonts w:asciiTheme="majorHAnsi" w:hAnsiTheme="majorHAnsi"/>
          </w:rPr>
          <w:fldChar w:fldCharType="end"/>
        </w:r>
      </w:del>
      <w:ins w:id="1159" w:author="Christopher Summerfield" w:date="2014-04-29T10:20:00Z">
        <w:r w:rsidR="008F150F">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ZzwvbGFuZ3VhZ2U+PC9yZWNvcmQ+PC9DaXRlPjxDaXRlPjxBdXRob3I+SG9seW9hazwvQXV0aG9y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</w:fldData>
          </w:fldChar>
        </w:r>
        <w:r w:rsidR="001261CC">
          <w:rPr>
            <w:rFonts w:asciiTheme="majorHAnsi" w:hAnsiTheme="majorHAnsi"/>
          </w:rPr>
          <w:instrText xml:space="preserve"> ADDIN EN.CITE.DATA </w:instrText>
        </w:r>
      </w:ins>
      <w:r w:rsidR="00AA758C" w:rsidRPr="008F150F">
        <w:rPr>
          <w:rFonts w:asciiTheme="majorHAnsi" w:hAnsiTheme="majorHAnsi"/>
        </w:rPr>
      </w:r>
      <w:ins w:id="1160" w:author="Christopher Summerfield" w:date="2014-04-29T10:20:00Z">
        <w:r w:rsidR="008F150F">
          <w:rPr>
            <w:rFonts w:asciiTheme="majorHAnsi" w:hAnsiTheme="majorHAnsi"/>
          </w:rPr>
          <w:fldChar w:fldCharType="end"/>
        </w:r>
      </w:ins>
      <w:r w:rsidR="00AA758C" w:rsidRPr="008F150F">
        <w:rPr>
          <w:rFonts w:asciiTheme="majorHAnsi" w:hAnsiTheme="majorHAnsi"/>
        </w:rPr>
      </w:r>
      <w:r w:rsidR="008F150F">
        <w:rPr>
          <w:rFonts w:asciiTheme="majorHAnsi" w:hAnsiTheme="majorHAnsi"/>
        </w:rPr>
        <w:fldChar w:fldCharType="separate"/>
      </w:r>
      <w:ins w:id="1161" w:author="Christopher Summerfield" w:date="2014-04-23T22:03:00Z">
        <w:r w:rsidR="00CF4143" w:rsidRPr="00CF4143">
          <w:rPr>
            <w:rFonts w:asciiTheme="majorHAnsi" w:hAnsiTheme="majorHAnsi"/>
            <w:noProof/>
            <w:vertAlign w:val="superscript"/>
          </w:rPr>
          <w:t>11,27</w:t>
        </w:r>
      </w:ins>
      <w:del w:id="1162" w:author="Christopher Summerfield" w:date="2014-04-23T15:13:00Z">
        <w:r w:rsidR="00333041" w:rsidRPr="00333041" w:rsidDel="00705ED5">
          <w:rPr>
            <w:rFonts w:asciiTheme="majorHAnsi" w:hAnsiTheme="majorHAnsi"/>
            <w:noProof/>
            <w:vertAlign w:val="superscript"/>
          </w:rPr>
          <w:delText>11,34</w:delText>
        </w:r>
      </w:del>
      <w:r w:rsidR="008F150F">
        <w:rPr>
          <w:rFonts w:asciiTheme="majorHAnsi" w:hAnsiTheme="majorHAnsi"/>
        </w:rPr>
        <w:fldChar w:fldCharType="end"/>
      </w:r>
      <w:r w:rsidR="00333041">
        <w:rPr>
          <w:rFonts w:asciiTheme="majorHAnsi" w:hAnsiTheme="majorHAnsi"/>
        </w:rPr>
        <w:t>.  Our experiment was not designed to speak directly</w:t>
      </w:r>
      <w:r w:rsidR="00C31FB2">
        <w:rPr>
          <w:rFonts w:asciiTheme="majorHAnsi" w:hAnsiTheme="majorHAnsi"/>
        </w:rPr>
        <w:t xml:space="preserve"> to this controversy</w:t>
      </w:r>
      <w:r w:rsidR="00333041">
        <w:rPr>
          <w:rFonts w:asciiTheme="majorHAnsi" w:hAnsiTheme="majorHAnsi"/>
        </w:rPr>
        <w:t xml:space="preserve">, but rather to </w:t>
      </w:r>
      <w:r w:rsidR="00C31FB2">
        <w:rPr>
          <w:rFonts w:asciiTheme="majorHAnsi" w:hAnsiTheme="majorHAnsi"/>
        </w:rPr>
        <w:t xml:space="preserve">investigate how humans weight </w:t>
      </w:r>
      <w:del w:id="1163" w:author="Christopher Summerfield" w:date="2014-04-28T11:42:00Z">
        <w:r w:rsidR="00C31FB2" w:rsidDel="00F40E44">
          <w:rPr>
            <w:rFonts w:asciiTheme="majorHAnsi" w:hAnsiTheme="majorHAnsi"/>
          </w:rPr>
          <w:delText xml:space="preserve">confirmatory </w:delText>
        </w:r>
      </w:del>
      <w:ins w:id="1164" w:author="Christopher Summerfield" w:date="2014-04-28T11:42:00Z">
        <w:r w:rsidR="00F40E44">
          <w:rPr>
            <w:rFonts w:asciiTheme="majorHAnsi" w:hAnsiTheme="majorHAnsi"/>
          </w:rPr>
          <w:t xml:space="preserve">verificatory </w:t>
        </w:r>
      </w:ins>
      <w:r w:rsidR="00C31FB2">
        <w:rPr>
          <w:rFonts w:asciiTheme="majorHAnsi" w:hAnsiTheme="majorHAnsi"/>
        </w:rPr>
        <w:t xml:space="preserve">and </w:t>
      </w:r>
      <w:del w:id="1165" w:author="Christopher Summerfield" w:date="2014-04-28T11:42:00Z">
        <w:r w:rsidR="00C31FB2" w:rsidDel="00F40E44">
          <w:rPr>
            <w:rFonts w:asciiTheme="majorHAnsi" w:hAnsiTheme="majorHAnsi"/>
          </w:rPr>
          <w:delText xml:space="preserve">disconfirmatory </w:delText>
        </w:r>
      </w:del>
      <w:ins w:id="1166" w:author="Christopher Summerfield" w:date="2014-04-28T11:42:00Z">
        <w:r w:rsidR="00F40E44">
          <w:rPr>
            <w:rFonts w:asciiTheme="majorHAnsi" w:hAnsiTheme="majorHAnsi"/>
          </w:rPr>
          <w:t xml:space="preserve">falsificatory </w:t>
        </w:r>
      </w:ins>
      <w:r w:rsidR="00C31FB2">
        <w:rPr>
          <w:rFonts w:asciiTheme="majorHAnsi" w:hAnsiTheme="majorHAnsi"/>
        </w:rPr>
        <w:t>evidence when reasoning about causes.</w:t>
      </w:r>
    </w:p>
    <w:p w:rsidR="00BB483E" w:rsidRDefault="00BB483E" w:rsidP="00B6766A">
      <w:pPr>
        <w:jc w:val="both"/>
        <w:rPr>
          <w:rFonts w:asciiTheme="majorHAnsi" w:hAnsiTheme="majorHAnsi"/>
        </w:rPr>
      </w:pPr>
    </w:p>
    <w:p w:rsidR="008E2E54" w:rsidRDefault="00B6766A">
      <w:pPr>
        <w:jc w:val="both"/>
        <w:rPr>
          <w:ins w:id="1167" w:author="Christopher Summerfield" w:date="2014-04-28T13:57:00Z"/>
          <w:del w:id="1168" w:author="Christopher Summerfield" w:date="2014-04-28T13:56:00Z"/>
          <w:rFonts w:asciiTheme="majorHAnsi" w:hAnsiTheme="majorHAnsi"/>
        </w:rPr>
      </w:pPr>
      <w:r>
        <w:rPr>
          <w:rFonts w:asciiTheme="majorHAnsi" w:hAnsiTheme="majorHAnsi"/>
        </w:rPr>
        <w:t>Humans performed suboptimally on the task</w:t>
      </w:r>
      <w:del w:id="1169" w:author="Christopher Summerfield" w:date="2014-04-28T13:56:00Z">
        <w:r w:rsidDel="00440BDF">
          <w:rPr>
            <w:rFonts w:asciiTheme="majorHAnsi" w:hAnsiTheme="majorHAnsi"/>
          </w:rPr>
          <w:delText>, in two distinct ways</w:delText>
        </w:r>
      </w:del>
      <w:ins w:id="1170" w:author="Christopher Summerfield" w:date="2014-04-28T13:58:00Z">
        <w:r w:rsidR="00440BDF">
          <w:rPr>
            <w:rFonts w:asciiTheme="majorHAnsi" w:hAnsiTheme="majorHAnsi"/>
          </w:rPr>
          <w:t xml:space="preserve">, </w:t>
        </w:r>
      </w:ins>
      <w:del w:id="1171" w:author="Christopher Summerfield" w:date="2014-04-28T13:58:00Z">
        <w:r w:rsidDel="00440BDF">
          <w:rPr>
            <w:rFonts w:asciiTheme="majorHAnsi" w:hAnsiTheme="majorHAnsi"/>
          </w:rPr>
          <w:delText xml:space="preserve">. </w:delText>
        </w:r>
      </w:del>
      <w:del w:id="1172" w:author="Christopher Summerfield" w:date="2014-04-28T13:57:00Z">
        <w:r w:rsidDel="00440BDF">
          <w:rPr>
            <w:rFonts w:asciiTheme="majorHAnsi" w:hAnsiTheme="majorHAnsi"/>
          </w:rPr>
          <w:delText xml:space="preserve"> </w:delText>
        </w:r>
      </w:del>
    </w:p>
    <w:p w:rsidR="008E2E54" w:rsidRDefault="00B6766A">
      <w:pPr>
        <w:jc w:val="both"/>
        <w:rPr>
          <w:del w:id="1173" w:author="Christopher Summerfield" w:date="2014-04-28T13:56:00Z"/>
          <w:rFonts w:asciiTheme="majorHAnsi" w:hAnsiTheme="majorHAnsi"/>
        </w:rPr>
      </w:pPr>
      <w:del w:id="1174" w:author="Christopher Summerfield" w:date="2014-04-28T13:56:00Z">
        <w:r w:rsidDel="00440BDF">
          <w:rPr>
            <w:rFonts w:asciiTheme="majorHAnsi" w:hAnsiTheme="majorHAnsi"/>
          </w:rPr>
          <w:delText>Firstly, humans failed to base decisions on the most relevant of the two potential sources of information</w:delText>
        </w:r>
        <w:r w:rsidR="00761DEB" w:rsidDel="00440BDF">
          <w:rPr>
            <w:rFonts w:asciiTheme="majorHAnsi" w:hAnsiTheme="majorHAnsi"/>
          </w:rPr>
          <w:delText xml:space="preserve"> – that which provided the strongest evidence</w:delText>
        </w:r>
        <w:r w:rsidDel="00440BDF">
          <w:rPr>
            <w:rFonts w:asciiTheme="majorHAnsi" w:hAnsiTheme="majorHAnsi"/>
          </w:rPr>
          <w:delText xml:space="preserve">.  In other words, even where an effect can be provoked by any one of several competing causes, humans diagnoses </w:delText>
        </w:r>
        <w:r w:rsidR="006E142F" w:rsidDel="00440BDF">
          <w:rPr>
            <w:rFonts w:asciiTheme="majorHAnsi" w:hAnsiTheme="majorHAnsi"/>
          </w:rPr>
          <w:delText xml:space="preserve">tend to be </w:delText>
        </w:r>
        <w:r w:rsidDel="00440BDF">
          <w:rPr>
            <w:rFonts w:asciiTheme="majorHAnsi" w:hAnsiTheme="majorHAnsi"/>
          </w:rPr>
          <w:delText>base</w:delText>
        </w:r>
        <w:r w:rsidR="006E142F" w:rsidDel="00440BDF">
          <w:rPr>
            <w:rFonts w:asciiTheme="majorHAnsi" w:hAnsiTheme="majorHAnsi"/>
          </w:rPr>
          <w:delText>d</w:delText>
        </w:r>
        <w:r w:rsidDel="00440BDF">
          <w:rPr>
            <w:rFonts w:asciiTheme="majorHAnsi" w:hAnsiTheme="majorHAnsi"/>
          </w:rPr>
          <w:delText xml:space="preserve"> on a mixture of information provided by all causes, rather than that furnished by the most probable cause. A similar bias has been shown in a learning task in which participants were required to assign credit to multiple possible reward-predicting features</w:delText>
        </w:r>
        <w:r w:rsidR="008F150F" w:rsidDel="00440BDF">
          <w:rPr>
            <w:rFonts w:asciiTheme="majorHAnsi" w:hAnsiTheme="majorHAnsi"/>
          </w:rPr>
          <w:fldChar w:fldCharType="begin"/>
        </w:r>
      </w:del>
      <w:del w:id="1175" w:author="Christopher Summerfield" w:date="2014-04-23T15:13:00Z">
        <w:r w:rsidR="00333041" w:rsidDel="00705ED5">
          <w:rPr>
            <w:rFonts w:asciiTheme="majorHAnsi" w:hAnsiTheme="majorHAnsi"/>
          </w:rPr>
          <w:delInstrText xml:space="preserve"> ADDIN EN.CITE &lt;EndNote&gt;&lt;Cite&gt;&lt;Author&gt;Wunderlich&lt;/Author&gt;&lt;Year&gt;2011&lt;/Year&gt;&lt;RecNum&gt;2102&lt;/RecNum&gt;&lt;record&gt;&lt;rec-number&gt;2102&lt;/rec-number&gt;&lt;foreign-keys&gt;&lt;key app="EN" db-id="wzfpz2f01saxwce2avopas0hvweaawzx2err"&gt;2102&lt;/key&gt;&lt;/foreign-keys&gt;&lt;ref-type name="Journal Article"&gt;17&lt;/ref-type&gt;&lt;contributors&gt;&lt;authors&gt;&lt;author&gt;Wunderlich, K.&lt;/author&gt;&lt;author&gt;Beierholm, U. R.&lt;/author&gt;&lt;author&gt;Bossaerts, P.&lt;/author&gt;&lt;author&gt;O&amp;apos;Doherty, J. P.&lt;/author&gt;&lt;/authors&gt;&lt;/contributors&gt;&lt;auth-address&gt;Computation and Neural Systems Program, California Institute of Technology, Pasadena, California, USA. k.wunderlich@ucl.ac.uk&lt;/auth-address&gt;&lt;titles&gt;&lt;title&gt;The human prefrontal cortex mediates integration of potential causes behind observed outcomes&lt;/title&gt;&lt;secondary-title&gt;J Neurophysiol&lt;/secondary-title&gt;&lt;/titles&gt;&lt;periodical&gt;&lt;full-title&gt;J Neurophysiol&lt;/full-title&gt;&lt;/periodical&gt;&lt;pages&gt;1558-69&lt;/pages&gt;&lt;volume&gt;106&lt;/volume&gt;&lt;number&gt;3&lt;/number&gt;&lt;edition&gt;2011/06/24&lt;/edition&gt;&lt;keywords&gt;&lt;keyword&gt;Adult&lt;/keyword&gt;&lt;keyword&gt;Color Perception/*physiology&lt;/keyword&gt;&lt;keyword&gt;Female&lt;/keyword&gt;&lt;keyword&gt;Humans&lt;/keyword&gt;&lt;keyword&gt;Male&lt;/keyword&gt;&lt;keyword&gt;Motion Perception/*physiology&lt;/keyword&gt;&lt;keyword&gt;Observation&lt;/keyword&gt;&lt;keyword&gt;Photic Stimulation/*methods&lt;/keyword&gt;&lt;keyword&gt;Prefrontal Cortex/*physiology&lt;/keyword&gt;&lt;keyword&gt;Psychomotor Performance/*physiology&lt;/keyword&gt;&lt;keyword&gt;Young Adult&lt;/keyword&gt;&lt;/keywords&gt;&lt;dates&gt;&lt;year&gt;2011&lt;/year&gt;&lt;pub-dates&gt;&lt;date&gt;Sep&lt;/date&gt;&lt;/pub-dates&gt;&lt;/dates&gt;&lt;isbn&gt;1522-1598 (Electronic)&amp;#xD;0022-3077 (Linking)&lt;/isbn&gt;&lt;accession-num&gt;21697443&lt;/accession-num&gt;&lt;urls&gt;&lt;related-urls&gt;&lt;url&gt;http://www.ncbi.nlm.nih.gov/entrez/query.fcgi?cmd=Retrieve&amp;amp;db=PubMed&amp;amp;dopt=Citation&amp;amp;list_uids=21697443&lt;/url&gt;&lt;/related-urls&gt;&lt;/urls&gt;&lt;custom2&gt;3174823&lt;/custom2&gt;&lt;electronic-resource-num&gt;jn.01051.2010 [pii]&amp;#xD;10.1152/jn.01051.2010&lt;/electronic-resource-num&gt;&lt;language&gt;eng&lt;/language&gt;&lt;/record&gt;&lt;/Cite&gt;&lt;/EndNote&gt;</w:delInstrText>
        </w:r>
      </w:del>
      <w:del w:id="1176" w:author="Christopher Summerfield" w:date="2014-04-28T13:56:00Z">
        <w:r w:rsidR="008F150F" w:rsidDel="00440BDF">
          <w:rPr>
            <w:rFonts w:asciiTheme="majorHAnsi" w:hAnsiTheme="majorHAnsi"/>
          </w:rPr>
          <w:fldChar w:fldCharType="separate"/>
        </w:r>
      </w:del>
      <w:del w:id="1177" w:author="Christopher Summerfield" w:date="2014-04-23T15:13:00Z">
        <w:r w:rsidR="00333041" w:rsidRPr="00333041" w:rsidDel="00705ED5">
          <w:rPr>
            <w:rFonts w:asciiTheme="majorHAnsi" w:hAnsiTheme="majorHAnsi"/>
            <w:noProof/>
            <w:vertAlign w:val="superscript"/>
          </w:rPr>
          <w:delText>35</w:delText>
        </w:r>
      </w:del>
      <w:del w:id="1178" w:author="Christopher Summerfield" w:date="2014-04-28T13:56:00Z">
        <w:r w:rsidR="008F150F" w:rsidDel="00440BDF">
          <w:rPr>
            <w:rFonts w:asciiTheme="majorHAnsi" w:hAnsiTheme="majorHAnsi"/>
          </w:rPr>
          <w:fldChar w:fldCharType="end"/>
        </w:r>
        <w:r w:rsidDel="00440BDF">
          <w:rPr>
            <w:rFonts w:asciiTheme="majorHAnsi" w:hAnsiTheme="majorHAnsi"/>
          </w:rPr>
          <w:delText xml:space="preserve">. </w:delText>
        </w:r>
      </w:del>
    </w:p>
    <w:p w:rsidR="008E2E54" w:rsidRDefault="008E2E54">
      <w:pPr>
        <w:jc w:val="both"/>
        <w:rPr>
          <w:del w:id="1179" w:author="Christopher Summerfield" w:date="2014-04-28T13:56:00Z"/>
          <w:rFonts w:asciiTheme="majorHAnsi" w:hAnsiTheme="majorHAnsi"/>
        </w:rPr>
      </w:pPr>
    </w:p>
    <w:p w:rsidR="008E2E54" w:rsidRDefault="00B6766A">
      <w:pPr>
        <w:jc w:val="both"/>
        <w:rPr>
          <w:rFonts w:asciiTheme="majorHAnsi" w:hAnsiTheme="majorHAnsi"/>
        </w:rPr>
      </w:pPr>
      <w:del w:id="1180" w:author="Christopher Summerfield" w:date="2014-04-28T13:56:00Z">
        <w:r w:rsidDel="00440BDF">
          <w:rPr>
            <w:rFonts w:asciiTheme="majorHAnsi" w:hAnsiTheme="majorHAnsi"/>
          </w:rPr>
          <w:delText>Secondly, and c</w:delText>
        </w:r>
      </w:del>
      <w:del w:id="1181" w:author="Christopher Summerfield" w:date="2014-04-28T13:57:00Z">
        <w:r w:rsidR="00994589" w:rsidDel="00440BDF">
          <w:rPr>
            <w:rFonts w:asciiTheme="majorHAnsi" w:hAnsiTheme="majorHAnsi"/>
          </w:rPr>
          <w:delText>onsistent with a</w:delText>
        </w:r>
        <w:r w:rsidR="00C86DDA" w:rsidDel="00440BDF">
          <w:rPr>
            <w:rFonts w:asciiTheme="majorHAnsi" w:hAnsiTheme="majorHAnsi"/>
          </w:rPr>
          <w:delText>n</w:delText>
        </w:r>
        <w:r w:rsidR="00994589" w:rsidDel="00440BDF">
          <w:rPr>
            <w:rFonts w:asciiTheme="majorHAnsi" w:hAnsiTheme="majorHAnsi"/>
          </w:rPr>
          <w:delText xml:space="preserve"> </w:delText>
        </w:r>
        <w:r w:rsidR="00C86DDA" w:rsidDel="00440BDF">
          <w:rPr>
            <w:rFonts w:asciiTheme="majorHAnsi" w:hAnsiTheme="majorHAnsi"/>
          </w:rPr>
          <w:delText>established</w:delText>
        </w:r>
        <w:r w:rsidR="00994589" w:rsidDel="00440BDF">
          <w:rPr>
            <w:rFonts w:asciiTheme="majorHAnsi" w:hAnsiTheme="majorHAnsi"/>
          </w:rPr>
          <w:delText xml:space="preserve"> tradition in cognitive psychology</w:delText>
        </w:r>
        <w:r w:rsidR="008F150F" w:rsidDel="00440BDF">
          <w:rPr>
            <w:rFonts w:asciiTheme="majorHAnsi" w:hAnsiTheme="majorHAnsi"/>
          </w:rPr>
          <w:fldChar w:fldCharType="begin"/>
        </w:r>
      </w:del>
      <w:del w:id="1182" w:author="Christopher Summerfield" w:date="2014-04-23T15:13:00Z">
        <w:r w:rsidR="00333041" w:rsidDel="00705ED5">
          <w:rPr>
            <w:rFonts w:asciiTheme="majorHAnsi" w:hAnsiTheme="majorHAnsi"/>
          </w:rPr>
          <w:delInstrText xml:space="preserve"> ADDIN EN.CITE &lt;EndNote&gt;&lt;Cite&gt;&lt;Author&gt;Nickerson&lt;/Author&gt;&lt;Year&gt;1998&lt;/Year&gt;&lt;RecNum&gt;1837&lt;/RecNum&gt;&lt;record&gt;&lt;rec-number&gt;1837&lt;/rec-number&gt;&lt;foreign-keys&gt;&lt;key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delInstrText>
        </w:r>
      </w:del>
      <w:del w:id="1183" w:author="Christopher Summerfield" w:date="2014-04-28T13:57:00Z">
        <w:r w:rsidR="008F150F" w:rsidDel="00440BDF">
          <w:rPr>
            <w:rFonts w:asciiTheme="majorHAnsi" w:hAnsiTheme="majorHAnsi"/>
          </w:rPr>
          <w:fldChar w:fldCharType="separate"/>
        </w:r>
        <w:r w:rsidR="00994589" w:rsidRPr="00994589" w:rsidDel="00440BDF">
          <w:rPr>
            <w:rFonts w:asciiTheme="majorHAnsi" w:hAnsiTheme="majorHAnsi"/>
            <w:noProof/>
            <w:vertAlign w:val="superscript"/>
          </w:rPr>
          <w:delText>17</w:delText>
        </w:r>
        <w:r w:rsidR="008F150F" w:rsidDel="00440BDF">
          <w:rPr>
            <w:rFonts w:asciiTheme="majorHAnsi" w:hAnsiTheme="majorHAnsi"/>
          </w:rPr>
          <w:fldChar w:fldCharType="end"/>
        </w:r>
        <w:r w:rsidR="00994589" w:rsidDel="00440BDF">
          <w:rPr>
            <w:rFonts w:asciiTheme="majorHAnsi" w:hAnsiTheme="majorHAnsi"/>
          </w:rPr>
          <w:delText xml:space="preserve">, </w:delText>
        </w:r>
        <w:r w:rsidR="007139EB" w:rsidDel="00440BDF">
          <w:rPr>
            <w:rFonts w:asciiTheme="majorHAnsi" w:hAnsiTheme="majorHAnsi"/>
          </w:rPr>
          <w:delText xml:space="preserve">humans </w:delText>
        </w:r>
      </w:del>
      <w:r>
        <w:rPr>
          <w:rFonts w:asciiTheme="majorHAnsi" w:hAnsiTheme="majorHAnsi"/>
        </w:rPr>
        <w:t>exhib</w:t>
      </w:r>
      <w:r w:rsidR="00761DEB">
        <w:rPr>
          <w:rFonts w:asciiTheme="majorHAnsi" w:hAnsiTheme="majorHAnsi"/>
        </w:rPr>
        <w:t>it</w:t>
      </w:r>
      <w:ins w:id="1184" w:author="Christopher Summerfield" w:date="2014-04-28T13:58:00Z">
        <w:r w:rsidR="00440BDF">
          <w:rPr>
            <w:rFonts w:asciiTheme="majorHAnsi" w:hAnsiTheme="majorHAnsi"/>
          </w:rPr>
          <w:t>ing</w:t>
        </w:r>
      </w:ins>
      <w:del w:id="1185" w:author="Christopher Summerfield" w:date="2014-04-28T13:58:00Z">
        <w:r w:rsidR="00761DEB" w:rsidDel="00440BDF">
          <w:rPr>
            <w:rFonts w:asciiTheme="majorHAnsi" w:hAnsiTheme="majorHAnsi"/>
          </w:rPr>
          <w:delText>ed</w:delText>
        </w:r>
      </w:del>
      <w:r w:rsidR="00761DEB">
        <w:rPr>
          <w:rFonts w:asciiTheme="majorHAnsi" w:hAnsiTheme="majorHAnsi"/>
        </w:rPr>
        <w:t xml:space="preserve"> a bias towards </w:t>
      </w:r>
      <w:del w:id="1186" w:author="Christopher Summerfield" w:date="2014-04-28T13:57:00Z">
        <w:r w:rsidR="00761DEB" w:rsidDel="00440BDF">
          <w:rPr>
            <w:rFonts w:asciiTheme="majorHAnsi" w:hAnsiTheme="majorHAnsi"/>
          </w:rPr>
          <w:delText xml:space="preserve">confirmatory </w:delText>
        </w:r>
      </w:del>
      <w:r w:rsidR="00761DEB">
        <w:rPr>
          <w:rFonts w:asciiTheme="majorHAnsi" w:hAnsiTheme="majorHAnsi"/>
        </w:rPr>
        <w:t>learning</w:t>
      </w:r>
      <w:r>
        <w:rPr>
          <w:rFonts w:asciiTheme="majorHAnsi" w:hAnsiTheme="majorHAnsi"/>
        </w:rPr>
        <w:t xml:space="preserve"> </w:t>
      </w:r>
      <w:ins w:id="1187" w:author="Christopher Summerfield" w:date="2014-04-28T13:57:00Z">
        <w:r w:rsidR="00440BDF">
          <w:rPr>
            <w:rFonts w:asciiTheme="majorHAnsi" w:hAnsiTheme="majorHAnsi"/>
          </w:rPr>
          <w:t>from verification</w:t>
        </w:r>
      </w:ins>
      <w:del w:id="1188" w:author="Christopher Summerfield" w:date="2014-04-28T13:57:00Z">
        <w:r w:rsidDel="00440BDF">
          <w:rPr>
            <w:rFonts w:asciiTheme="majorHAnsi" w:hAnsiTheme="majorHAnsi"/>
          </w:rPr>
          <w:delText>on the task</w:delText>
        </w:r>
      </w:del>
      <w:r>
        <w:rPr>
          <w:rFonts w:asciiTheme="majorHAnsi" w:hAnsiTheme="majorHAnsi"/>
        </w:rPr>
        <w:t xml:space="preserve">, even though </w:t>
      </w:r>
      <w:r w:rsidR="00761DEB">
        <w:rPr>
          <w:rFonts w:asciiTheme="majorHAnsi" w:hAnsiTheme="majorHAnsi"/>
        </w:rPr>
        <w:t xml:space="preserve">model </w:t>
      </w:r>
      <w:r w:rsidR="00CD1904">
        <w:rPr>
          <w:rFonts w:asciiTheme="majorHAnsi" w:hAnsiTheme="majorHAnsi"/>
        </w:rPr>
        <w:t xml:space="preserve">simulations showed that </w:t>
      </w:r>
      <w:del w:id="1189" w:author="Christopher Summerfield" w:date="2014-04-28T13:57:00Z">
        <w:r w:rsidDel="00440BDF">
          <w:rPr>
            <w:rFonts w:asciiTheme="majorHAnsi" w:hAnsiTheme="majorHAnsi"/>
          </w:rPr>
          <w:delText xml:space="preserve">disconfirmatory </w:delText>
        </w:r>
      </w:del>
      <w:ins w:id="1190" w:author="Christopher Summerfield" w:date="2014-04-28T13:57:00Z">
        <w:r w:rsidR="00440BDF">
          <w:rPr>
            <w:rFonts w:asciiTheme="majorHAnsi" w:hAnsiTheme="majorHAnsi"/>
          </w:rPr>
          <w:t xml:space="preserve">falsificatory </w:t>
        </w:r>
      </w:ins>
      <w:r>
        <w:rPr>
          <w:rFonts w:asciiTheme="majorHAnsi" w:hAnsiTheme="majorHAnsi"/>
        </w:rPr>
        <w:t xml:space="preserve">learning </w:t>
      </w:r>
      <w:r w:rsidR="00CD1904">
        <w:rPr>
          <w:rFonts w:asciiTheme="majorHAnsi" w:hAnsiTheme="majorHAnsi"/>
        </w:rPr>
        <w:t xml:space="preserve">would have </w:t>
      </w:r>
      <w:r>
        <w:rPr>
          <w:rFonts w:asciiTheme="majorHAnsi" w:hAnsiTheme="majorHAnsi"/>
        </w:rPr>
        <w:t xml:space="preserve">led to </w:t>
      </w:r>
      <w:r w:rsidR="00CD1904">
        <w:rPr>
          <w:rFonts w:asciiTheme="majorHAnsi" w:hAnsiTheme="majorHAnsi"/>
        </w:rPr>
        <w:t>improved</w:t>
      </w:r>
      <w:r>
        <w:rPr>
          <w:rFonts w:asciiTheme="majorHAnsi" w:hAnsiTheme="majorHAnsi"/>
        </w:rPr>
        <w:t xml:space="preserve"> performance.   Model fits demonstrated that suboptimal performance was driven by </w:t>
      </w:r>
      <w:r w:rsidR="007139EB">
        <w:rPr>
          <w:rFonts w:asciiTheme="majorHAnsi" w:hAnsiTheme="majorHAnsi"/>
        </w:rPr>
        <w:t xml:space="preserve">steeper learning from </w:t>
      </w:r>
      <w:r w:rsidR="00277565">
        <w:rPr>
          <w:rFonts w:asciiTheme="majorHAnsi" w:hAnsiTheme="majorHAnsi"/>
        </w:rPr>
        <w:t xml:space="preserve">feedback that verified </w:t>
      </w:r>
      <w:r w:rsidR="001C0601">
        <w:rPr>
          <w:rFonts w:asciiTheme="majorHAnsi" w:hAnsiTheme="majorHAnsi"/>
        </w:rPr>
        <w:t>(</w:t>
      </w:r>
      <w:r w:rsidR="00277565">
        <w:rPr>
          <w:rFonts w:asciiTheme="majorHAnsi" w:hAnsiTheme="majorHAnsi"/>
        </w:rPr>
        <w:t>rather than falsified</w:t>
      </w:r>
      <w:r w:rsidR="001C0601">
        <w:rPr>
          <w:rFonts w:asciiTheme="majorHAnsi" w:hAnsiTheme="majorHAnsi"/>
        </w:rPr>
        <w:t>)</w:t>
      </w:r>
      <w:r w:rsidR="00277565">
        <w:rPr>
          <w:rFonts w:asciiTheme="majorHAnsi" w:hAnsiTheme="majorHAnsi"/>
        </w:rPr>
        <w:t xml:space="preserve"> a contention</w:t>
      </w:r>
      <w:r w:rsidR="000219CC">
        <w:rPr>
          <w:rFonts w:asciiTheme="majorHAnsi" w:hAnsiTheme="majorHAnsi"/>
        </w:rPr>
        <w:t xml:space="preserve">. </w:t>
      </w:r>
      <w:r w:rsidR="00A10220">
        <w:rPr>
          <w:rFonts w:asciiTheme="majorHAnsi" w:hAnsiTheme="majorHAnsi"/>
        </w:rPr>
        <w:t xml:space="preserve"> Accordingly, wh</w:t>
      </w:r>
      <w:r w:rsidR="00997524">
        <w:rPr>
          <w:rFonts w:asciiTheme="majorHAnsi" w:hAnsiTheme="majorHAnsi"/>
        </w:rPr>
        <w:t xml:space="preserve">en we measured brain activity </w:t>
      </w:r>
      <w:r w:rsidR="00761DEB">
        <w:rPr>
          <w:rFonts w:asciiTheme="majorHAnsi" w:hAnsiTheme="majorHAnsi"/>
        </w:rPr>
        <w:t xml:space="preserve">in </w:t>
      </w:r>
      <w:r w:rsidR="00997524">
        <w:rPr>
          <w:rFonts w:asciiTheme="majorHAnsi" w:hAnsiTheme="majorHAnsi"/>
        </w:rPr>
        <w:t xml:space="preserve">the </w:t>
      </w:r>
      <w:r w:rsidR="006E142F">
        <w:rPr>
          <w:rFonts w:asciiTheme="majorHAnsi" w:hAnsiTheme="majorHAnsi"/>
        </w:rPr>
        <w:t>VMPFC</w:t>
      </w:r>
      <w:r w:rsidR="00997524">
        <w:rPr>
          <w:rFonts w:asciiTheme="majorHAnsi" w:hAnsiTheme="majorHAnsi"/>
        </w:rPr>
        <w:t>, a</w:t>
      </w:r>
      <w:r w:rsidR="00A10220">
        <w:rPr>
          <w:rFonts w:asciiTheme="majorHAnsi" w:hAnsiTheme="majorHAnsi"/>
        </w:rPr>
        <w:t xml:space="preserve"> </w:t>
      </w:r>
      <w:r w:rsidR="00997524">
        <w:rPr>
          <w:rFonts w:asciiTheme="majorHAnsi" w:hAnsiTheme="majorHAnsi"/>
        </w:rPr>
        <w:t xml:space="preserve">brain region characterised by </w:t>
      </w:r>
      <w:r w:rsidR="007139EB">
        <w:rPr>
          <w:rFonts w:asciiTheme="majorHAnsi" w:hAnsiTheme="majorHAnsi"/>
        </w:rPr>
        <w:t>its</w:t>
      </w:r>
      <w:r w:rsidR="00997524">
        <w:rPr>
          <w:rFonts w:asciiTheme="majorHAnsi" w:hAnsiTheme="majorHAnsi"/>
        </w:rPr>
        <w:t xml:space="preserve"> robust response to informative feedback and reinforcement, the BOLD signal evoked by errors and correct trials diverged more sharply for targets (</w:t>
      </w:r>
      <w:r w:rsidR="00393D88">
        <w:rPr>
          <w:rFonts w:asciiTheme="majorHAnsi" w:hAnsiTheme="majorHAnsi"/>
        </w:rPr>
        <w:t xml:space="preserve">providing </w:t>
      </w:r>
      <w:del w:id="1191" w:author="Christopher Summerfield" w:date="2014-04-28T13:58:00Z">
        <w:r w:rsidR="00393D88" w:rsidDel="00440BDF">
          <w:rPr>
            <w:rFonts w:asciiTheme="majorHAnsi" w:hAnsiTheme="majorHAnsi"/>
          </w:rPr>
          <w:delText xml:space="preserve">confirmatory </w:delText>
        </w:r>
      </w:del>
      <w:ins w:id="1192" w:author="Christopher Summerfield" w:date="2014-04-28T13:58:00Z">
        <w:r w:rsidR="00440BDF">
          <w:rPr>
            <w:rFonts w:asciiTheme="majorHAnsi" w:hAnsiTheme="majorHAnsi"/>
          </w:rPr>
          <w:t>verification</w:t>
        </w:r>
      </w:ins>
      <w:del w:id="1193" w:author="Christopher Summerfield" w:date="2014-04-28T13:58:00Z">
        <w:r w:rsidR="00393D88" w:rsidDel="00440BDF">
          <w:rPr>
            <w:rFonts w:asciiTheme="majorHAnsi" w:hAnsiTheme="majorHAnsi"/>
          </w:rPr>
          <w:delText>information</w:delText>
        </w:r>
      </w:del>
      <w:r w:rsidR="00997524">
        <w:rPr>
          <w:rFonts w:asciiTheme="majorHAnsi" w:hAnsiTheme="majorHAnsi"/>
        </w:rPr>
        <w:t>) than for nontargets (</w:t>
      </w:r>
      <w:r w:rsidR="00393D88">
        <w:rPr>
          <w:rFonts w:asciiTheme="majorHAnsi" w:hAnsiTheme="majorHAnsi"/>
        </w:rPr>
        <w:t xml:space="preserve">permitting </w:t>
      </w:r>
      <w:del w:id="1194" w:author="Christopher Summerfield" w:date="2014-04-28T13:58:00Z">
        <w:r w:rsidR="00393D88" w:rsidDel="00440BDF">
          <w:rPr>
            <w:rFonts w:asciiTheme="majorHAnsi" w:hAnsiTheme="majorHAnsi"/>
          </w:rPr>
          <w:delText>definitive disconfirmation</w:delText>
        </w:r>
      </w:del>
      <w:ins w:id="1195" w:author="Christopher Summerfield" w:date="2014-04-28T13:58:00Z">
        <w:r w:rsidR="00440BDF">
          <w:rPr>
            <w:rFonts w:asciiTheme="majorHAnsi" w:hAnsiTheme="majorHAnsi"/>
          </w:rPr>
          <w:t>falsification</w:t>
        </w:r>
      </w:ins>
      <w:r w:rsidR="00997524">
        <w:rPr>
          <w:rFonts w:asciiTheme="majorHAnsi" w:hAnsiTheme="majorHAnsi"/>
        </w:rPr>
        <w:t>).</w:t>
      </w:r>
    </w:p>
    <w:p w:rsidR="00A10220" w:rsidRDefault="00A10220" w:rsidP="00E246B6">
      <w:pPr>
        <w:jc w:val="both"/>
        <w:rPr>
          <w:rFonts w:asciiTheme="majorHAnsi" w:hAnsiTheme="majorHAnsi"/>
        </w:rPr>
      </w:pPr>
    </w:p>
    <w:p w:rsidR="00996A84" w:rsidRDefault="00C86DDA" w:rsidP="00E246B6">
      <w:pPr>
        <w:jc w:val="both"/>
        <w:rPr>
          <w:rFonts w:asciiTheme="majorHAnsi" w:hAnsiTheme="majorHAnsi"/>
        </w:rPr>
      </w:pPr>
      <w:r>
        <w:rPr>
          <w:rFonts w:asciiTheme="majorHAnsi" w:hAnsiTheme="majorHAnsi"/>
        </w:rPr>
        <w:t xml:space="preserve">Behaviourally, the </w:t>
      </w:r>
      <w:del w:id="1196" w:author="Christopher Summerfield" w:date="2014-04-28T13:58:00Z">
        <w:r w:rsidDel="00440BDF">
          <w:rPr>
            <w:rFonts w:asciiTheme="majorHAnsi" w:hAnsiTheme="majorHAnsi"/>
          </w:rPr>
          <w:delText xml:space="preserve">confirmation </w:delText>
        </w:r>
      </w:del>
      <w:ins w:id="1197" w:author="Christopher Summerfield" w:date="2014-04-28T13:58:00Z">
        <w:r w:rsidR="00440BDF">
          <w:rPr>
            <w:rFonts w:asciiTheme="majorHAnsi" w:hAnsiTheme="majorHAnsi"/>
          </w:rPr>
          <w:t xml:space="preserve">verification </w:t>
        </w:r>
      </w:ins>
      <w:r w:rsidR="007D4205">
        <w:rPr>
          <w:rFonts w:asciiTheme="majorHAnsi" w:hAnsiTheme="majorHAnsi"/>
        </w:rPr>
        <w:t>bias</w:t>
      </w:r>
      <w:r w:rsidR="000219CC">
        <w:rPr>
          <w:rFonts w:asciiTheme="majorHAnsi" w:hAnsiTheme="majorHAnsi"/>
        </w:rPr>
        <w:t xml:space="preserve"> was less pronounced when an advance cue provided partial information about the rule</w:t>
      </w:r>
      <w:r w:rsidR="007D4205">
        <w:rPr>
          <w:rFonts w:asciiTheme="majorHAnsi" w:hAnsiTheme="majorHAnsi"/>
        </w:rPr>
        <w:t xml:space="preserve"> (familiar cues condition)</w:t>
      </w:r>
      <w:r w:rsidR="000219CC">
        <w:rPr>
          <w:rFonts w:asciiTheme="majorHAnsi" w:hAnsiTheme="majorHAnsi"/>
        </w:rPr>
        <w:t xml:space="preserve">, reducing the number of competing alternative hypotheses </w:t>
      </w:r>
      <w:r w:rsidR="007D4205">
        <w:rPr>
          <w:rFonts w:asciiTheme="majorHAnsi" w:hAnsiTheme="majorHAnsi"/>
        </w:rPr>
        <w:t xml:space="preserve">by a factor of two </w:t>
      </w:r>
      <w:r w:rsidR="0017560A">
        <w:rPr>
          <w:rFonts w:asciiTheme="majorHAnsi" w:hAnsiTheme="majorHAnsi"/>
        </w:rPr>
        <w:t>(</w:t>
      </w:r>
      <w:r w:rsidR="007D4205">
        <w:rPr>
          <w:rFonts w:asciiTheme="majorHAnsi" w:hAnsiTheme="majorHAnsi"/>
        </w:rPr>
        <w:t>relative to the novel cues condition</w:t>
      </w:r>
      <w:r w:rsidR="0017560A">
        <w:rPr>
          <w:rFonts w:asciiTheme="majorHAnsi" w:hAnsiTheme="majorHAnsi"/>
        </w:rPr>
        <w:t>)</w:t>
      </w:r>
      <w:r w:rsidR="007D4205">
        <w:rPr>
          <w:rFonts w:asciiTheme="majorHAnsi" w:hAnsiTheme="majorHAnsi"/>
        </w:rPr>
        <w:t xml:space="preserve">.  Neurally, this interaction between the target and the cue was reflected in BOLD activity recorded from dorsal stream structures </w:t>
      </w:r>
      <w:r w:rsidR="00B6766A">
        <w:rPr>
          <w:rFonts w:asciiTheme="majorHAnsi" w:hAnsiTheme="majorHAnsi"/>
        </w:rPr>
        <w:t>previously implicated in learning and acting upon theories about the world (‘model-based’ rather than ‘model-free’ learning)</w:t>
      </w:r>
      <w:r w:rsidR="008F150F">
        <w:rPr>
          <w:rFonts w:asciiTheme="majorHAnsi" w:hAnsiTheme="majorHAnsi"/>
        </w:rPr>
        <w:fldChar w:fldCharType="begin">
          <w:fldData xml:space="preserve">PEVuZE5vdGU+PENpdGU+PEF1dGhvcj5EYXc8L0F1dGhvcj48WWVhcj4yMDExPC9ZZWFyPjxSZWNO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</w:fldData>
        </w:fldChar>
      </w:r>
      <w:ins w:id="1198" w:author="Christopher Summerfield" w:date="2014-04-29T10:20:00Z">
        <w:r w:rsidR="001261CC">
          <w:rPr>
            <w:rFonts w:asciiTheme="majorHAnsi" w:hAnsiTheme="majorHAnsi"/>
          </w:rPr>
          <w:instrText xml:space="preserve"> ADDIN EN.CITE </w:instrText>
        </w:r>
      </w:ins>
      <w:del w:id="1199" w:author="Christopher Summerfield" w:date="2014-04-23T15:13:00Z">
        <w:r w:rsidR="00333041" w:rsidDel="00705ED5">
          <w:rPr>
            <w:rFonts w:asciiTheme="majorHAnsi" w:hAnsiTheme="majorHAnsi"/>
          </w:rPr>
          <w:delInstrText xml:space="preserve"> ADDIN EN.CITE </w:delInstrText>
        </w:r>
        <w:r w:rsidR="008F150F" w:rsidDel="00705ED5">
          <w:rPr>
            <w:rFonts w:asciiTheme="majorHAnsi" w:hAnsiTheme="majorHAnsi"/>
          </w:rPr>
          <w:fldChar w:fldCharType="begin">
            <w:fldData xml:space="preserve">PEVuZE5vdGU+PENpdGU+PEF1dGhvcj5EYXc8L0F1dGhvcj48WWVhcj4yMDExPC9ZZWFyPjxSZWNO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</w:fldData>
          </w:fldChar>
        </w:r>
        <w:r w:rsidR="00333041" w:rsidDel="00705ED5">
          <w:rPr>
            <w:rFonts w:asciiTheme="majorHAnsi" w:hAnsiTheme="majorHAnsi"/>
          </w:rPr>
          <w:delInstrText xml:space="preserve"> ADDIN EN.CITE.DATA </w:delInstrText>
        </w:r>
      </w:del>
      <w:r w:rsidR="00AA758C" w:rsidRPr="008F150F">
        <w:rPr>
          <w:rFonts w:asciiTheme="majorHAnsi" w:hAnsiTheme="majorHAnsi"/>
        </w:rPr>
      </w:r>
      <w:del w:id="1200" w:author="Christopher Summerfield" w:date="2014-04-23T15:13:00Z">
        <w:r w:rsidR="008F150F" w:rsidDel="00705ED5">
          <w:rPr>
            <w:rFonts w:asciiTheme="majorHAnsi" w:hAnsiTheme="majorHAnsi"/>
          </w:rPr>
          <w:fldChar w:fldCharType="end"/>
        </w:r>
      </w:del>
      <w:ins w:id="1201" w:author="Christopher Summerfield" w:date="2014-04-29T10:20:00Z">
        <w:r w:rsidR="008F150F">
          <w:rPr>
            <w:rFonts w:asciiTheme="majorHAnsi" w:hAnsiTheme="majorHAnsi"/>
          </w:rPr>
          <w:fldChar w:fldCharType="begin">
            <w:fldData xml:space="preserve">PEVuZE5vdGU+PENpdGU+PEF1dGhvcj5EYXc8L0F1dGhvcj48WWVhcj4yMDExPC9ZZWFyPjxSZWNO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</w:fldData>
          </w:fldChar>
        </w:r>
        <w:r w:rsidR="001261CC">
          <w:rPr>
            <w:rFonts w:asciiTheme="majorHAnsi" w:hAnsiTheme="majorHAnsi"/>
          </w:rPr>
          <w:instrText xml:space="preserve"> ADDIN EN.CITE.DATA </w:instrText>
        </w:r>
      </w:ins>
      <w:r w:rsidR="00AA758C" w:rsidRPr="008F150F">
        <w:rPr>
          <w:rFonts w:asciiTheme="majorHAnsi" w:hAnsiTheme="majorHAnsi"/>
        </w:rPr>
      </w:r>
      <w:ins w:id="1202" w:author="Christopher Summerfield" w:date="2014-04-29T10:20:00Z">
        <w:r w:rsidR="008F150F">
          <w:rPr>
            <w:rFonts w:asciiTheme="majorHAnsi" w:hAnsiTheme="majorHAnsi"/>
          </w:rPr>
          <w:fldChar w:fldCharType="end"/>
        </w:r>
      </w:ins>
      <w:r w:rsidR="00AA758C" w:rsidRPr="008F150F">
        <w:rPr>
          <w:rFonts w:asciiTheme="majorHAnsi" w:hAnsiTheme="majorHAnsi"/>
        </w:rPr>
      </w:r>
      <w:r w:rsidR="008F150F">
        <w:rPr>
          <w:rFonts w:asciiTheme="majorHAnsi" w:hAnsiTheme="majorHAnsi"/>
        </w:rPr>
        <w:fldChar w:fldCharType="separate"/>
      </w:r>
      <w:ins w:id="1203" w:author="Christopher Summerfield" w:date="2014-04-28T13:56:00Z">
        <w:r w:rsidR="00864610">
          <w:rPr>
            <w:rFonts w:asciiTheme="majorHAnsi" w:hAnsiTheme="majorHAnsi"/>
            <w:noProof/>
            <w:vertAlign w:val="superscript"/>
          </w:rPr>
          <w:t>28-31</w:t>
        </w:r>
      </w:ins>
      <w:del w:id="1204" w:author="Christopher Summerfield" w:date="2014-04-23T15:13:00Z">
        <w:r w:rsidR="00333041" w:rsidRPr="00333041" w:rsidDel="00705ED5">
          <w:rPr>
            <w:rFonts w:asciiTheme="majorHAnsi" w:hAnsiTheme="majorHAnsi"/>
            <w:noProof/>
            <w:vertAlign w:val="superscript"/>
          </w:rPr>
          <w:delText>36-39</w:delText>
        </w:r>
      </w:del>
      <w:r w:rsidR="008F150F">
        <w:rPr>
          <w:rFonts w:asciiTheme="majorHAnsi" w:hAnsiTheme="majorHAnsi"/>
        </w:rPr>
        <w:fldChar w:fldCharType="end"/>
      </w:r>
      <w:r w:rsidR="007D4205">
        <w:rPr>
          <w:rFonts w:asciiTheme="majorHAnsi" w:hAnsiTheme="majorHAnsi"/>
        </w:rPr>
        <w:t xml:space="preserve">.  In these regions, neural signatures of learning were particularly dampened following </w:t>
      </w:r>
      <w:del w:id="1205" w:author="Christopher Summerfield" w:date="2014-04-28T13:58:00Z">
        <w:r w:rsidR="007D4205" w:rsidDel="00440BDF">
          <w:rPr>
            <w:rFonts w:asciiTheme="majorHAnsi" w:hAnsiTheme="majorHAnsi"/>
          </w:rPr>
          <w:delText xml:space="preserve">disconfirmatory </w:delText>
        </w:r>
      </w:del>
      <w:ins w:id="1206" w:author="Christopher Summerfield" w:date="2014-04-28T13:58:00Z">
        <w:r w:rsidR="00440BDF">
          <w:rPr>
            <w:rFonts w:asciiTheme="majorHAnsi" w:hAnsiTheme="majorHAnsi"/>
          </w:rPr>
          <w:t xml:space="preserve">falsificatory </w:t>
        </w:r>
      </w:ins>
      <w:r w:rsidR="007D4205">
        <w:rPr>
          <w:rFonts w:asciiTheme="majorHAnsi" w:hAnsiTheme="majorHAnsi"/>
        </w:rPr>
        <w:t xml:space="preserve">feedback in the novel cues condition. </w:t>
      </w:r>
      <w:r w:rsidR="00B744D6">
        <w:rPr>
          <w:rFonts w:asciiTheme="majorHAnsi" w:hAnsiTheme="majorHAnsi"/>
        </w:rPr>
        <w:t xml:space="preserve"> In our model, efficient performance</w:t>
      </w:r>
      <w:r w:rsidR="001C0601">
        <w:rPr>
          <w:rFonts w:asciiTheme="majorHAnsi" w:hAnsiTheme="majorHAnsi"/>
        </w:rPr>
        <w:t xml:space="preserve"> required the parallel maintena</w:t>
      </w:r>
      <w:r w:rsidR="00B744D6">
        <w:rPr>
          <w:rFonts w:asciiTheme="majorHAnsi" w:hAnsiTheme="majorHAnsi"/>
        </w:rPr>
        <w:t>nce and updating of multiple competing hypotheses about the rule, a process that is likely to draw heavily upon control structures</w:t>
      </w:r>
      <w:r w:rsidR="00B6766A">
        <w:rPr>
          <w:rFonts w:asciiTheme="majorHAnsi" w:hAnsiTheme="majorHAnsi"/>
        </w:rPr>
        <w:t xml:space="preserve"> </w:t>
      </w:r>
      <w:r w:rsidR="00B87866">
        <w:rPr>
          <w:rFonts w:asciiTheme="majorHAnsi" w:hAnsiTheme="majorHAnsi"/>
        </w:rPr>
        <w:t>in</w:t>
      </w:r>
      <w:r w:rsidR="00B744D6">
        <w:rPr>
          <w:rFonts w:asciiTheme="majorHAnsi" w:hAnsiTheme="majorHAnsi"/>
        </w:rPr>
        <w:t xml:space="preserve"> the parietal and prefrontal cortices.  The reduction in learning-related activity in these regions following nontargets may reflect a failure of this updating process</w:t>
      </w:r>
      <w:r w:rsidR="006E142F">
        <w:rPr>
          <w:rFonts w:asciiTheme="majorHAnsi" w:hAnsiTheme="majorHAnsi"/>
        </w:rPr>
        <w:t>, consistent with the PFC as a locus for prediction errors on causal learning tasks</w:t>
      </w:r>
      <w:r w:rsidR="008F150F">
        <w:rPr>
          <w:rFonts w:asciiTheme="majorHAnsi" w:hAnsiTheme="majorHAnsi"/>
        </w:rPr>
        <w:fldChar w:fldCharType="begin">
          <w:fldData xml:space="preserve">PEVuZE5vdGU+PENpdGU+PEF1dGhvcj5Db3JsZXR0PC9BdXRob3I+PFllYXI+MjAwNDwvWWVhcj48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</w:fldData>
        </w:fldChar>
      </w:r>
      <w:ins w:id="1207" w:author="Christopher Summerfield" w:date="2014-04-29T10:20:00Z">
        <w:r w:rsidR="001261CC">
          <w:rPr>
            <w:rFonts w:asciiTheme="majorHAnsi" w:hAnsiTheme="majorHAnsi"/>
          </w:rPr>
          <w:instrText xml:space="preserve"> ADDIN EN.CITE </w:instrText>
        </w:r>
      </w:ins>
      <w:del w:id="1208" w:author="Christopher Summerfield" w:date="2014-04-23T15:13:00Z">
        <w:r w:rsidR="00333041" w:rsidDel="00705ED5">
          <w:rPr>
            <w:rFonts w:asciiTheme="majorHAnsi" w:hAnsiTheme="majorHAnsi"/>
          </w:rPr>
          <w:delInstrText xml:space="preserve"> ADDIN EN.CITE </w:delInstrText>
        </w:r>
        <w:r w:rsidR="008F150F" w:rsidDel="00705ED5">
          <w:rPr>
            <w:rFonts w:asciiTheme="majorHAnsi" w:hAnsiTheme="majorHAnsi"/>
          </w:rPr>
          <w:fldChar w:fldCharType="begin">
            <w:fldData xml:space="preserve">PEVuZE5vdGU+PENpdGU+PEF1dGhvcj5Db3JsZXR0PC9BdXRob3I+PFllYXI+MjAwNDwvWWVhcj48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</w:fldData>
          </w:fldChar>
        </w:r>
        <w:r w:rsidR="00333041" w:rsidDel="00705ED5">
          <w:rPr>
            <w:rFonts w:asciiTheme="majorHAnsi" w:hAnsiTheme="majorHAnsi"/>
          </w:rPr>
          <w:delInstrText xml:space="preserve"> ADDIN EN.CITE.DATA </w:delInstrText>
        </w:r>
      </w:del>
      <w:r w:rsidR="00AA758C" w:rsidRPr="008F150F">
        <w:rPr>
          <w:rFonts w:asciiTheme="majorHAnsi" w:hAnsiTheme="majorHAnsi"/>
        </w:rPr>
      </w:r>
      <w:del w:id="1209" w:author="Christopher Summerfield" w:date="2014-04-23T15:13:00Z">
        <w:r w:rsidR="008F150F" w:rsidDel="00705ED5">
          <w:rPr>
            <w:rFonts w:asciiTheme="majorHAnsi" w:hAnsiTheme="majorHAnsi"/>
          </w:rPr>
          <w:fldChar w:fldCharType="end"/>
        </w:r>
      </w:del>
      <w:ins w:id="1210" w:author="Christopher Summerfield" w:date="2014-04-29T10:20:00Z">
        <w:r w:rsidR="008F150F">
          <w:rPr>
            <w:rFonts w:asciiTheme="majorHAnsi" w:hAnsiTheme="majorHAnsi"/>
          </w:rPr>
          <w:fldChar w:fldCharType="begin">
            <w:fldData xml:space="preserve">PEVuZE5vdGU+PENpdGU+PEF1dGhvcj5Db3JsZXR0PC9BdXRob3I+PFllYXI+MjAwNDwvWWVhcj48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</w:fldData>
          </w:fldChar>
        </w:r>
        <w:r w:rsidR="001261CC">
          <w:rPr>
            <w:rFonts w:asciiTheme="majorHAnsi" w:hAnsiTheme="majorHAnsi"/>
          </w:rPr>
          <w:instrText xml:space="preserve"> ADDIN EN.CITE.DATA </w:instrText>
        </w:r>
      </w:ins>
      <w:r w:rsidR="00AA758C" w:rsidRPr="008F150F">
        <w:rPr>
          <w:rFonts w:asciiTheme="majorHAnsi" w:hAnsiTheme="majorHAnsi"/>
        </w:rPr>
      </w:r>
      <w:ins w:id="1211" w:author="Christopher Summerfield" w:date="2014-04-29T10:20:00Z">
        <w:r w:rsidR="008F150F">
          <w:rPr>
            <w:rFonts w:asciiTheme="majorHAnsi" w:hAnsiTheme="majorHAnsi"/>
          </w:rPr>
          <w:fldChar w:fldCharType="end"/>
        </w:r>
      </w:ins>
      <w:r w:rsidR="00AA758C" w:rsidRPr="008F150F">
        <w:rPr>
          <w:rFonts w:asciiTheme="majorHAnsi" w:hAnsiTheme="majorHAnsi"/>
        </w:rPr>
      </w:r>
      <w:r w:rsidR="008F150F">
        <w:rPr>
          <w:rFonts w:asciiTheme="majorHAnsi" w:hAnsiTheme="majorHAnsi"/>
        </w:rPr>
        <w:fldChar w:fldCharType="separate"/>
      </w:r>
      <w:ins w:id="1212" w:author="Christopher Summerfield" w:date="2014-04-28T13:56:00Z">
        <w:r w:rsidR="00864610">
          <w:rPr>
            <w:rFonts w:asciiTheme="majorHAnsi" w:hAnsiTheme="majorHAnsi"/>
            <w:noProof/>
            <w:vertAlign w:val="superscript"/>
          </w:rPr>
          <w:t>32,33</w:t>
        </w:r>
      </w:ins>
      <w:del w:id="1213" w:author="Christopher Summerfield" w:date="2014-04-23T15:13:00Z">
        <w:r w:rsidR="00333041" w:rsidRPr="00333041" w:rsidDel="00705ED5">
          <w:rPr>
            <w:rFonts w:asciiTheme="majorHAnsi" w:hAnsiTheme="majorHAnsi"/>
            <w:noProof/>
            <w:vertAlign w:val="superscript"/>
          </w:rPr>
          <w:delText>40,41</w:delText>
        </w:r>
      </w:del>
      <w:r w:rsidR="008F150F">
        <w:rPr>
          <w:rFonts w:asciiTheme="majorHAnsi" w:hAnsiTheme="majorHAnsi"/>
        </w:rPr>
        <w:fldChar w:fldCharType="end"/>
      </w:r>
      <w:r w:rsidR="00B744D6">
        <w:rPr>
          <w:rFonts w:asciiTheme="majorHAnsi" w:hAnsiTheme="majorHAnsi"/>
        </w:rPr>
        <w:t xml:space="preserve">. </w:t>
      </w:r>
      <w:del w:id="1214" w:author="Christopher Summerfield" w:date="2014-04-29T10:22:00Z">
        <w:r w:rsidR="00996A84" w:rsidDel="00A64F34">
          <w:rPr>
            <w:rFonts w:asciiTheme="majorHAnsi" w:hAnsiTheme="majorHAnsi"/>
          </w:rPr>
          <w:delText>The link between neural activity and task strategy was furth</w:delText>
        </w:r>
        <w:r w:rsidR="001C0601" w:rsidDel="00A64F34">
          <w:rPr>
            <w:rFonts w:asciiTheme="majorHAnsi" w:hAnsiTheme="majorHAnsi"/>
          </w:rPr>
          <w:delText>er supported by correlation anal</w:delText>
        </w:r>
        <w:r w:rsidR="00996A84" w:rsidDel="00A64F34">
          <w:rPr>
            <w:rFonts w:asciiTheme="majorHAnsi" w:hAnsiTheme="majorHAnsi"/>
          </w:rPr>
          <w:delText xml:space="preserve">yses showing that BOLD signals in the prefrontal cortex predicted the learning parameter that encoded the relative extent of learning from </w:delText>
        </w:r>
      </w:del>
      <w:del w:id="1215" w:author="Christopher Summerfield" w:date="2014-04-28T13:59:00Z">
        <w:r w:rsidR="00996A84" w:rsidDel="00440BDF">
          <w:rPr>
            <w:rFonts w:asciiTheme="majorHAnsi" w:hAnsiTheme="majorHAnsi"/>
          </w:rPr>
          <w:delText xml:space="preserve">confirmation </w:delText>
        </w:r>
      </w:del>
      <w:del w:id="1216" w:author="Christopher Summerfield" w:date="2014-04-29T10:22:00Z">
        <w:r w:rsidR="00996A84" w:rsidDel="00A64F34">
          <w:rPr>
            <w:rFonts w:asciiTheme="majorHAnsi" w:hAnsiTheme="majorHAnsi"/>
          </w:rPr>
          <w:delText xml:space="preserve">and </w:delText>
        </w:r>
      </w:del>
      <w:del w:id="1217" w:author="Christopher Summerfield" w:date="2014-04-28T13:59:00Z">
        <w:r w:rsidR="00996A84" w:rsidDel="00440BDF">
          <w:rPr>
            <w:rFonts w:asciiTheme="majorHAnsi" w:hAnsiTheme="majorHAnsi"/>
          </w:rPr>
          <w:delText>disconfirmation</w:delText>
        </w:r>
      </w:del>
      <w:del w:id="1218" w:author="Christopher Summerfield" w:date="2014-04-29T10:22:00Z">
        <w:r w:rsidR="00996A84" w:rsidDel="00A64F34">
          <w:rPr>
            <w:rFonts w:asciiTheme="majorHAnsi" w:hAnsiTheme="majorHAnsi"/>
          </w:rPr>
          <w:delText>.</w:delText>
        </w:r>
        <w:r w:rsidR="0096138B" w:rsidDel="00A64F34">
          <w:rPr>
            <w:rFonts w:asciiTheme="majorHAnsi" w:hAnsiTheme="majorHAnsi"/>
          </w:rPr>
          <w:delText xml:space="preserve">  </w:delText>
        </w:r>
      </w:del>
      <w:r w:rsidR="00B6766A">
        <w:rPr>
          <w:rFonts w:asciiTheme="majorHAnsi" w:hAnsiTheme="majorHAnsi"/>
        </w:rPr>
        <w:t>These findings are</w:t>
      </w:r>
      <w:r w:rsidR="0096138B">
        <w:rPr>
          <w:rFonts w:asciiTheme="majorHAnsi" w:hAnsiTheme="majorHAnsi"/>
        </w:rPr>
        <w:t xml:space="preserve"> consistent with previous brain imaging work suggesting that the prefrontal cortex maintains task rules during inductive tasks</w:t>
      </w:r>
      <w:r w:rsidR="008F150F">
        <w:rPr>
          <w:rFonts w:asciiTheme="majorHAnsi" w:hAnsiTheme="majorHAnsi"/>
        </w:rPr>
        <w:fldChar w:fldCharType="begin">
          <w:fldData xml:space="preserve">PEVuZE5vdGU+PENpdGU+PEF1dGhvcj5DcmVzY2VudGluaTwvQXV0aG9yPjxZZWFyPjIwMTE8L1ll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</w:fldData>
        </w:fldChar>
      </w:r>
      <w:ins w:id="1219" w:author="Christopher Summerfield" w:date="2014-04-29T10:20:00Z">
        <w:r w:rsidR="001261CC">
          <w:rPr>
            <w:rFonts w:asciiTheme="majorHAnsi" w:hAnsiTheme="majorHAnsi"/>
          </w:rPr>
          <w:instrText xml:space="preserve"> ADDIN EN.CITE </w:instrText>
        </w:r>
      </w:ins>
      <w:del w:id="1220" w:author="Christopher Summerfield" w:date="2014-04-23T15:13:00Z">
        <w:r w:rsidR="00333041" w:rsidDel="00705ED5">
          <w:rPr>
            <w:rFonts w:asciiTheme="majorHAnsi" w:hAnsiTheme="majorHAnsi"/>
          </w:rPr>
          <w:delInstrText xml:space="preserve"> ADDIN EN.CITE </w:delInstrText>
        </w:r>
        <w:r w:rsidR="008F150F" w:rsidDel="00705ED5">
          <w:rPr>
            <w:rFonts w:asciiTheme="majorHAnsi" w:hAnsiTheme="majorHAnsi"/>
          </w:rPr>
          <w:fldChar w:fldCharType="begin">
            <w:fldData xml:space="preserve">PEVuZE5vdGU+PENpdGU+PEF1dGhvcj5DcmVzY2VudGluaTwvQXV0aG9yPjxZZWFyPjIwMTE8L1ll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</w:fldData>
          </w:fldChar>
        </w:r>
        <w:r w:rsidR="00333041" w:rsidDel="00705ED5">
          <w:rPr>
            <w:rFonts w:asciiTheme="majorHAnsi" w:hAnsiTheme="majorHAnsi"/>
          </w:rPr>
          <w:delInstrText xml:space="preserve"> ADDIN EN.CITE.DATA </w:delInstrText>
        </w:r>
      </w:del>
      <w:r w:rsidR="00AA758C" w:rsidRPr="008F150F">
        <w:rPr>
          <w:rFonts w:asciiTheme="majorHAnsi" w:hAnsiTheme="majorHAnsi"/>
        </w:rPr>
      </w:r>
      <w:del w:id="1221" w:author="Christopher Summerfield" w:date="2014-04-23T15:13:00Z">
        <w:r w:rsidR="008F150F" w:rsidDel="00705ED5">
          <w:rPr>
            <w:rFonts w:asciiTheme="majorHAnsi" w:hAnsiTheme="majorHAnsi"/>
          </w:rPr>
          <w:fldChar w:fldCharType="end"/>
        </w:r>
      </w:del>
      <w:ins w:id="1222" w:author="Christopher Summerfield" w:date="2014-04-29T10:20:00Z">
        <w:r w:rsidR="008F150F">
          <w:rPr>
            <w:rFonts w:asciiTheme="majorHAnsi" w:hAnsiTheme="majorHAnsi"/>
          </w:rPr>
          <w:fldChar w:fldCharType="begin">
            <w:fldData xml:space="preserve">PEVuZE5vdGU+PENpdGU+PEF1dGhvcj5DcmVzY2VudGluaTwvQXV0aG9yPjxZZWFyPjIwMTE8L1ll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</w:fldData>
          </w:fldChar>
        </w:r>
        <w:r w:rsidR="001261CC">
          <w:rPr>
            <w:rFonts w:asciiTheme="majorHAnsi" w:hAnsiTheme="majorHAnsi"/>
          </w:rPr>
          <w:instrText xml:space="preserve"> ADDIN EN.CITE.DATA </w:instrText>
        </w:r>
      </w:ins>
      <w:r w:rsidR="00AA758C" w:rsidRPr="008F150F">
        <w:rPr>
          <w:rFonts w:asciiTheme="majorHAnsi" w:hAnsiTheme="majorHAnsi"/>
        </w:rPr>
      </w:r>
      <w:ins w:id="1223" w:author="Christopher Summerfield" w:date="2014-04-29T10:20:00Z">
        <w:r w:rsidR="008F150F">
          <w:rPr>
            <w:rFonts w:asciiTheme="majorHAnsi" w:hAnsiTheme="majorHAnsi"/>
          </w:rPr>
          <w:fldChar w:fldCharType="end"/>
        </w:r>
      </w:ins>
      <w:r w:rsidR="00AA758C" w:rsidRPr="008F150F">
        <w:rPr>
          <w:rFonts w:asciiTheme="majorHAnsi" w:hAnsiTheme="majorHAnsi"/>
        </w:rPr>
      </w:r>
      <w:r w:rsidR="008F150F">
        <w:rPr>
          <w:rFonts w:asciiTheme="majorHAnsi" w:hAnsiTheme="majorHAnsi"/>
        </w:rPr>
        <w:fldChar w:fldCharType="separate"/>
      </w:r>
      <w:ins w:id="1224" w:author="Christopher Summerfield" w:date="2014-04-28T13:56:00Z">
        <w:r w:rsidR="00864610">
          <w:rPr>
            <w:rFonts w:asciiTheme="majorHAnsi" w:hAnsiTheme="majorHAnsi"/>
            <w:noProof/>
            <w:vertAlign w:val="superscript"/>
          </w:rPr>
          <w:t>34-36</w:t>
        </w:r>
      </w:ins>
      <w:del w:id="1225" w:author="Christopher Summerfield" w:date="2014-04-23T15:13:00Z">
        <w:r w:rsidR="00333041" w:rsidRPr="00333041" w:rsidDel="00705ED5">
          <w:rPr>
            <w:rFonts w:asciiTheme="majorHAnsi" w:hAnsiTheme="majorHAnsi"/>
            <w:noProof/>
            <w:vertAlign w:val="superscript"/>
          </w:rPr>
          <w:delText>42-44</w:delText>
        </w:r>
      </w:del>
      <w:r w:rsidR="008F150F">
        <w:rPr>
          <w:rFonts w:asciiTheme="majorHAnsi" w:hAnsiTheme="majorHAnsi"/>
        </w:rPr>
        <w:fldChar w:fldCharType="end"/>
      </w:r>
      <w:r w:rsidR="0096138B">
        <w:rPr>
          <w:rFonts w:asciiTheme="majorHAnsi" w:hAnsiTheme="majorHAnsi"/>
        </w:rPr>
        <w:t xml:space="preserve"> and that patients with (left) prefrontal damage are impaired in generating abstract rules</w:t>
      </w:r>
      <w:r w:rsidR="008F150F">
        <w:rPr>
          <w:rFonts w:asciiTheme="majorHAnsi" w:hAnsiTheme="majorHAnsi"/>
        </w:rPr>
        <w:fldChar w:fldCharType="begin">
          <w:fldData xml:space="preserve">PEVuZE5vdGU+PENpdGU+PEF1dGhvcj5SZXZlcmJlcmk8L0F1dGhvcj48WWVhcj4yMDA1PC9ZZWFy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=
</w:fldData>
        </w:fldChar>
      </w:r>
      <w:ins w:id="1226" w:author="Christopher Summerfield" w:date="2014-04-29T10:20:00Z">
        <w:r w:rsidR="001261CC">
          <w:rPr>
            <w:rFonts w:asciiTheme="majorHAnsi" w:hAnsiTheme="majorHAnsi"/>
          </w:rPr>
          <w:instrText xml:space="preserve"> ADDIN EN.CITE </w:instrText>
        </w:r>
      </w:ins>
      <w:del w:id="1227" w:author="Christopher Summerfield" w:date="2014-04-23T15:13:00Z">
        <w:r w:rsidR="00333041" w:rsidDel="00705ED5">
          <w:rPr>
            <w:rFonts w:asciiTheme="majorHAnsi" w:hAnsiTheme="majorHAnsi"/>
          </w:rPr>
          <w:delInstrText xml:space="preserve"> ADDIN EN.CITE </w:delInstrText>
        </w:r>
        <w:r w:rsidR="008F150F" w:rsidDel="00705ED5">
          <w:rPr>
            <w:rFonts w:asciiTheme="majorHAnsi" w:hAnsiTheme="majorHAnsi"/>
          </w:rPr>
          <w:fldChar w:fldCharType="begin">
            <w:fldData xml:space="preserve">PEVuZE5vdGU+PENpdGU+PEF1dGhvcj5SZXZlcmJlcmk8L0F1dGhvcj48WWVhcj4yMDA1PC9ZZWFy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=
</w:fldData>
          </w:fldChar>
        </w:r>
        <w:r w:rsidR="00333041" w:rsidDel="00705ED5">
          <w:rPr>
            <w:rFonts w:asciiTheme="majorHAnsi" w:hAnsiTheme="majorHAnsi"/>
          </w:rPr>
          <w:delInstrText xml:space="preserve"> ADDIN EN.CITE.DATA </w:delInstrText>
        </w:r>
      </w:del>
      <w:r w:rsidR="00AA758C" w:rsidRPr="008F150F">
        <w:rPr>
          <w:rFonts w:asciiTheme="majorHAnsi" w:hAnsiTheme="majorHAnsi"/>
        </w:rPr>
      </w:r>
      <w:del w:id="1228" w:author="Christopher Summerfield" w:date="2014-04-23T15:13:00Z">
        <w:r w:rsidR="008F150F" w:rsidDel="00705ED5">
          <w:rPr>
            <w:rFonts w:asciiTheme="majorHAnsi" w:hAnsiTheme="majorHAnsi"/>
          </w:rPr>
          <w:fldChar w:fldCharType="end"/>
        </w:r>
      </w:del>
      <w:ins w:id="1229" w:author="Christopher Summerfield" w:date="2014-04-29T10:20:00Z">
        <w:r w:rsidR="008F150F">
          <w:rPr>
            <w:rFonts w:asciiTheme="majorHAnsi" w:hAnsiTheme="majorHAnsi"/>
          </w:rPr>
          <w:fldChar w:fldCharType="begin">
            <w:fldData xml:space="preserve">PEVuZE5vdGU+PENpdGU+PEF1dGhvcj5SZXZlcmJlcmk8L0F1dGhvcj48WWVhcj4yMDA1PC9ZZWFy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=
</w:fldData>
          </w:fldChar>
        </w:r>
        <w:r w:rsidR="001261CC">
          <w:rPr>
            <w:rFonts w:asciiTheme="majorHAnsi" w:hAnsiTheme="majorHAnsi"/>
          </w:rPr>
          <w:instrText xml:space="preserve"> ADDIN EN.CITE.DATA </w:instrText>
        </w:r>
      </w:ins>
      <w:r w:rsidR="00AA758C" w:rsidRPr="008F150F">
        <w:rPr>
          <w:rFonts w:asciiTheme="majorHAnsi" w:hAnsiTheme="majorHAnsi"/>
        </w:rPr>
      </w:r>
      <w:ins w:id="1230" w:author="Christopher Summerfield" w:date="2014-04-29T10:20:00Z">
        <w:r w:rsidR="008F150F">
          <w:rPr>
            <w:rFonts w:asciiTheme="majorHAnsi" w:hAnsiTheme="majorHAnsi"/>
          </w:rPr>
          <w:fldChar w:fldCharType="end"/>
        </w:r>
      </w:ins>
      <w:r w:rsidR="00AA758C" w:rsidRPr="008F150F">
        <w:rPr>
          <w:rFonts w:asciiTheme="majorHAnsi" w:hAnsiTheme="majorHAnsi"/>
        </w:rPr>
      </w:r>
      <w:r w:rsidR="008F150F">
        <w:rPr>
          <w:rFonts w:asciiTheme="majorHAnsi" w:hAnsiTheme="majorHAnsi"/>
        </w:rPr>
        <w:fldChar w:fldCharType="separate"/>
      </w:r>
      <w:ins w:id="1231" w:author="Christopher Summerfield" w:date="2014-04-28T13:56:00Z">
        <w:r w:rsidR="00864610">
          <w:rPr>
            <w:rFonts w:asciiTheme="majorHAnsi" w:hAnsiTheme="majorHAnsi"/>
            <w:noProof/>
            <w:vertAlign w:val="superscript"/>
          </w:rPr>
          <w:t>37</w:t>
        </w:r>
      </w:ins>
      <w:del w:id="1232" w:author="Christopher Summerfield" w:date="2014-04-23T15:13:00Z">
        <w:r w:rsidR="00333041" w:rsidRPr="00333041" w:rsidDel="00705ED5">
          <w:rPr>
            <w:rFonts w:asciiTheme="majorHAnsi" w:hAnsiTheme="majorHAnsi"/>
            <w:noProof/>
            <w:vertAlign w:val="superscript"/>
          </w:rPr>
          <w:delText>45</w:delText>
        </w:r>
      </w:del>
      <w:r w:rsidR="008F150F">
        <w:rPr>
          <w:rFonts w:asciiTheme="majorHAnsi" w:hAnsiTheme="majorHAnsi"/>
        </w:rPr>
        <w:fldChar w:fldCharType="end"/>
      </w:r>
      <w:r w:rsidR="0096138B">
        <w:rPr>
          <w:rFonts w:asciiTheme="majorHAnsi" w:hAnsiTheme="majorHAnsi"/>
        </w:rPr>
        <w:t>.</w:t>
      </w:r>
      <w:r w:rsidR="00B6766A">
        <w:rPr>
          <w:rFonts w:asciiTheme="majorHAnsi" w:hAnsiTheme="majorHAnsi"/>
        </w:rPr>
        <w:t xml:space="preserve"> </w:t>
      </w:r>
    </w:p>
    <w:p w:rsidR="00996A84" w:rsidRDefault="00996A84" w:rsidP="00E246B6">
      <w:pPr>
        <w:jc w:val="both"/>
        <w:rPr>
          <w:rFonts w:asciiTheme="majorHAnsi" w:hAnsiTheme="majorHAnsi"/>
        </w:rPr>
      </w:pPr>
    </w:p>
    <w:p w:rsidR="00916204" w:rsidRDefault="00916204" w:rsidP="00E246B6">
      <w:pPr>
        <w:jc w:val="both"/>
        <w:rPr>
          <w:rFonts w:asciiTheme="majorHAnsi" w:hAnsiTheme="majorHAnsi"/>
        </w:rPr>
      </w:pPr>
      <w:r>
        <w:rPr>
          <w:rFonts w:asciiTheme="majorHAnsi" w:hAnsiTheme="majorHAnsi"/>
        </w:rPr>
        <w:t>Our simulations show that</w:t>
      </w:r>
      <w:ins w:id="1233" w:author="Christopher Summerfield" w:date="2014-04-28T14:00:00Z">
        <w:r w:rsidR="00440BDF">
          <w:rPr>
            <w:rFonts w:asciiTheme="majorHAnsi" w:hAnsiTheme="majorHAnsi"/>
          </w:rPr>
          <w:t xml:space="preserve"> on our task,</w:t>
        </w:r>
      </w:ins>
      <w:r>
        <w:rPr>
          <w:rFonts w:asciiTheme="majorHAnsi" w:hAnsiTheme="majorHAnsi"/>
        </w:rPr>
        <w:t xml:space="preserve"> </w:t>
      </w:r>
      <w:del w:id="1234" w:author="Christopher Summerfield" w:date="2014-04-28T13:59:00Z">
        <w:r w:rsidDel="00440BDF">
          <w:rPr>
            <w:rFonts w:asciiTheme="majorHAnsi" w:hAnsiTheme="majorHAnsi"/>
          </w:rPr>
          <w:delText xml:space="preserve">confirmatory </w:delText>
        </w:r>
      </w:del>
      <w:ins w:id="1235" w:author="Christopher Summerfield" w:date="2014-04-28T14:00:00Z">
        <w:r w:rsidR="00440BDF">
          <w:rPr>
            <w:rFonts w:asciiTheme="majorHAnsi" w:hAnsiTheme="majorHAnsi"/>
          </w:rPr>
          <w:t>learning from verification</w:t>
        </w:r>
      </w:ins>
      <w:del w:id="1236" w:author="Christopher Summerfield" w:date="2014-04-28T14:00:00Z">
        <w:r w:rsidDel="00440BDF">
          <w:rPr>
            <w:rFonts w:asciiTheme="majorHAnsi" w:hAnsiTheme="majorHAnsi"/>
          </w:rPr>
          <w:delText>hypothesis-testing</w:delText>
        </w:r>
      </w:del>
      <w:r>
        <w:rPr>
          <w:rFonts w:asciiTheme="majorHAnsi" w:hAnsiTheme="majorHAnsi"/>
        </w:rPr>
        <w:t xml:space="preserve"> is suboptimal. Why might </w:t>
      </w:r>
      <w:r w:rsidR="00B87866">
        <w:rPr>
          <w:rFonts w:asciiTheme="majorHAnsi" w:hAnsiTheme="majorHAnsi"/>
        </w:rPr>
        <w:t xml:space="preserve">humans </w:t>
      </w:r>
      <w:del w:id="1237" w:author="Christopher Summerfield" w:date="2014-04-28T14:00:00Z">
        <w:r w:rsidR="00B87866" w:rsidDel="00440BDF">
          <w:rPr>
            <w:rFonts w:asciiTheme="majorHAnsi" w:hAnsiTheme="majorHAnsi"/>
          </w:rPr>
          <w:delText>have evolved</w:delText>
        </w:r>
      </w:del>
      <w:ins w:id="1238" w:author="Christopher Summerfield" w:date="2014-04-28T14:00:00Z">
        <w:r w:rsidR="00440BDF">
          <w:rPr>
            <w:rFonts w:asciiTheme="majorHAnsi" w:hAnsiTheme="majorHAnsi"/>
          </w:rPr>
          <w:t>use</w:t>
        </w:r>
      </w:ins>
      <w:r w:rsidR="00B87866">
        <w:rPr>
          <w:rFonts w:asciiTheme="majorHAnsi" w:hAnsiTheme="majorHAnsi"/>
        </w:rPr>
        <w:t xml:space="preserve"> such a strategy</w:t>
      </w:r>
      <w:r>
        <w:rPr>
          <w:rFonts w:asciiTheme="majorHAnsi" w:hAnsiTheme="majorHAnsi"/>
        </w:rPr>
        <w:t>?   A key challenge faced by any intelligent system is that the space of possible occurrences in the world is virtually unbounded, a state of affairs that places unrealistic demands on the cognitive apparatus we use to make inferences about the local environmen</w:t>
      </w:r>
      <w:r w:rsidR="00102152">
        <w:rPr>
          <w:rFonts w:asciiTheme="majorHAnsi" w:hAnsiTheme="majorHAnsi"/>
        </w:rPr>
        <w:t>t</w:t>
      </w:r>
      <w:r>
        <w:rPr>
          <w:rFonts w:asciiTheme="majorHAnsi" w:hAnsiTheme="majorHAnsi"/>
        </w:rPr>
        <w:t>.</w:t>
      </w:r>
      <w:r w:rsidR="00102152">
        <w:rPr>
          <w:rFonts w:asciiTheme="majorHAnsi" w:hAnsiTheme="majorHAnsi"/>
        </w:rPr>
        <w:t xml:space="preserve">  In philosophy, this </w:t>
      </w:r>
      <w:r w:rsidR="00B87866">
        <w:rPr>
          <w:rFonts w:asciiTheme="majorHAnsi" w:hAnsiTheme="majorHAnsi"/>
        </w:rPr>
        <w:t>is known as the ‘frame problem’</w:t>
      </w:r>
      <w:r w:rsidR="008F150F">
        <w:rPr>
          <w:rFonts w:asciiTheme="majorHAnsi" w:hAnsiTheme="majorHAnsi"/>
        </w:rPr>
        <w:fldChar w:fldCharType="begin"/>
      </w:r>
      <w:ins w:id="1239" w:author="Christopher Summerfield" w:date="2014-04-29T10:20:00Z">
        <w:r w:rsidR="001261CC">
          <w:rPr>
            <w:rFonts w:asciiTheme="majorHAnsi" w:hAnsiTheme="majorHAnsi"/>
          </w:rPr>
          <w:instrText xml:space="preserve"> ADDIN EN.CITE &lt;EndNote&gt;&lt;Cite&gt;&lt;Author&gt;McCarthy&lt;/Author&gt;&lt;Year&gt;1968&lt;/Year&gt;&lt;RecNum&gt;2126&lt;/RecNum&gt;&lt;record&gt;&lt;rec-number&gt;2126&lt;/rec-number&gt;&lt;foreign-keys&gt;&lt;key app="EN" db-id="wzfpz2f01saxwce2avopas0hvweaawzx2err"&gt;2126&lt;/key&gt;&lt;/foreign-keys&gt;&lt;ref-type name="Book Section"&gt;5&lt;/ref-type&gt;&lt;contributors&gt;&lt;authors&gt;&lt;author&gt;McCarthy, J.&lt;/author&gt;&lt;author&gt;Hayes, P.J.&lt;/author&gt;&lt;/authors&gt;&lt;secondary-authors&gt;&lt;author&gt;Meltzer, B.&lt;/author&gt;&lt;author&gt;Michie, D.&lt;/author&gt;&lt;/secondary-authors&gt;&lt;/contributors&gt;&lt;titles&gt;&lt;title&gt;Some philosophical problems from the standpoint of artificial intelligence&lt;/title&gt;&lt;secondary-title&gt;Machine intelligence&lt;/secondary-title&gt;&lt;/titles&gt;&lt;volume&gt;4&lt;/volume&gt;&lt;dates&gt;&lt;year&gt;1968&lt;/year&gt;&lt;/dates&gt;&lt;publisher&gt;Edinburgh University Press&lt;/publisher&gt;&lt;urls&gt;&lt;/urls&gt;&lt;/record&gt;&lt;/Cite&gt;&lt;/EndNote&gt;</w:instrText>
        </w:r>
      </w:ins>
      <w:del w:id="1240" w:author="Christopher Summerfield" w:date="2014-04-23T15:13:00Z">
        <w:r w:rsidR="00333041" w:rsidDel="00705ED5">
          <w:rPr>
            <w:rFonts w:asciiTheme="majorHAnsi" w:hAnsiTheme="majorHAnsi"/>
          </w:rPr>
          <w:delInstrText xml:space="preserve"> ADDIN EN.CITE &lt;EndNote&gt;&lt;Cite&gt;&lt;Author&gt;McCarthy&lt;/Author&gt;&lt;Year&gt;1968&lt;/Year&gt;&lt;RecNum&gt;2126&lt;/RecNum&gt;&lt;record&gt;&lt;rec-number&gt;2126&lt;/rec-number&gt;&lt;foreign-keys&gt;&lt;key app="EN" db-id="wzfpz2f01saxwce2avopas0hvweaawzx2err"&gt;2126&lt;/key&gt;&lt;/foreign-keys&gt;&lt;ref-type name="Book Section"&gt;5&lt;/ref-type&gt;&lt;contributors&gt;&lt;authors&gt;&lt;author&gt;McCarthy, J.&lt;/author&gt;&lt;author&gt;Hayes, P.J.&lt;/author&gt;&lt;/authors&gt;&lt;secondary-authors&gt;&lt;author&gt;Meltzer, B.&lt;/author&gt;&lt;author&gt;Michie, D.&lt;/author&gt;&lt;/secondary-authors&gt;&lt;/contributors&gt;&lt;titles&gt;&lt;title&gt;Some philosophical problems from the standpoint of artificial intelligence&lt;/title&gt;&lt;secondary-title&gt;Machine intelligence&lt;/secondary-title&gt;&lt;/titles&gt;&lt;volume&gt;4&lt;/volume&gt;&lt;dates&gt;&lt;year&gt;1968&lt;/year&gt;&lt;/dates&gt;&lt;publisher&gt;Edinburgh University Press&lt;/publisher&gt;&lt;urls&gt;&lt;/urls&gt;&lt;/record&gt;&lt;/Cite&gt;&lt;/EndNote&gt;</w:delInstrText>
        </w:r>
      </w:del>
      <w:r w:rsidR="008F150F">
        <w:rPr>
          <w:rFonts w:asciiTheme="majorHAnsi" w:hAnsiTheme="majorHAnsi"/>
        </w:rPr>
        <w:fldChar w:fldCharType="separate"/>
      </w:r>
      <w:ins w:id="1241" w:author="Christopher Summerfield" w:date="2014-04-28T13:56:00Z">
        <w:r w:rsidR="00864610">
          <w:rPr>
            <w:rFonts w:asciiTheme="majorHAnsi" w:hAnsiTheme="majorHAnsi"/>
            <w:noProof/>
            <w:vertAlign w:val="superscript"/>
          </w:rPr>
          <w:t>38</w:t>
        </w:r>
      </w:ins>
      <w:del w:id="1242" w:author="Christopher Summerfield" w:date="2014-04-23T15:13:00Z">
        <w:r w:rsidR="00333041" w:rsidRPr="00333041" w:rsidDel="00705ED5">
          <w:rPr>
            <w:rFonts w:asciiTheme="majorHAnsi" w:hAnsiTheme="majorHAnsi"/>
            <w:noProof/>
            <w:vertAlign w:val="superscript"/>
          </w:rPr>
          <w:delText>46</w:delText>
        </w:r>
      </w:del>
      <w:r w:rsidR="008F150F">
        <w:rPr>
          <w:rFonts w:asciiTheme="majorHAnsi" w:hAnsiTheme="majorHAnsi"/>
        </w:rPr>
        <w:fldChar w:fldCharType="end"/>
      </w:r>
      <w:r w:rsidR="00102152">
        <w:rPr>
          <w:rFonts w:asciiTheme="majorHAnsi" w:hAnsiTheme="majorHAnsi"/>
        </w:rPr>
        <w:t xml:space="preserve">. Hypothesis-testing may have </w:t>
      </w:r>
      <w:r>
        <w:rPr>
          <w:rFonts w:asciiTheme="majorHAnsi" w:hAnsiTheme="majorHAnsi"/>
        </w:rPr>
        <w:t xml:space="preserve">evolved to </w:t>
      </w:r>
      <w:r w:rsidR="00532182">
        <w:rPr>
          <w:rFonts w:asciiTheme="majorHAnsi" w:hAnsiTheme="majorHAnsi"/>
        </w:rPr>
        <w:t xml:space="preserve">act </w:t>
      </w:r>
      <w:r>
        <w:rPr>
          <w:rFonts w:asciiTheme="majorHAnsi" w:hAnsiTheme="majorHAnsi"/>
        </w:rPr>
        <w:t xml:space="preserve">as a tractable inference </w:t>
      </w:r>
      <w:r w:rsidR="00102152">
        <w:rPr>
          <w:rFonts w:asciiTheme="majorHAnsi" w:hAnsiTheme="majorHAnsi"/>
        </w:rPr>
        <w:t xml:space="preserve">strategy, allowing inferences to be updated about the most probable occurrences in the world, avoiding </w:t>
      </w:r>
      <w:r w:rsidR="007F29CC">
        <w:rPr>
          <w:rFonts w:asciiTheme="majorHAnsi" w:hAnsiTheme="majorHAnsi"/>
        </w:rPr>
        <w:t>costly</w:t>
      </w:r>
      <w:r w:rsidR="00102152">
        <w:rPr>
          <w:rFonts w:asciiTheme="majorHAnsi" w:hAnsiTheme="majorHAnsi"/>
        </w:rPr>
        <w:t xml:space="preserve"> inference about a series of </w:t>
      </w:r>
      <w:r w:rsidR="003C617D">
        <w:rPr>
          <w:rFonts w:asciiTheme="majorHAnsi" w:hAnsiTheme="majorHAnsi"/>
        </w:rPr>
        <w:t>impossible</w:t>
      </w:r>
      <w:r w:rsidR="00102152">
        <w:rPr>
          <w:rFonts w:asciiTheme="majorHAnsi" w:hAnsiTheme="majorHAnsi"/>
        </w:rPr>
        <w:t xml:space="preserve"> or improbable events, and contributing to optimal data harvesting</w:t>
      </w:r>
      <w:r w:rsidR="008F150F">
        <w:rPr>
          <w:rFonts w:asciiTheme="majorHAnsi" w:hAnsiTheme="majorHAnsi"/>
        </w:rPr>
        <w:fldChar w:fldCharType="begin"/>
      </w:r>
      <w:ins w:id="1243" w:author="Christopher Summerfield" w:date="2014-04-29T10:20:00Z">
        <w:r w:rsidR="001261CC">
          <w:rPr>
            <w:rFonts w:asciiTheme="majorHAnsi" w:hAnsiTheme="majorHAnsi"/>
          </w:rPr>
          <w:instrText xml:space="preserve"> ADDIN EN.CITE &lt;EndNote&gt;&lt;Cite&gt;&lt;Author&gt;Oaksford&lt;/Author&gt;&lt;Year&gt;2009&lt;/Year&gt;&lt;RecNum&gt;2095&lt;/RecNum&gt;&lt;record&gt;&lt;rec-number&gt;2095&lt;/rec-number&gt;&lt;foreign-keys&gt;&lt;key app="EN" db-id="wzfpz2f01saxwce2avopas0hvweaawzx2err"&gt;2095&lt;/key&gt;&lt;/foreign-keys&gt;&lt;ref-type name="Journal Article"&gt;17&lt;/ref-type&gt;&lt;contributors&gt;&lt;authors&gt;&lt;author&gt;Oaksford, M.&lt;/author&gt;&lt;author&gt;Chater, N.&lt;/author&gt;&lt;/authors&gt;&lt;/contributors&gt;&lt;auth-address&gt;School of Psychology, Birkbeck College London, London, United Kingdom m.oaksford@bbk.ac.uk&lt;/auth-address&gt;&lt;titles&gt;&lt;title&gt;Precis of bayesian rationality: The probabilistic approach to human reasoning&lt;/title&gt;&lt;secondary-title&gt;Behav Brain Sci&lt;/secondary-title&gt;&lt;/titles&gt;&lt;periodical&gt;&lt;full-title&gt;Behav Brain Sci&lt;/full-title&gt;&lt;/periodical&gt;&lt;pages&gt;69-84; discussion 85-120&lt;/pages&gt;&lt;volume&gt;32&lt;/volume&gt;&lt;number&gt;1&lt;/number&gt;&lt;edition&gt;2009/02/13&lt;/edition&gt;&lt;keywords&gt;&lt;keyword&gt;Artificial Intelligence&lt;/keyword&gt;&lt;keyword&gt;*Bayes Theorem&lt;/keyword&gt;&lt;keyword&gt;Cognition&lt;/keyword&gt;&lt;keyword&gt;Cognitive Science&lt;/keyword&gt;&lt;keyword&gt;Decision Making&lt;/keyword&gt;&lt;keyword&gt;Humans&lt;/keyword&gt;&lt;keyword&gt;Intelligence&lt;/keyword&gt;&lt;keyword&gt;Logic&lt;/keyword&gt;&lt;keyword&gt;Models, Psychological&lt;/keyword&gt;&lt;keyword&gt;Probability&lt;/keyword&gt;&lt;keyword&gt;*Probability Learning&lt;/keyword&gt;&lt;keyword&gt;Problem Solving&lt;/keyword&gt;&lt;keyword&gt;*Thinking&lt;/keyword&gt;&lt;keyword&gt;Uncertainty&lt;/keyword&gt;&lt;/keywords&gt;&lt;dates&gt;&lt;year&gt;2009&lt;/year&gt;&lt;pub-dates&gt;&lt;date&gt;Feb&lt;/date&gt;&lt;/pub-dates&gt;&lt;/dates&gt;&lt;isbn&gt;1469-1825 (Electronic)&amp;#xD;0140-525X (Linking)&lt;/isbn&gt;&lt;accession-num&gt;19210833&lt;/accession-num&gt;&lt;urls&gt;&lt;related-urls&gt;&lt;url&gt;http://www.ncbi.nlm.nih.gov/entrez/query.fcgi?cmd=Retrieve&amp;amp;db=PubMed&amp;amp;dopt=Citation&amp;amp;list_uids=19210833&lt;/url&gt;&lt;/related-urls&gt;&lt;/urls&gt;&lt;electronic-resource-num&gt;S0140525X09000284 [pii]&amp;#xD;10.1017/S0140525X09000284&lt;/electronic-resource-num&gt;&lt;language&gt;eng&lt;/language&gt;&lt;/record&gt;&lt;/Cite&gt;&lt;/EndNote&gt;</w:instrText>
        </w:r>
      </w:ins>
      <w:del w:id="1244" w:author="Christopher Summerfield" w:date="2014-04-23T15:13:00Z">
        <w:r w:rsidR="00333041" w:rsidDel="00705ED5">
          <w:rPr>
            <w:rFonts w:asciiTheme="majorHAnsi" w:hAnsiTheme="majorHAnsi"/>
          </w:rPr>
          <w:delInstrText xml:space="preserve"> ADDIN EN.CITE &lt;EndNote&gt;&lt;Cite&gt;&lt;Author&gt;Oaksford&lt;/Author&gt;&lt;Year&gt;2009&lt;/Year&gt;&lt;RecNum&gt;2095&lt;/RecNum&gt;&lt;record&gt;&lt;rec-number&gt;2095&lt;/rec-number&gt;&lt;foreign-keys&gt;&lt;key app="EN" db-id="wzfpz2f01saxwce2avopas0hvweaawzx2err"&gt;2095&lt;/key&gt;&lt;/foreign-keys&gt;&lt;ref-type name="Journal Article"&gt;17&lt;/ref-type&gt;&lt;contributors&gt;&lt;authors&gt;&lt;author&gt;Oaksford, M.&lt;/author&gt;&lt;author&gt;Chater, N.&lt;/author&gt;&lt;/authors&gt;&lt;/contributors&gt;&lt;auth-address&gt;School of Psychology, Birkbeck College London, London, United Kingdom m.oaksford@bbk.ac.uk&lt;/auth-address&gt;&lt;titles&gt;&lt;title&gt;Precis of bayesian rationality: The probabilistic approach to human reasoning&lt;/title&gt;&lt;secondary-title&gt;Behav Brain Sci&lt;/secondary-title&gt;&lt;/titles&gt;&lt;periodical&gt;&lt;full-title&gt;Behav Brain Sci&lt;/full-title&gt;&lt;/periodical&gt;&lt;pages&gt;69-84; discussion 85-120&lt;/pages&gt;&lt;volume&gt;32&lt;/volume&gt;&lt;number&gt;1&lt;/number&gt;&lt;edition&gt;2009/02/13&lt;/edition&gt;&lt;keywords&gt;&lt;keyword&gt;Artificial Intelligence&lt;/keyword&gt;&lt;keyword&gt;*Bayes Theorem&lt;/keyword&gt;&lt;keyword&gt;Cognition&lt;/keyword&gt;&lt;keyword&gt;Cognitive Science&lt;/keyword&gt;&lt;keyword&gt;Decision Making&lt;/keyword&gt;&lt;keyword&gt;Humans&lt;/keyword&gt;&lt;keyword&gt;Intelligence&lt;/keyword&gt;&lt;keyword&gt;Logic&lt;/keyword&gt;&lt;keyword&gt;Models, Psychological&lt;/keyword&gt;&lt;keyword&gt;Probability&lt;/keyword&gt;&lt;keyword&gt;*Probability Learning&lt;/keyword&gt;&lt;keyword&gt;Problem Solving&lt;/keyword&gt;&lt;keyword&gt;*Thinking&lt;/keyword&gt;&lt;keyword&gt;Uncertainty&lt;/keyword&gt;&lt;/keywords&gt;&lt;dates&gt;&lt;year&gt;2009&lt;/year&gt;&lt;pub-dates&gt;&lt;date&gt;Feb&lt;/date&gt;&lt;/pub-dates&gt;&lt;/dates&gt;&lt;isbn&gt;1469-1825 (Electronic)&amp;#xD;0140-525X (Linking)&lt;/isbn&gt;&lt;accession-num&gt;19210833&lt;/accession-num&gt;&lt;urls&gt;&lt;related-urls&gt;&lt;url&gt;http://www.ncbi.nlm.nih.gov/entrez/query.fcgi?cmd=Retrieve&amp;amp;db=PubMed&amp;amp;dopt=Citation&amp;amp;list_uids=19210833&lt;/url&gt;&lt;/related-urls&gt;&lt;/urls&gt;&lt;electronic-resource-num&gt;S0140525X09000284 [pii]&amp;#xD;10.1017/S0140525X09000284&lt;/electronic-resource-num&gt;&lt;language&gt;eng&lt;/language&gt;&lt;/record&gt;&lt;/Cite&gt;&lt;/EndNote&gt;</w:delInstrText>
        </w:r>
      </w:del>
      <w:r w:rsidR="008F150F">
        <w:rPr>
          <w:rFonts w:asciiTheme="majorHAnsi" w:hAnsiTheme="majorHAnsi"/>
        </w:rPr>
        <w:fldChar w:fldCharType="separate"/>
      </w:r>
      <w:ins w:id="1245" w:author="Christopher Summerfield" w:date="2014-04-28T13:56:00Z">
        <w:r w:rsidR="00864610">
          <w:rPr>
            <w:rFonts w:asciiTheme="majorHAnsi" w:hAnsiTheme="majorHAnsi"/>
            <w:noProof/>
            <w:vertAlign w:val="superscript"/>
          </w:rPr>
          <w:t>39</w:t>
        </w:r>
      </w:ins>
      <w:del w:id="1246" w:author="Christopher Summerfield" w:date="2014-04-23T15:13:00Z">
        <w:r w:rsidR="00333041" w:rsidRPr="00333041" w:rsidDel="00705ED5">
          <w:rPr>
            <w:rFonts w:asciiTheme="majorHAnsi" w:hAnsiTheme="majorHAnsi"/>
            <w:noProof/>
            <w:vertAlign w:val="superscript"/>
          </w:rPr>
          <w:delText>47</w:delText>
        </w:r>
      </w:del>
      <w:r w:rsidR="008F150F">
        <w:rPr>
          <w:rFonts w:asciiTheme="majorHAnsi" w:hAnsiTheme="majorHAnsi"/>
        </w:rPr>
        <w:fldChar w:fldCharType="end"/>
      </w:r>
      <w:r w:rsidR="00102152">
        <w:rPr>
          <w:rFonts w:asciiTheme="majorHAnsi" w:hAnsiTheme="majorHAnsi"/>
        </w:rPr>
        <w:t>.</w:t>
      </w:r>
      <w:r w:rsidR="007F29CC">
        <w:rPr>
          <w:rFonts w:asciiTheme="majorHAnsi" w:hAnsiTheme="majorHAnsi"/>
        </w:rPr>
        <w:t xml:space="preserve">  In our experiment, we saw that symbolic cues reduced the bias to learn excessively from </w:t>
      </w:r>
      <w:del w:id="1247" w:author="Christopher Summerfield" w:date="2014-04-28T14:00:00Z">
        <w:r w:rsidR="007F29CC" w:rsidDel="00440BDF">
          <w:rPr>
            <w:rFonts w:asciiTheme="majorHAnsi" w:hAnsiTheme="majorHAnsi"/>
          </w:rPr>
          <w:delText>confirmation</w:delText>
        </w:r>
      </w:del>
      <w:ins w:id="1248" w:author="Christopher Summerfield" w:date="2014-04-28T14:00:00Z">
        <w:r w:rsidR="00440BDF">
          <w:rPr>
            <w:rFonts w:asciiTheme="majorHAnsi" w:hAnsiTheme="majorHAnsi"/>
          </w:rPr>
          <w:t>verification</w:t>
        </w:r>
      </w:ins>
      <w:r w:rsidR="007F29CC">
        <w:rPr>
          <w:rFonts w:asciiTheme="majorHAnsi" w:hAnsiTheme="majorHAnsi"/>
        </w:rPr>
        <w:t xml:space="preserve">.  The evolution of a system of symbolic representation, that permits hypotheses to be represented and communicated via language, is likely to have enhanced the tractability of inference by allowing humans to focus on a few probable theories without costly trial-and-error learning.  </w:t>
      </w:r>
    </w:p>
    <w:p w:rsidR="00A70B41" w:rsidRDefault="00A70B41" w:rsidP="00E246B6">
      <w:pPr>
        <w:numPr>
          <w:ins w:id="1249" w:author="Christopher Summerfield" w:date="2014-04-29T11:01:00Z"/>
        </w:numPr>
        <w:jc w:val="both"/>
        <w:rPr>
          <w:ins w:id="1250" w:author="Christopher Summerfield" w:date="2014-04-29T11:01:00Z"/>
          <w:rFonts w:asciiTheme="majorHAnsi" w:hAnsiTheme="majorHAnsi"/>
          <w:b/>
        </w:rPr>
      </w:pPr>
    </w:p>
    <w:p w:rsidR="00A70B41" w:rsidRPr="00FA7740" w:rsidRDefault="00A70B41" w:rsidP="00A70B41">
      <w:pPr>
        <w:numPr>
          <w:ins w:id="1251" w:author="Christopher Summerfield" w:date="2014-04-29T11:01:00Z"/>
        </w:numPr>
        <w:jc w:val="both"/>
        <w:rPr>
          <w:ins w:id="1252" w:author="Christopher Summerfield" w:date="2014-04-29T11:01:00Z"/>
          <w:rFonts w:asciiTheme="majorHAnsi" w:hAnsiTheme="majorHAnsi"/>
          <w:b/>
        </w:rPr>
      </w:pPr>
      <w:ins w:id="1253" w:author="Christopher Summerfield" w:date="2014-04-29T11:01:00Z">
        <w:r>
          <w:rPr>
            <w:rFonts w:asciiTheme="majorHAnsi" w:hAnsiTheme="majorHAnsi"/>
            <w:b/>
          </w:rPr>
          <w:t>METHODS</w:t>
        </w:r>
      </w:ins>
    </w:p>
    <w:p w:rsidR="00A70B41" w:rsidRDefault="00A70B41" w:rsidP="00A70B41">
      <w:pPr>
        <w:numPr>
          <w:ins w:id="1254" w:author="Christopher Summerfield" w:date="2014-04-29T11:01:00Z"/>
        </w:numPr>
        <w:jc w:val="both"/>
        <w:rPr>
          <w:ins w:id="1255" w:author="Christopher Summerfield" w:date="2014-04-29T11:01:00Z"/>
          <w:rFonts w:asciiTheme="majorHAnsi" w:hAnsiTheme="majorHAnsi"/>
        </w:rPr>
      </w:pPr>
    </w:p>
    <w:p w:rsidR="00A70B41" w:rsidRDefault="00A70B41" w:rsidP="00A70B41">
      <w:pPr>
        <w:numPr>
          <w:ins w:id="1256" w:author="Christopher Summerfield" w:date="2014-04-29T11:01:00Z"/>
        </w:numPr>
        <w:jc w:val="both"/>
        <w:rPr>
          <w:ins w:id="1257" w:author="Christopher Summerfield" w:date="2014-04-29T11:01:00Z"/>
          <w:rFonts w:asciiTheme="majorHAnsi" w:hAnsiTheme="majorHAnsi"/>
        </w:rPr>
      </w:pPr>
      <w:ins w:id="1258" w:author="Christopher Summerfield" w:date="2014-04-29T11:01:00Z">
        <w:r w:rsidRPr="00FA7740">
          <w:rPr>
            <w:rFonts w:asciiTheme="majorHAnsi" w:hAnsiTheme="majorHAnsi"/>
            <w:b/>
          </w:rPr>
          <w:t>Subjects.</w:t>
        </w:r>
        <w:r>
          <w:rPr>
            <w:rFonts w:asciiTheme="majorHAnsi" w:hAnsiTheme="majorHAnsi"/>
          </w:rPr>
          <w:t xml:space="preserve"> </w:t>
        </w:r>
        <w:r w:rsidRPr="00FA7740">
          <w:rPr>
            <w:rFonts w:asciiTheme="majorHAnsi" w:hAnsiTheme="majorHAnsi"/>
          </w:rPr>
          <w:t xml:space="preserve">18 healthy </w:t>
        </w:r>
        <w:r>
          <w:rPr>
            <w:rFonts w:asciiTheme="majorHAnsi" w:hAnsiTheme="majorHAnsi"/>
          </w:rPr>
          <w:t>participants (6 female, 12 male; age 20-34, mean 25.0 years) were recruited into the study in accordance with local ethical guidelines.  No participants reported a history of psychiatric or neurological illness, and all had normal or corrected-to-normal vision. They were paid £35 for participation in both a practice and a scanner session on two separate days.</w:t>
        </w:r>
      </w:ins>
    </w:p>
    <w:p w:rsidR="00A70B41" w:rsidRDefault="00A70B41" w:rsidP="00A70B41">
      <w:pPr>
        <w:numPr>
          <w:ins w:id="1259" w:author="Christopher Summerfield" w:date="2014-04-29T11:01:00Z"/>
        </w:numPr>
        <w:jc w:val="both"/>
        <w:rPr>
          <w:ins w:id="1260" w:author="Christopher Summerfield" w:date="2014-04-29T11:01:00Z"/>
          <w:rFonts w:asciiTheme="majorHAnsi" w:hAnsiTheme="majorHAnsi"/>
        </w:rPr>
      </w:pPr>
      <w:ins w:id="1261" w:author="Christopher Summerfield" w:date="2014-04-29T11:01:00Z">
        <w:r>
          <w:rPr>
            <w:rFonts w:asciiTheme="majorHAnsi" w:hAnsiTheme="majorHAnsi"/>
          </w:rPr>
          <w:br/>
        </w:r>
        <w:r>
          <w:rPr>
            <w:rFonts w:asciiTheme="majorHAnsi" w:hAnsiTheme="majorHAnsi"/>
            <w:b/>
          </w:rPr>
          <w:t>Stimuli and t</w:t>
        </w:r>
        <w:r w:rsidRPr="00E246B6">
          <w:rPr>
            <w:rFonts w:asciiTheme="majorHAnsi" w:hAnsiTheme="majorHAnsi"/>
            <w:b/>
          </w:rPr>
          <w:t>ask.</w:t>
        </w:r>
        <w:r>
          <w:rPr>
            <w:rFonts w:asciiTheme="majorHAnsi" w:hAnsiTheme="majorHAnsi"/>
          </w:rPr>
          <w:t xml:space="preserve"> Participants performed a rule-learning task that required pairs of shapes to be classified as “target” or “non-target” according to an unknown rule.  Each block of began with the presentation of one of 8 abstract symbolic cues (Greek letters) for </w:t>
        </w:r>
        <w:r w:rsidRPr="00D040A8">
          <w:rPr>
            <w:rFonts w:asciiTheme="majorHAnsi" w:hAnsiTheme="majorHAnsi"/>
          </w:rPr>
          <w:t>3</w:t>
        </w:r>
        <w:r>
          <w:rPr>
            <w:rFonts w:asciiTheme="majorHAnsi" w:hAnsiTheme="majorHAnsi"/>
          </w:rPr>
          <w:t>s.  After a period of 2-5s (jittered), a train of 16 pairs of stimuli appeared on the left or right of the screen at approximately 3</w:t>
        </w:r>
        <w:r>
          <w:rPr>
            <w:rFonts w:asciiTheme="majorHAnsi" w:hAnsiTheme="majorHAnsi"/>
          </w:rPr>
          <w:sym w:font="Symbol" w:char="F0B0"/>
        </w:r>
        <w:r>
          <w:rPr>
            <w:rFonts w:asciiTheme="majorHAnsi" w:hAnsiTheme="majorHAnsi"/>
          </w:rPr>
          <w:t xml:space="preserve"> eccentricity.  Each stimulus pair remained on the screen for 3s.  Each member of the pair could be a square, circle or triangle coloured red, green or blue.  Participants pressed a key (training task) or response button (scanner task) at any point during the 3s presentation period to indicate whether the stimulus was a target or nontarget. Stimulus-response contingencies were fully counterbalanced across participants.  Responses were followed by fully informative auditory feedback consisting of a pairs of tones with ascending (correct) or descending (incorrect) pitch (400Hz; 800z) that lasted 200ms in total.  An interval of </w:t>
        </w:r>
        <w:r w:rsidRPr="00D040A8">
          <w:rPr>
            <w:rFonts w:asciiTheme="majorHAnsi" w:hAnsiTheme="majorHAnsi"/>
          </w:rPr>
          <w:t>2-6</w:t>
        </w:r>
        <w:r>
          <w:rPr>
            <w:rFonts w:asciiTheme="majorHAnsi" w:hAnsiTheme="majorHAnsi"/>
          </w:rPr>
          <w:t>s was interposed between stimuli, during which the screen was blank.  Participants completed a total of 48 blocks during training, and then a further 48 blocks for the scanner session, which occurred on a subsequent day.  In the scanner, the experiment was divided into 4 runs of 12 blocks each, buttressed by lead-in and lead-out durations of 10s.  Each block lasted ~17 minutes, bringing total scanning time to just over an hour.</w:t>
        </w:r>
      </w:ins>
    </w:p>
    <w:p w:rsidR="00A70B41" w:rsidRDefault="00A70B41" w:rsidP="00A70B41">
      <w:pPr>
        <w:numPr>
          <w:ins w:id="1262" w:author="Christopher Summerfield" w:date="2014-04-29T11:01:00Z"/>
        </w:numPr>
        <w:jc w:val="both"/>
        <w:rPr>
          <w:ins w:id="1263" w:author="Christopher Summerfield" w:date="2014-04-29T11:01:00Z"/>
          <w:rFonts w:asciiTheme="majorHAnsi" w:hAnsiTheme="majorHAnsi"/>
        </w:rPr>
      </w:pPr>
    </w:p>
    <w:p w:rsidR="00A70B41" w:rsidRDefault="00A70B41" w:rsidP="00A70B41">
      <w:pPr>
        <w:numPr>
          <w:ins w:id="1264" w:author="Christopher Summerfield" w:date="2014-04-29T11:01:00Z"/>
        </w:numPr>
        <w:jc w:val="both"/>
        <w:rPr>
          <w:ins w:id="1265" w:author="Christopher Summerfield" w:date="2014-04-29T11:01:00Z"/>
          <w:rFonts w:asciiTheme="majorHAnsi" w:hAnsiTheme="majorHAnsi"/>
        </w:rPr>
      </w:pPr>
      <w:ins w:id="1266" w:author="Christopher Summerfield" w:date="2014-04-29T11:01:00Z">
        <w:r w:rsidRPr="00E96241">
          <w:rPr>
            <w:rFonts w:asciiTheme="majorHAnsi" w:hAnsiTheme="majorHAnsi"/>
            <w:b/>
          </w:rPr>
          <w:t>Rules.</w:t>
        </w:r>
        <w:r>
          <w:rPr>
            <w:rFonts w:asciiTheme="majorHAnsi" w:hAnsiTheme="majorHAnsi"/>
          </w:rPr>
          <w:t xml:space="preserve"> Rules were disjunctive – for example, in one block the rule might be “if the shape on the left is red, OR the shape on the right is blue, the stimulus pair is a target”. We denote this {red-left, blue</w:t>
        </w:r>
        <w:del w:id="1267" w:author="Jan Balaguer" w:date="2014-04-30T15:45:00Z">
          <w:r w:rsidDel="003E2A4D">
            <w:rPr>
              <w:rFonts w:asciiTheme="majorHAnsi" w:hAnsiTheme="majorHAnsi"/>
            </w:rPr>
            <w:delText xml:space="preserve"> </w:delText>
          </w:r>
        </w:del>
      </w:ins>
      <w:ins w:id="1268" w:author="Jan Balaguer" w:date="2014-04-30T15:45:00Z">
        <w:r w:rsidR="003E2A4D">
          <w:rPr>
            <w:rFonts w:asciiTheme="majorHAnsi" w:hAnsiTheme="majorHAnsi"/>
          </w:rPr>
          <w:t>-</w:t>
        </w:r>
      </w:ins>
      <w:ins w:id="1269" w:author="Christopher Summerfield" w:date="2014-04-29T11:01:00Z">
        <w:r>
          <w:rPr>
            <w:rFonts w:asciiTheme="majorHAnsi" w:hAnsiTheme="majorHAnsi"/>
          </w:rPr>
          <w:t xml:space="preserve">right}. We divided rules into 4 classes according to the feature that was relevant on each side (left-right}: colour-colour, colour-shape, shape-colour and shape-shape. The same feature was never selected in both cases, for example {red-left, red-right} was disallowed, leaving 6 possible rules in each class – i.e. 24 rules total.  Each rule was thus repeated twice during practice and twice in the main experiment, leading to 48 blocks. Pairs of shapes were selected pseudorandomly in each block so that 8 trials were targets and 8 were nontargets, but no combinations of coloured shapes were repeated.  </w:t>
        </w:r>
      </w:ins>
    </w:p>
    <w:p w:rsidR="00A70B41" w:rsidRDefault="00A70B41" w:rsidP="00A70B41">
      <w:pPr>
        <w:numPr>
          <w:ins w:id="1270" w:author="Christopher Summerfield" w:date="2014-04-29T11:01:00Z"/>
        </w:numPr>
        <w:jc w:val="both"/>
        <w:rPr>
          <w:ins w:id="1271" w:author="Christopher Summerfield" w:date="2014-04-29T11:01:00Z"/>
          <w:rFonts w:asciiTheme="majorHAnsi" w:hAnsiTheme="majorHAnsi"/>
        </w:rPr>
      </w:pPr>
    </w:p>
    <w:p w:rsidR="00A70B41" w:rsidRDefault="00A70B41" w:rsidP="00A70B41">
      <w:pPr>
        <w:numPr>
          <w:ins w:id="1272" w:author="Christopher Summerfield" w:date="2014-04-29T11:01:00Z"/>
        </w:numPr>
        <w:jc w:val="both"/>
        <w:rPr>
          <w:ins w:id="1273" w:author="Christopher Summerfield" w:date="2014-04-29T11:01:00Z"/>
          <w:rFonts w:asciiTheme="majorHAnsi" w:hAnsiTheme="majorHAnsi"/>
        </w:rPr>
      </w:pPr>
      <w:ins w:id="1274" w:author="Christopher Summerfield" w:date="2014-04-29T11:01:00Z">
        <w:r w:rsidRPr="00E96241">
          <w:rPr>
            <w:rFonts w:asciiTheme="majorHAnsi" w:hAnsiTheme="majorHAnsi"/>
            <w:b/>
          </w:rPr>
          <w:t>Cues.</w:t>
        </w:r>
        <w:r>
          <w:rPr>
            <w:rFonts w:asciiTheme="majorHAnsi" w:hAnsiTheme="majorHAnsi"/>
          </w:rPr>
          <w:t xml:space="preserve"> Four symbolic cues were randomly assigned to the four rule classes for each participant.  Half of the total 48 blocks were designated ‘novel cues’ blocks, and the remainder were ‘familiar cues’ blocks.  In familiar cues blocks, the symbolic cue faithfully indicated the rule class that was relevant (but not the precise rule).  Participants were fully briefed as to the meaning of the cues at the beginning of the practice session, and the cues remained unchanged during the later scanner session.  For the novel cues blocks, one of the remaining four cues was chosen pseudorandomly at the start of the block (irrespective of the rule class) with the only constraint that each cue was selected an equal number of times.</w:t>
        </w:r>
      </w:ins>
    </w:p>
    <w:p w:rsidR="00A70B41" w:rsidRDefault="00A70B41" w:rsidP="00A70B41">
      <w:pPr>
        <w:numPr>
          <w:ins w:id="1275" w:author="Christopher Summerfield" w:date="2014-04-29T11:01:00Z"/>
        </w:numPr>
        <w:jc w:val="both"/>
        <w:rPr>
          <w:ins w:id="1276" w:author="Christopher Summerfield" w:date="2014-04-29T11:01:00Z"/>
          <w:rFonts w:asciiTheme="majorHAnsi" w:hAnsiTheme="majorHAnsi"/>
        </w:rPr>
      </w:pPr>
    </w:p>
    <w:p w:rsidR="00A70B41" w:rsidRDefault="00A70B41" w:rsidP="00A70B41">
      <w:pPr>
        <w:numPr>
          <w:ins w:id="1277" w:author="Christopher Summerfield" w:date="2014-04-29T11:01:00Z"/>
        </w:numPr>
        <w:jc w:val="both"/>
        <w:rPr>
          <w:ins w:id="1278" w:author="Christopher Summerfield" w:date="2014-04-29T11:01:00Z"/>
          <w:rFonts w:asciiTheme="majorHAnsi" w:hAnsiTheme="majorHAnsi"/>
        </w:rPr>
      </w:pPr>
      <w:ins w:id="1279" w:author="Christopher Summerfield" w:date="2014-04-29T11:01:00Z">
        <w:r>
          <w:rPr>
            <w:rFonts w:asciiTheme="majorHAnsi" w:hAnsiTheme="majorHAnsi"/>
            <w:b/>
          </w:rPr>
          <w:t>Behavioural analyses</w:t>
        </w:r>
        <w:r w:rsidRPr="00DB6C0F">
          <w:rPr>
            <w:rFonts w:asciiTheme="majorHAnsi" w:hAnsiTheme="majorHAnsi"/>
            <w:b/>
          </w:rPr>
          <w:t>.</w:t>
        </w:r>
        <w:r>
          <w:rPr>
            <w:rFonts w:asciiTheme="majorHAnsi" w:hAnsiTheme="majorHAnsi"/>
          </w:rPr>
          <w:t xml:space="preserve"> We analysed accuracy, choice (target vs. nontarget), and reaction </w:t>
        </w:r>
        <w:commentRangeStart w:id="1280"/>
        <w:r>
          <w:rPr>
            <w:rFonts w:asciiTheme="majorHAnsi" w:hAnsiTheme="majorHAnsi"/>
          </w:rPr>
          <w:t>times</w:t>
        </w:r>
      </w:ins>
      <w:commentRangeEnd w:id="1280"/>
      <w:ins w:id="1281" w:author="Christopher Summerfield" w:date="2014-04-29T11:27:00Z">
        <w:r w:rsidR="00207506">
          <w:rPr>
            <w:rStyle w:val="CommentReference"/>
            <w:vanish/>
          </w:rPr>
          <w:commentReference w:id="1280"/>
        </w:r>
      </w:ins>
      <w:ins w:id="1282" w:author="Christopher Summerfield" w:date="2014-04-29T11:01:00Z">
        <w:r>
          <w:rPr>
            <w:rFonts w:asciiTheme="majorHAnsi" w:hAnsiTheme="majorHAnsi"/>
          </w:rPr>
          <w:t xml:space="preserve"> with ANOVAs testing the influence of cue condition and trial number.  We also verified the influence of the past history of verificatory and falsificatory feedback on behaviour. For each feature (e.g. red on the left), we estimated the probability to respond target (as a proportion of target responses) as a function of the dimension (relevant, irrelevant), the cue (familiar, novel) and the number of times it previously appeared associated with a target (one, two, three, or more).  Probabilities shown in Fig. </w:t>
        </w:r>
        <w:commentRangeStart w:id="1283"/>
        <w:r>
          <w:rPr>
            <w:rFonts w:asciiTheme="majorHAnsi" w:hAnsiTheme="majorHAnsi"/>
          </w:rPr>
          <w:t>2d</w:t>
        </w:r>
      </w:ins>
      <w:commentRangeEnd w:id="1283"/>
      <w:ins w:id="1284" w:author="Christopher Summerfield" w:date="2014-04-29T11:41:00Z">
        <w:r w:rsidR="004D7562">
          <w:rPr>
            <w:rStyle w:val="CommentReference"/>
            <w:vanish/>
          </w:rPr>
          <w:commentReference w:id="1283"/>
        </w:r>
      </w:ins>
      <w:ins w:id="1285" w:author="Christopher Summerfield" w:date="2014-04-29T11:01:00Z">
        <w:r>
          <w:rPr>
            <w:rFonts w:asciiTheme="majorHAnsi" w:hAnsiTheme="majorHAnsi"/>
          </w:rPr>
          <w:t xml:space="preserve"> were averaged across features and sides (left and </w:t>
        </w:r>
        <w:commentRangeStart w:id="1286"/>
        <w:r>
          <w:rPr>
            <w:rFonts w:asciiTheme="majorHAnsi" w:hAnsiTheme="majorHAnsi"/>
          </w:rPr>
          <w:t>right</w:t>
        </w:r>
      </w:ins>
      <w:commentRangeEnd w:id="1286"/>
      <w:ins w:id="1287" w:author="Christopher Summerfield" w:date="2014-04-29T11:27:00Z">
        <w:r w:rsidR="00207506">
          <w:rPr>
            <w:rStyle w:val="CommentReference"/>
            <w:vanish/>
          </w:rPr>
          <w:commentReference w:id="1286"/>
        </w:r>
      </w:ins>
      <w:ins w:id="1288" w:author="Christopher Summerfield" w:date="2014-04-29T11:01:00Z">
        <w:r>
          <w:rPr>
            <w:rFonts w:asciiTheme="majorHAnsi" w:hAnsiTheme="majorHAnsi"/>
          </w:rPr>
          <w:t>).</w:t>
        </w:r>
      </w:ins>
      <w:ins w:id="1289" w:author="Christopher Summerfield" w:date="2014-04-29T11:27:00Z">
        <w:r w:rsidR="00207506">
          <w:rPr>
            <w:rFonts w:asciiTheme="majorHAnsi" w:hAnsiTheme="majorHAnsi"/>
          </w:rPr>
          <w:t xml:space="preserve"> </w:t>
        </w:r>
      </w:ins>
      <w:commentRangeStart w:id="1290"/>
      <w:ins w:id="1291" w:author="Christopher Summerfield" w:date="2014-04-29T11:01:00Z">
        <w:r>
          <w:rPr>
            <w:rFonts w:asciiTheme="majorHAnsi" w:hAnsiTheme="majorHAnsi"/>
          </w:rPr>
          <w:t>Analysis in reaction time were controlled to avoid for sequential effects. Slowing down was estimated as the deviation from the baseline (average) reaction time, independently for each trial.</w:t>
        </w:r>
      </w:ins>
    </w:p>
    <w:commentRangeEnd w:id="1290"/>
    <w:p w:rsidR="00A70B41" w:rsidRPr="00563533" w:rsidRDefault="008F150F" w:rsidP="00A70B41">
      <w:pPr>
        <w:numPr>
          <w:ins w:id="1292" w:author="Christopher Summerfield" w:date="2014-04-29T11:01:00Z"/>
        </w:numPr>
        <w:jc w:val="both"/>
        <w:rPr>
          <w:ins w:id="1293" w:author="Christopher Summerfield" w:date="2014-05-01T08:42:00Z"/>
          <w:rFonts w:ascii="Calibri" w:hAnsi="Calibri"/>
          <w:rPrChange w:id="1294" w:author="Christopher Summerfield" w:date="2014-05-01T08:42:00Z">
            <w:rPr>
              <w:ins w:id="1295" w:author="Christopher Summerfield" w:date="2014-05-01T08:42:00Z"/>
              <w:rFonts w:ascii="Calibri" w:hAnsi="Calibri"/>
              <w:b/>
            </w:rPr>
          </w:rPrChange>
        </w:rPr>
      </w:pPr>
      <w:ins w:id="1296" w:author="Christopher Summerfield" w:date="2014-05-01T08:42:00Z">
        <w:r w:rsidRPr="008F150F">
          <w:rPr>
            <w:rFonts w:ascii="Calibri" w:hAnsi="Calibri"/>
            <w:rPrChange w:id="1297" w:author="Christopher Summerfield" w:date="2014-05-01T08:42:00Z">
              <w:rPr>
                <w:rFonts w:ascii="Calibri" w:hAnsi="Calibri"/>
                <w:b/>
              </w:rPr>
            </w:rPrChange>
          </w:rPr>
          <w:t>All ANOVAs were carried out with Greenhouse-Geisser correction for sphericity (reporting adjusted d.f. rounded to the nearest integer) using an alpha of p &lt; 0.05.</w:t>
        </w:r>
      </w:ins>
      <w:ins w:id="1298" w:author="Christopher Summerfield" w:date="2014-04-29T11:28:00Z">
        <w:r w:rsidR="00207506" w:rsidRPr="00563533">
          <w:rPr>
            <w:rStyle w:val="CommentReference"/>
            <w:vanish/>
          </w:rPr>
          <w:commentReference w:id="1290"/>
        </w:r>
      </w:ins>
    </w:p>
    <w:p w:rsidR="00563533" w:rsidRDefault="00563533" w:rsidP="00A70B41">
      <w:pPr>
        <w:numPr>
          <w:ins w:id="1299" w:author="Christopher Summerfield" w:date="2014-05-01T08:42:00Z"/>
        </w:numPr>
        <w:jc w:val="both"/>
        <w:rPr>
          <w:ins w:id="1300" w:author="Christopher Summerfield" w:date="2014-04-29T11:01:00Z"/>
          <w:rFonts w:ascii="Calibri" w:hAnsi="Calibri"/>
        </w:rPr>
      </w:pPr>
    </w:p>
    <w:p w:rsidR="00DD0FC3" w:rsidRDefault="00A70B41" w:rsidP="00A70B41">
      <w:pPr>
        <w:numPr>
          <w:ins w:id="1301" w:author="Christopher Summerfield" w:date="2014-04-29T11:01:00Z"/>
        </w:numPr>
        <w:jc w:val="both"/>
        <w:rPr>
          <w:ins w:id="1302" w:author="Christopher Summerfield" w:date="2014-05-01T07:57:00Z"/>
          <w:rFonts w:asciiTheme="majorHAnsi" w:hAnsiTheme="majorHAnsi"/>
        </w:rPr>
      </w:pPr>
      <w:ins w:id="1303" w:author="Christopher Summerfield" w:date="2014-04-29T11:01:00Z">
        <w:r w:rsidRPr="00056FEA">
          <w:rPr>
            <w:rFonts w:ascii="Calibri" w:hAnsi="Calibri"/>
            <w:b/>
          </w:rPr>
          <w:t>Computational modelling.</w:t>
        </w:r>
        <w:r>
          <w:rPr>
            <w:rFonts w:ascii="Calibri" w:hAnsi="Calibri"/>
          </w:rPr>
          <w:t xml:space="preserve"> Our model updated beliefs about a space of possible hypotheses concerning the rule on each side of the screen, using a delta rule (equations described in the main text).  In total, there were 12 hypothesis computed in parallel, defined by the dimension/side combination (colour-left, colour-right, shape-left, shape-right} and the feature (red/green/blue or shape/circle/triangle).  Only the values corresponding to the features currently shown on the screen are updated. This space is reduced to 6 values in the </w:t>
        </w:r>
        <w:r w:rsidRPr="007A165F">
          <w:rPr>
            <w:rFonts w:asciiTheme="majorHAnsi" w:hAnsiTheme="majorHAnsi"/>
          </w:rPr>
          <w:t>familiar case (where only the relevant dimensions are taken into account).</w:t>
        </w:r>
      </w:ins>
    </w:p>
    <w:p w:rsidR="00DD0FC3" w:rsidRDefault="00DD0FC3" w:rsidP="00A70B41">
      <w:pPr>
        <w:numPr>
          <w:ins w:id="1304" w:author="Christopher Summerfield" w:date="2014-05-01T07:57:00Z"/>
        </w:numPr>
        <w:jc w:val="both"/>
        <w:rPr>
          <w:ins w:id="1305" w:author="Christopher Summerfield" w:date="2014-05-01T07:57:00Z"/>
          <w:rFonts w:asciiTheme="majorHAnsi" w:hAnsiTheme="majorHAnsi"/>
        </w:rPr>
      </w:pPr>
    </w:p>
    <w:p w:rsidR="00DD0FC3" w:rsidRDefault="00DD0FC3" w:rsidP="00DD0FC3">
      <w:pPr>
        <w:numPr>
          <w:ins w:id="1306" w:author="Christopher Summerfield" w:date="2014-05-01T07:57:00Z"/>
        </w:numPr>
        <w:jc w:val="both"/>
        <w:rPr>
          <w:ins w:id="1307" w:author="Christopher Summerfield" w:date="2014-05-01T07:57:00Z"/>
          <w:rFonts w:asciiTheme="majorHAnsi" w:hAnsiTheme="majorHAnsi"/>
        </w:rPr>
      </w:pPr>
      <w:ins w:id="1308" w:author="Christopher Summerfield" w:date="2014-05-01T07:57:00Z">
        <w:r>
          <w:rPr>
            <w:rFonts w:asciiTheme="majorHAnsi" w:hAnsiTheme="majorHAnsi"/>
          </w:rPr>
          <w:t>On every trial, the model chose</w:t>
        </w:r>
        <w:r w:rsidRPr="007A165F">
          <w:rPr>
            <w:rFonts w:asciiTheme="majorHAnsi" w:hAnsiTheme="majorHAnsi"/>
          </w:rPr>
          <w:t xml:space="preserve"> target if TV ≥ 0</w:t>
        </w:r>
        <w:r>
          <w:rPr>
            <w:rFonts w:asciiTheme="majorHAnsi" w:hAnsiTheme="majorHAnsi"/>
          </w:rPr>
          <w:t>,</w:t>
        </w:r>
        <w:r w:rsidRPr="007A165F">
          <w:rPr>
            <w:rFonts w:asciiTheme="majorHAnsi" w:hAnsiTheme="majorHAnsi"/>
          </w:rPr>
          <w:t xml:space="preserve"> and nontarget otherwise</w:t>
        </w:r>
        <w:r>
          <w:rPr>
            <w:rFonts w:asciiTheme="majorHAnsi" w:hAnsiTheme="majorHAnsi"/>
          </w:rPr>
          <w:t>, where:</w:t>
        </w:r>
      </w:ins>
    </w:p>
    <w:p w:rsidR="00DD0FC3" w:rsidRDefault="00DD0FC3" w:rsidP="00DD0FC3">
      <w:pPr>
        <w:numPr>
          <w:ins w:id="1309" w:author="Christopher Summerfield" w:date="2014-05-01T07:57:00Z"/>
        </w:numPr>
        <w:jc w:val="both"/>
        <w:rPr>
          <w:ins w:id="1310" w:author="Christopher Summerfield" w:date="2014-05-01T07:57:00Z"/>
          <w:rFonts w:asciiTheme="majorHAnsi" w:hAnsiTheme="majorHAnsi"/>
        </w:rPr>
      </w:pPr>
      <w:ins w:id="1311" w:author="Christopher Summerfield" w:date="2014-05-01T07:57:00Z">
        <w:r>
          <w:rPr>
            <w:rFonts w:asciiTheme="majorHAnsi" w:hAnsiTheme="majorHAnsi"/>
          </w:rPr>
          <w:tab/>
        </w:r>
      </w:ins>
    </w:p>
    <w:p w:rsidR="00DD0FC3" w:rsidRDefault="00DD0FC3" w:rsidP="00DD0FC3">
      <w:pPr>
        <w:numPr>
          <w:ins w:id="1312" w:author="Christopher Summerfield" w:date="2014-05-01T07:57:00Z"/>
        </w:numPr>
        <w:tabs>
          <w:tab w:val="left" w:pos="1134"/>
          <w:tab w:val="left" w:pos="7230"/>
        </w:tabs>
        <w:ind w:firstLine="709"/>
        <w:jc w:val="both"/>
        <w:rPr>
          <w:ins w:id="1313" w:author="Christopher Summerfield" w:date="2014-05-01T07:57:00Z"/>
          <w:rFonts w:ascii="Calibri" w:hAnsi="Calibri"/>
        </w:rPr>
      </w:pPr>
      <w:ins w:id="1314" w:author="Christopher Summerfield" w:date="2014-05-01T07:57:00Z">
        <w:r>
          <w:rPr>
            <w:rFonts w:asciiTheme="majorHAnsi" w:hAnsiTheme="majorHAnsi"/>
          </w:rPr>
          <w:t xml:space="preserve">TV  = </w:t>
        </w:r>
        <w:r>
          <w:rPr>
            <w:rFonts w:ascii="Calibri" w:hAnsi="Calibri"/>
          </w:rPr>
          <w:t>H</w:t>
        </w:r>
        <w:r w:rsidRPr="0071785E">
          <w:rPr>
            <w:rFonts w:ascii="Calibri" w:hAnsi="Calibri"/>
            <w:vertAlign w:val="subscript"/>
          </w:rPr>
          <w:t>MAX</w:t>
        </w:r>
        <w:r>
          <w:t xml:space="preserve"> + τ </w:t>
        </w:r>
        <w:r>
          <w:rPr>
            <w:rFonts w:ascii="Calibri" w:hAnsi="Calibri"/>
          </w:rPr>
          <w:t>· (H</w:t>
        </w:r>
        <w:r>
          <w:rPr>
            <w:rFonts w:ascii="Calibri" w:hAnsi="Calibri"/>
            <w:vertAlign w:val="subscript"/>
          </w:rPr>
          <w:t>MIN</w:t>
        </w:r>
        <w:r>
          <w:rPr>
            <w:rFonts w:ascii="Calibri" w:hAnsi="Calibri"/>
          </w:rPr>
          <w:t xml:space="preserve"> - H</w:t>
        </w:r>
        <w:r w:rsidRPr="00EC3723">
          <w:rPr>
            <w:rFonts w:ascii="Calibri" w:hAnsi="Calibri"/>
            <w:vertAlign w:val="subscript"/>
          </w:rPr>
          <w:t>MAX</w:t>
        </w:r>
        <w:r>
          <w:rPr>
            <w:rFonts w:ascii="Calibri" w:hAnsi="Calibri"/>
          </w:rPr>
          <w:t>)</w:t>
        </w:r>
        <w:r>
          <w:rPr>
            <w:rFonts w:ascii="Calibri" w:hAnsi="Calibri"/>
          </w:rPr>
          <w:tab/>
        </w:r>
      </w:ins>
      <w:ins w:id="1315" w:author="Christopher Summerfield" w:date="2014-05-01T08:44:00Z">
        <w:r w:rsidR="00563533">
          <w:rPr>
            <w:rFonts w:ascii="Calibri" w:hAnsi="Calibri"/>
          </w:rPr>
          <w:tab/>
        </w:r>
        <w:r w:rsidR="00563533">
          <w:rPr>
            <w:rFonts w:ascii="Calibri" w:hAnsi="Calibri"/>
          </w:rPr>
          <w:tab/>
        </w:r>
      </w:ins>
      <w:ins w:id="1316" w:author="Christopher Summerfield" w:date="2014-05-01T07:57:00Z">
        <w:r>
          <w:rPr>
            <w:rFonts w:ascii="Calibri" w:hAnsi="Calibri"/>
          </w:rPr>
          <w:t>(3)</w:t>
        </w:r>
      </w:ins>
    </w:p>
    <w:p w:rsidR="00DD0FC3" w:rsidRDefault="00DD0FC3" w:rsidP="00DD0FC3">
      <w:pPr>
        <w:numPr>
          <w:ins w:id="1317" w:author="Christopher Summerfield" w:date="2014-05-01T07:57:00Z"/>
        </w:numPr>
        <w:jc w:val="both"/>
        <w:rPr>
          <w:ins w:id="1318" w:author="Christopher Summerfield" w:date="2014-05-01T07:57:00Z"/>
          <w:rFonts w:ascii="Calibri" w:hAnsi="Calibri"/>
        </w:rPr>
      </w:pPr>
    </w:p>
    <w:p w:rsidR="00DD0FC3" w:rsidRDefault="00DD0FC3" w:rsidP="00DD0FC3">
      <w:pPr>
        <w:numPr>
          <w:ins w:id="1319" w:author="Christopher Summerfield" w:date="2014-05-01T07:57:00Z"/>
        </w:numPr>
        <w:jc w:val="both"/>
        <w:rPr>
          <w:ins w:id="1320" w:author="Christopher Summerfield" w:date="2014-05-01T07:57:00Z"/>
          <w:rFonts w:ascii="Calibri" w:hAnsi="Calibri"/>
        </w:rPr>
      </w:pPr>
      <w:ins w:id="1321" w:author="Christopher Summerfield" w:date="2014-05-01T07:57:00Z">
        <w:r>
          <w:rPr>
            <w:rFonts w:ascii="Calibri" w:hAnsi="Calibri"/>
          </w:rPr>
          <w:t>where H</w:t>
        </w:r>
        <w:r w:rsidRPr="00EC3723">
          <w:rPr>
            <w:rFonts w:ascii="Calibri" w:hAnsi="Calibri"/>
            <w:vertAlign w:val="subscript"/>
          </w:rPr>
          <w:t>MAX</w:t>
        </w:r>
        <w:r>
          <w:rPr>
            <w:rFonts w:ascii="Calibri" w:hAnsi="Calibri"/>
          </w:rPr>
          <w:t xml:space="preserve"> (H</w:t>
        </w:r>
        <w:r w:rsidRPr="00EC3723">
          <w:rPr>
            <w:rFonts w:ascii="Calibri" w:hAnsi="Calibri"/>
            <w:vertAlign w:val="subscript"/>
          </w:rPr>
          <w:t>MIN</w:t>
        </w:r>
        <w:r>
          <w:rPr>
            <w:rFonts w:ascii="Calibri" w:hAnsi="Calibri"/>
          </w:rPr>
          <w:t xml:space="preserve"> respectively) is the maximum (min</w:t>
        </w:r>
        <w:r w:rsidR="008F150F" w:rsidRPr="008F150F">
          <w:rPr>
            <w:rFonts w:asciiTheme="majorHAnsi" w:hAnsiTheme="majorHAnsi"/>
            <w:rPrChange w:id="1322" w:author="Christopher Summerfield" w:date="2014-05-01T08:43:00Z">
              <w:rPr>
                <w:rFonts w:ascii="Calibri" w:hAnsi="Calibri"/>
              </w:rPr>
            </w:rPrChange>
          </w:rPr>
          <w:t xml:space="preserve">imum) associative value of features in the current trial, and </w:t>
        </w:r>
        <w:r w:rsidR="008F150F" w:rsidRPr="008F150F">
          <w:rPr>
            <w:rFonts w:asciiTheme="majorHAnsi" w:hAnsiTheme="majorHAnsi" w:hint="eastAsia"/>
            <w:rPrChange w:id="1323" w:author="Christopher Summerfield" w:date="2014-05-01T08:43:00Z">
              <w:rPr>
                <w:rFonts w:ascii="Calibri" w:hAnsi="Calibri" w:hint="eastAsia"/>
              </w:rPr>
            </w:rPrChange>
          </w:rPr>
          <w:t>τ</w:t>
        </w:r>
        <w:r w:rsidR="008F150F" w:rsidRPr="008F150F">
          <w:rPr>
            <w:rFonts w:asciiTheme="majorHAnsi" w:hAnsiTheme="majorHAnsi"/>
            <w:rPrChange w:id="1324" w:author="Christopher Summerfield" w:date="2014-05-01T08:43:00Z">
              <w:rPr>
                <w:rFonts w:ascii="Calibri" w:hAnsi="Calibri"/>
              </w:rPr>
            </w:rPrChange>
          </w:rPr>
          <w:t xml:space="preserve"> was an additional free parameter </w:t>
        </w:r>
      </w:ins>
      <w:ins w:id="1325" w:author="Christopher Summerfield" w:date="2014-05-01T08:43:00Z">
        <w:r w:rsidR="00563533">
          <w:rPr>
            <w:rFonts w:asciiTheme="majorHAnsi" w:hAnsiTheme="majorHAnsi"/>
          </w:rPr>
          <w:t xml:space="preserve">that controlled whether decisions were mainly based on the most, or least, diagonostic feature information.  We do not focus on analyses of </w:t>
        </w:r>
      </w:ins>
      <w:ins w:id="1326" w:author="Christopher Summerfield" w:date="2014-05-01T08:44:00Z">
        <w:r w:rsidR="00563533">
          <w:t xml:space="preserve">τ </w:t>
        </w:r>
        <w:r w:rsidR="008F150F" w:rsidRPr="008F150F">
          <w:rPr>
            <w:rFonts w:asciiTheme="majorHAnsi" w:hAnsiTheme="majorHAnsi"/>
            <w:rPrChange w:id="1327" w:author="Christopher Summerfield" w:date="2014-05-01T08:44:00Z">
              <w:rPr/>
            </w:rPrChange>
          </w:rPr>
          <w:t>because of</w:t>
        </w:r>
        <w:r w:rsidR="00563533">
          <w:rPr>
            <w:rFonts w:asciiTheme="majorHAnsi" w:hAnsiTheme="majorHAnsi"/>
          </w:rPr>
          <w:t xml:space="preserve"> space constraints; more information is given in the supplementary materials.</w:t>
        </w:r>
      </w:ins>
    </w:p>
    <w:p w:rsidR="00A70B41" w:rsidRPr="007A165F" w:rsidRDefault="00A70B41" w:rsidP="00A70B41">
      <w:pPr>
        <w:numPr>
          <w:ins w:id="1328" w:author="Christopher Summerfield" w:date="2014-04-29T11:01:00Z"/>
        </w:numPr>
        <w:jc w:val="both"/>
        <w:rPr>
          <w:ins w:id="1329" w:author="Christopher Summerfield" w:date="2014-04-29T11:01:00Z"/>
          <w:rFonts w:asciiTheme="majorHAnsi" w:hAnsiTheme="majorHAnsi"/>
        </w:rPr>
      </w:pPr>
      <w:ins w:id="1330" w:author="Christopher Summerfield" w:date="2014-04-29T11:01:00Z">
        <w:del w:id="1331" w:author="Jan Balaguer" w:date="2014-04-29T13:49:00Z">
          <w:r w:rsidDel="00731BF0">
            <w:rPr>
              <w:rFonts w:asciiTheme="majorHAnsi" w:hAnsiTheme="majorHAnsi"/>
            </w:rPr>
            <w:delText xml:space="preserve"> The m</w:delText>
          </w:r>
          <w:r w:rsidRPr="007A165F" w:rsidDel="00731BF0">
            <w:rPr>
              <w:rFonts w:asciiTheme="majorHAnsi" w:hAnsiTheme="majorHAnsi"/>
            </w:rPr>
            <w:delText xml:space="preserve">odel </w:delText>
          </w:r>
          <w:r w:rsidDel="00731BF0">
            <w:rPr>
              <w:rFonts w:asciiTheme="majorHAnsi" w:hAnsiTheme="majorHAnsi"/>
            </w:rPr>
            <w:delText>chose</w:delText>
          </w:r>
          <w:r w:rsidRPr="007A165F" w:rsidDel="00731BF0">
            <w:rPr>
              <w:rFonts w:asciiTheme="majorHAnsi" w:hAnsiTheme="majorHAnsi"/>
            </w:rPr>
            <w:delText xml:space="preserve"> target if TV ≥ 0</w:delText>
          </w:r>
          <w:r w:rsidDel="00731BF0">
            <w:rPr>
              <w:rFonts w:asciiTheme="majorHAnsi" w:hAnsiTheme="majorHAnsi"/>
            </w:rPr>
            <w:delText>,</w:delText>
          </w:r>
          <w:r w:rsidRPr="007A165F" w:rsidDel="00731BF0">
            <w:rPr>
              <w:rFonts w:asciiTheme="majorHAnsi" w:hAnsiTheme="majorHAnsi"/>
            </w:rPr>
            <w:delText xml:space="preserve"> and nontarget otherwise.</w:delText>
          </w:r>
        </w:del>
      </w:ins>
    </w:p>
    <w:p w:rsidR="00A70B41" w:rsidRDefault="00A70B41" w:rsidP="00A70B41">
      <w:pPr>
        <w:numPr>
          <w:ins w:id="1332" w:author="Christopher Summerfield" w:date="2014-04-29T11:01:00Z"/>
        </w:numPr>
        <w:jc w:val="both"/>
        <w:rPr>
          <w:ins w:id="1333" w:author="Christopher Summerfield" w:date="2014-04-29T11:01:00Z"/>
          <w:rFonts w:asciiTheme="majorHAnsi" w:hAnsiTheme="majorHAnsi"/>
        </w:rPr>
      </w:pPr>
      <w:ins w:id="1334" w:author="Christopher Summerfield" w:date="2014-04-29T11:01:00Z">
        <w:r w:rsidRPr="007A165F">
          <w:rPr>
            <w:rFonts w:asciiTheme="majorHAnsi" w:hAnsiTheme="majorHAnsi"/>
          </w:rPr>
          <w:t xml:space="preserve">Fittings of the model were done using an exhaustive search through a </w:t>
        </w:r>
        <w:r>
          <w:rPr>
            <w:rFonts w:asciiTheme="majorHAnsi" w:hAnsiTheme="majorHAnsi"/>
          </w:rPr>
          <w:t>2</w:t>
        </w:r>
        <w:r w:rsidRPr="007A165F">
          <w:rPr>
            <w:rFonts w:asciiTheme="majorHAnsi" w:hAnsiTheme="majorHAnsi"/>
          </w:rPr>
          <w:t>1x</w:t>
        </w:r>
        <w:r>
          <w:rPr>
            <w:rFonts w:asciiTheme="majorHAnsi" w:hAnsiTheme="majorHAnsi"/>
          </w:rPr>
          <w:t>2</w:t>
        </w:r>
        <w:r w:rsidRPr="007A165F">
          <w:rPr>
            <w:rFonts w:asciiTheme="majorHAnsi" w:hAnsiTheme="majorHAnsi"/>
          </w:rPr>
          <w:t>1</w:t>
        </w:r>
        <w:r>
          <w:rPr>
            <w:rFonts w:asciiTheme="majorHAnsi" w:hAnsiTheme="majorHAnsi"/>
          </w:rPr>
          <w:t>x21</w:t>
        </w:r>
        <w:r w:rsidRPr="007A165F">
          <w:rPr>
            <w:rFonts w:asciiTheme="majorHAnsi" w:hAnsiTheme="majorHAnsi"/>
          </w:rPr>
          <w:t xml:space="preserve"> grid with uniformly distributed values over between 0 and </w:t>
        </w:r>
        <w:commentRangeStart w:id="1335"/>
        <w:r w:rsidRPr="007A165F">
          <w:rPr>
            <w:rFonts w:asciiTheme="majorHAnsi" w:hAnsiTheme="majorHAnsi"/>
          </w:rPr>
          <w:t>1</w:t>
        </w:r>
      </w:ins>
      <w:commentRangeEnd w:id="1335"/>
      <w:ins w:id="1336" w:author="Christopher Summerfield" w:date="2014-05-01T08:45:00Z">
        <w:r w:rsidR="00563533">
          <w:rPr>
            <w:rStyle w:val="CommentReference"/>
            <w:vanish/>
          </w:rPr>
          <w:commentReference w:id="1335"/>
        </w:r>
      </w:ins>
      <w:ins w:id="1337" w:author="Christopher Summerfield" w:date="2014-04-29T11:01:00Z">
        <w:r w:rsidRPr="007A165F">
          <w:rPr>
            <w:rFonts w:asciiTheme="majorHAnsi" w:hAnsiTheme="majorHAnsi"/>
          </w:rPr>
          <w:t xml:space="preserve"> with a step of 0.0</w:t>
        </w:r>
        <w:r>
          <w:rPr>
            <w:rFonts w:asciiTheme="majorHAnsi" w:hAnsiTheme="majorHAnsi"/>
          </w:rPr>
          <w:t>5</w:t>
        </w:r>
        <w:r w:rsidRPr="007A165F">
          <w:rPr>
            <w:rFonts w:asciiTheme="majorHAnsi" w:hAnsiTheme="majorHAnsi"/>
          </w:rPr>
          <w:t xml:space="preserve"> for parameters </w:t>
        </w:r>
        <w:r>
          <w:rPr>
            <w:rFonts w:asciiTheme="majorHAnsi" w:hAnsiTheme="majorHAnsi"/>
          </w:rPr>
          <w:sym w:font="Symbol" w:char="F061"/>
        </w:r>
        <w:r>
          <w:rPr>
            <w:rFonts w:asciiTheme="majorHAnsi" w:hAnsiTheme="majorHAnsi"/>
            <w:vertAlign w:val="subscript"/>
          </w:rPr>
          <w:t>M</w:t>
        </w:r>
        <w:r>
          <w:rPr>
            <w:rFonts w:asciiTheme="majorHAnsi" w:hAnsiTheme="majorHAnsi"/>
          </w:rPr>
          <w:t xml:space="preserve">, </w:t>
        </w:r>
        <w:r>
          <w:rPr>
            <w:rFonts w:asciiTheme="majorHAnsi" w:hAnsiTheme="majorHAnsi"/>
          </w:rPr>
          <w:sym w:font="Symbol" w:char="F061"/>
        </w:r>
        <w:r>
          <w:rPr>
            <w:rFonts w:asciiTheme="majorHAnsi" w:hAnsiTheme="majorHAnsi"/>
            <w:vertAlign w:val="subscript"/>
          </w:rPr>
          <w:t>R</w:t>
        </w:r>
        <w:r w:rsidRPr="007A165F">
          <w:rPr>
            <w:rFonts w:asciiTheme="majorHAnsi" w:hAnsiTheme="majorHAnsi"/>
          </w:rPr>
          <w:t xml:space="preserve"> and τ. </w:t>
        </w:r>
        <w:r>
          <w:rPr>
            <w:rFonts w:asciiTheme="majorHAnsi" w:hAnsiTheme="majorHAnsi"/>
          </w:rPr>
          <w:t xml:space="preserve">The best-fitting model was deemed to be that which minimized the BIC on choice and performance: </w:t>
        </w:r>
      </w:ins>
    </w:p>
    <w:p w:rsidR="00A70B41" w:rsidRDefault="00A70B41" w:rsidP="00A70B41">
      <w:pPr>
        <w:numPr>
          <w:ins w:id="1338" w:author="Christopher Summerfield" w:date="2014-04-29T11:01:00Z"/>
        </w:numPr>
        <w:jc w:val="both"/>
        <w:rPr>
          <w:ins w:id="1339" w:author="Christopher Summerfield" w:date="2014-04-29T11:01:00Z"/>
          <w:rFonts w:ascii="Calibri" w:hAnsi="Calibri"/>
        </w:rPr>
      </w:pPr>
    </w:p>
    <w:p w:rsidR="00A70B41" w:rsidRPr="00033E8E" w:rsidRDefault="00A70B41" w:rsidP="00A70B41">
      <w:pPr>
        <w:numPr>
          <w:ins w:id="1340" w:author="Christopher Summerfield" w:date="2014-04-29T11:01:00Z"/>
        </w:numPr>
        <w:ind w:firstLine="720"/>
        <w:jc w:val="both"/>
        <w:rPr>
          <w:ins w:id="1341" w:author="Christopher Summerfield" w:date="2014-04-29T11:01:00Z"/>
          <w:rFonts w:asciiTheme="majorHAnsi" w:hAnsiTheme="majorHAnsi"/>
        </w:rPr>
      </w:pPr>
      <w:ins w:id="1342" w:author="Christopher Summerfield" w:date="2014-04-29T11:01:00Z">
        <w:r w:rsidRPr="00747313">
          <w:rPr>
            <w:rFonts w:ascii="Calibri" w:hAnsi="Calibri"/>
          </w:rPr>
          <w:t>ε</w:t>
        </w:r>
        <w:r>
          <w:rPr>
            <w:rFonts w:ascii="Calibri" w:hAnsi="Calibri"/>
          </w:rPr>
          <w:t xml:space="preserve"> = </w:t>
        </w:r>
        <w:r w:rsidRPr="00747313">
          <w:rPr>
            <w:rFonts w:ascii="Calibri" w:hAnsi="Calibri"/>
          </w:rPr>
          <w:t>0.5* (</w:t>
        </w:r>
        <w:r>
          <w:rPr>
            <w:rFonts w:asciiTheme="majorHAnsi" w:hAnsiTheme="majorHAnsi"/>
          </w:rPr>
          <w:t>BIC</w:t>
        </w:r>
        <w:r>
          <w:rPr>
            <w:rFonts w:asciiTheme="majorHAnsi" w:hAnsiTheme="majorHAnsi"/>
            <w:vertAlign w:val="subscript"/>
          </w:rPr>
          <w:t>CHOICE</w:t>
        </w:r>
        <w:r>
          <w:rPr>
            <w:rFonts w:asciiTheme="majorHAnsi" w:hAnsiTheme="majorHAnsi"/>
          </w:rPr>
          <w:t xml:space="preserve"> + BIC</w:t>
        </w:r>
        <w:r>
          <w:rPr>
            <w:rFonts w:asciiTheme="majorHAnsi" w:hAnsiTheme="majorHAnsi"/>
            <w:vertAlign w:val="subscript"/>
          </w:rPr>
          <w:t>PERFORMANCE</w:t>
        </w:r>
        <w:r w:rsidRPr="00747313">
          <w:rPr>
            <w:rFonts w:ascii="Calibri" w:hAnsi="Calibri"/>
          </w:rPr>
          <w:t>)</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w:t>
        </w:r>
        <w:r w:rsidR="00563533">
          <w:rPr>
            <w:rFonts w:asciiTheme="majorHAnsi" w:hAnsiTheme="majorHAnsi"/>
          </w:rPr>
          <w:t>4</w:t>
        </w:r>
        <w:r>
          <w:rPr>
            <w:rFonts w:asciiTheme="majorHAnsi" w:hAnsiTheme="majorHAnsi"/>
          </w:rPr>
          <w:t>)</w:t>
        </w:r>
      </w:ins>
    </w:p>
    <w:p w:rsidR="00A70B41" w:rsidRDefault="00A70B41" w:rsidP="00A70B41">
      <w:pPr>
        <w:numPr>
          <w:ins w:id="1343" w:author="Christopher Summerfield" w:date="2014-04-29T11:01:00Z"/>
        </w:numPr>
        <w:jc w:val="both"/>
        <w:rPr>
          <w:ins w:id="1344" w:author="Christopher Summerfield" w:date="2014-04-29T11:01:00Z"/>
          <w:rFonts w:ascii="Calibri" w:hAnsi="Calibri"/>
        </w:rPr>
      </w:pPr>
    </w:p>
    <w:p w:rsidR="00A70B41" w:rsidRDefault="00A70B41" w:rsidP="00A70B41">
      <w:pPr>
        <w:numPr>
          <w:ins w:id="1345" w:author="Christopher Summerfield" w:date="2014-04-29T11:01:00Z"/>
        </w:numPr>
        <w:jc w:val="both"/>
        <w:rPr>
          <w:ins w:id="1346" w:author="Christopher Summerfield" w:date="2014-05-01T08:45:00Z"/>
          <w:rFonts w:ascii="Calibri" w:hAnsi="Calibri"/>
        </w:rPr>
      </w:pPr>
      <w:ins w:id="1347" w:author="Christopher Summerfield" w:date="2014-04-29T11:01:00Z">
        <w:r>
          <w:rPr>
            <w:rFonts w:ascii="Calibri" w:hAnsi="Calibri"/>
          </w:rPr>
          <w:t>where BIC</w:t>
        </w:r>
        <w:r w:rsidRPr="00747313">
          <w:rPr>
            <w:rFonts w:ascii="Calibri" w:hAnsi="Calibri"/>
            <w:vertAlign w:val="subscript"/>
          </w:rPr>
          <w:t>choice</w:t>
        </w:r>
        <w:r>
          <w:rPr>
            <w:rFonts w:ascii="Calibri" w:hAnsi="Calibri"/>
          </w:rPr>
          <w:t xml:space="preserve"> and</w:t>
        </w:r>
        <w:r w:rsidRPr="00747313">
          <w:rPr>
            <w:rFonts w:ascii="Calibri" w:hAnsi="Calibri"/>
          </w:rPr>
          <w:t xml:space="preserve"> </w:t>
        </w:r>
        <w:r>
          <w:rPr>
            <w:rFonts w:ascii="Calibri" w:hAnsi="Calibri"/>
          </w:rPr>
          <w:t>BIC</w:t>
        </w:r>
        <w:r w:rsidRPr="00747313">
          <w:rPr>
            <w:rFonts w:ascii="Calibri" w:hAnsi="Calibri"/>
            <w:vertAlign w:val="subscript"/>
          </w:rPr>
          <w:t>performance</w:t>
        </w:r>
        <w:r>
          <w:rPr>
            <w:rFonts w:ascii="Calibri" w:hAnsi="Calibri"/>
          </w:rPr>
          <w:t xml:space="preserve"> are the Bayesian Inform</w:t>
        </w:r>
      </w:ins>
      <w:ins w:id="1348" w:author="Jan Balaguer" w:date="2014-04-29T13:51:00Z">
        <w:r w:rsidR="00731BF0">
          <w:rPr>
            <w:rFonts w:ascii="Calibri" w:hAnsi="Calibri"/>
          </w:rPr>
          <w:t>a</w:t>
        </w:r>
      </w:ins>
      <w:ins w:id="1349" w:author="Christopher Summerfield" w:date="2014-04-29T11:01:00Z">
        <w:del w:id="1350" w:author="Jan Balaguer" w:date="2014-04-29T13:51:00Z">
          <w:r w:rsidDel="00731BF0">
            <w:rPr>
              <w:rFonts w:ascii="Calibri" w:hAnsi="Calibri"/>
            </w:rPr>
            <w:delText>e</w:delText>
          </w:r>
        </w:del>
        <w:r>
          <w:rPr>
            <w:rFonts w:ascii="Calibri" w:hAnsi="Calibri"/>
          </w:rPr>
          <w:t xml:space="preserve">tion Criterion scores on choice and performance respectively. The model was also fit to half of the data (even blocks) and used to predict the rest (odd blocks). This </w:t>
        </w:r>
      </w:ins>
      <w:ins w:id="1351" w:author="Christopher Summerfield" w:date="2014-05-01T09:43:00Z">
        <w:r w:rsidR="00AA758C">
          <w:rPr>
            <w:rFonts w:ascii="Calibri" w:hAnsi="Calibri"/>
          </w:rPr>
          <w:t>allowed us to avoid</w:t>
        </w:r>
      </w:ins>
      <w:ins w:id="1352" w:author="Christopher Summerfield" w:date="2014-04-29T11:01:00Z">
        <w:r>
          <w:rPr>
            <w:rFonts w:ascii="Calibri" w:hAnsi="Calibri"/>
          </w:rPr>
          <w:t xml:space="preserve"> over-fitting (see Table S</w:t>
        </w:r>
      </w:ins>
      <w:ins w:id="1353" w:author="Jan Balaguer" w:date="2014-04-30T14:15:00Z">
        <w:r w:rsidR="00391198">
          <w:rPr>
            <w:rFonts w:ascii="Calibri" w:hAnsi="Calibri"/>
          </w:rPr>
          <w:t>3</w:t>
        </w:r>
      </w:ins>
      <w:ins w:id="1354" w:author="Christopher Summerfield" w:date="2014-05-01T08:45:00Z">
        <w:r w:rsidR="00563533">
          <w:rPr>
            <w:rFonts w:ascii="Calibri" w:hAnsi="Calibri"/>
          </w:rPr>
          <w:t>).</w:t>
        </w:r>
      </w:ins>
      <w:ins w:id="1355" w:author="Christopher Summerfield" w:date="2014-04-29T11:01:00Z">
        <w:del w:id="1356" w:author="Jan Balaguer" w:date="2014-04-30T14:15:00Z">
          <w:r w:rsidDel="00391198">
            <w:rPr>
              <w:rFonts w:ascii="Calibri" w:hAnsi="Calibri"/>
            </w:rPr>
            <w:delText>2</w:delText>
          </w:r>
        </w:del>
      </w:ins>
    </w:p>
    <w:p w:rsidR="00563533" w:rsidRPr="00DB6C0F" w:rsidRDefault="00563533" w:rsidP="00A70B41">
      <w:pPr>
        <w:numPr>
          <w:ins w:id="1357" w:author="Christopher Summerfield" w:date="2014-05-01T08:45:00Z"/>
        </w:numPr>
        <w:jc w:val="both"/>
        <w:rPr>
          <w:ins w:id="1358" w:author="Christopher Summerfield" w:date="2014-04-29T11:01:00Z"/>
          <w:rFonts w:ascii="Calibri" w:hAnsi="Calibri"/>
        </w:rPr>
      </w:pPr>
    </w:p>
    <w:p w:rsidR="00A70B41" w:rsidRDefault="00A70B41" w:rsidP="00A70B41">
      <w:pPr>
        <w:pStyle w:val="Heading3"/>
        <w:numPr>
          <w:ins w:id="1359" w:author="Christopher Summerfield" w:date="2014-04-29T11:01:00Z"/>
        </w:numPr>
        <w:spacing w:before="2" w:after="2"/>
        <w:jc w:val="both"/>
        <w:rPr>
          <w:ins w:id="1360" w:author="Christopher Summerfield" w:date="2014-04-29T11:01:00Z"/>
          <w:rFonts w:ascii="Calibri" w:hAnsi="Calibri" w:cs="Times New Roman"/>
          <w:b w:val="0"/>
          <w:sz w:val="24"/>
        </w:rPr>
      </w:pPr>
      <w:ins w:id="1361" w:author="Christopher Summerfield" w:date="2014-04-29T11:01:00Z">
        <w:r w:rsidRPr="00DB6C0F">
          <w:rPr>
            <w:rFonts w:ascii="Calibri" w:hAnsi="Calibri"/>
            <w:sz w:val="24"/>
          </w:rPr>
          <w:t>fMRI Data Acquisition and Preprocessing</w:t>
        </w:r>
        <w:r>
          <w:rPr>
            <w:rFonts w:ascii="Calibri" w:hAnsi="Calibri"/>
            <w:sz w:val="24"/>
          </w:rPr>
          <w:t xml:space="preserve">.  </w:t>
        </w:r>
        <w:r w:rsidRPr="00DB6C0F">
          <w:rPr>
            <w:rFonts w:ascii="Calibri" w:hAnsi="Calibri"/>
            <w:b w:val="0"/>
            <w:sz w:val="24"/>
          </w:rPr>
          <w:t>Magnetic resonance</w:t>
        </w:r>
        <w:r>
          <w:rPr>
            <w:rFonts w:ascii="Calibri" w:hAnsi="Calibri" w:cs="Times New Roman"/>
            <w:b w:val="0"/>
            <w:sz w:val="24"/>
          </w:rPr>
          <w:t xml:space="preserve"> images</w:t>
        </w:r>
        <w:r w:rsidRPr="00DB6C0F">
          <w:rPr>
            <w:rFonts w:ascii="Calibri" w:hAnsi="Calibri" w:cs="Times New Roman"/>
            <w:b w:val="0"/>
            <w:sz w:val="24"/>
          </w:rPr>
          <w:t xml:space="preserve"> were acquired with a 3T Siemens VERIO scanner with a 32-channel head coil using a standard echo-planar imaging sequence. Whole-head </w:t>
        </w:r>
        <w:r w:rsidRPr="00DB6C0F">
          <w:rPr>
            <w:rFonts w:ascii="Calibri" w:hAnsi="Calibri" w:cs="Times New Roman"/>
            <w:b w:val="0"/>
            <w:i/>
            <w:sz w:val="24"/>
          </w:rPr>
          <w:t>T</w:t>
        </w:r>
        <w:r w:rsidRPr="00DB6C0F">
          <w:rPr>
            <w:rFonts w:ascii="Calibri" w:hAnsi="Calibri" w:cs="Times New Roman"/>
            <w:b w:val="0"/>
            <w:sz w:val="24"/>
            <w:vertAlign w:val="subscript"/>
          </w:rPr>
          <w:t>2</w:t>
        </w:r>
        <w:r w:rsidRPr="00DB6C0F">
          <w:rPr>
            <w:rFonts w:ascii="Calibri" w:hAnsi="Calibri" w:cs="Times New Roman"/>
            <w:b w:val="0"/>
            <w:sz w:val="24"/>
          </w:rPr>
          <w:t xml:space="preserve">*-weighted echo-planar images were continuously acquired with a repetition time of 2 s, echo time of 30 ms. We acquired </w:t>
        </w:r>
        <w:r>
          <w:rPr>
            <w:rFonts w:ascii="Calibri" w:hAnsi="Calibri" w:cs="Times New Roman"/>
            <w:b w:val="0"/>
            <w:sz w:val="24"/>
          </w:rPr>
          <w:t>510</w:t>
        </w:r>
        <w:r w:rsidRPr="00DB6C0F">
          <w:rPr>
            <w:rFonts w:ascii="Calibri" w:hAnsi="Calibri" w:cs="Times New Roman"/>
            <w:b w:val="0"/>
            <w:sz w:val="24"/>
          </w:rPr>
          <w:t xml:space="preserve"> volumes per block, plus 3 dummy scans discarded before the analyses. Each volume included 64 × 64 × 36 voxels of 3 × 3 × 3 mm. A high-resolution </w:t>
        </w:r>
        <w:r w:rsidRPr="00DB6C0F">
          <w:rPr>
            <w:rFonts w:ascii="Calibri" w:hAnsi="Calibri" w:cs="Times New Roman"/>
            <w:b w:val="0"/>
            <w:i/>
            <w:sz w:val="24"/>
          </w:rPr>
          <w:t>T</w:t>
        </w:r>
        <w:r w:rsidRPr="00DB6C0F">
          <w:rPr>
            <w:rFonts w:ascii="Calibri" w:hAnsi="Calibri" w:cs="Times New Roman"/>
            <w:b w:val="0"/>
            <w:sz w:val="24"/>
            <w:vertAlign w:val="subscript"/>
          </w:rPr>
          <w:t>1</w:t>
        </w:r>
        <w:r w:rsidRPr="00DB6C0F">
          <w:rPr>
            <w:rFonts w:ascii="Calibri" w:hAnsi="Calibri" w:cs="Times New Roman"/>
            <w:b w:val="0"/>
            <w:sz w:val="24"/>
          </w:rPr>
          <w:t>-weighted structural image was also obtained (voxel size = 1 × 1 × 1 mm). For standard preprocessing and univariate statistical analyses, we used SPM8 (Wellcome Department of Cognitive Neurology, London, United Kingdom). All other analyses were done with custom scripts for Matlab (Mathworks, Natick, MA, United States of America). We also used xjview (</w:t>
        </w:r>
        <w:r w:rsidR="008F150F">
          <w:fldChar w:fldCharType="begin"/>
        </w:r>
        <w:r>
          <w:instrText>HYPERLINK "http://www.alivelearn.net/xjview"</w:instrText>
        </w:r>
        <w:r w:rsidR="008F150F">
          <w:fldChar w:fldCharType="separate"/>
        </w:r>
        <w:r w:rsidRPr="00DB6C0F">
          <w:rPr>
            <w:rFonts w:ascii="Calibri" w:hAnsi="Calibri" w:cs="Times New Roman"/>
            <w:b w:val="0"/>
            <w:color w:val="0000FF"/>
            <w:sz w:val="24"/>
            <w:u w:val="single"/>
          </w:rPr>
          <w:t>http://www.alivelearn.net/xjview</w:t>
        </w:r>
        <w:r w:rsidR="008F150F">
          <w:fldChar w:fldCharType="end"/>
        </w:r>
        <w:r w:rsidRPr="00DB6C0F">
          <w:rPr>
            <w:rFonts w:ascii="Calibri" w:hAnsi="Calibri" w:cs="Times New Roman"/>
            <w:b w:val="0"/>
            <w:sz w:val="24"/>
          </w:rPr>
          <w:t>) to visualize the data</w:t>
        </w:r>
        <w:r>
          <w:rPr>
            <w:rFonts w:ascii="Calibri" w:hAnsi="Calibri" w:cs="Times New Roman"/>
            <w:b w:val="0"/>
            <w:sz w:val="24"/>
          </w:rPr>
          <w:t xml:space="preserve"> and to</w:t>
        </w:r>
        <w:r w:rsidRPr="00DB6C0F">
          <w:rPr>
            <w:rFonts w:ascii="Calibri" w:hAnsi="Calibri" w:cs="Times New Roman"/>
            <w:b w:val="0"/>
            <w:sz w:val="24"/>
          </w:rPr>
          <w:t xml:space="preserve"> construct mask and conjunction images. For each participant, we first realigned all functional images, then we co-registered (rigid body transformation) the subject's anatomical scan to the mean functional image, and then co-registered the participant's data to the Montreal Neurological Institute (MNI) template brain. We then normalized each subject's data to the template brain space, using segmented probabilistic maps for gr</w:t>
        </w:r>
        <w:r>
          <w:rPr>
            <w:rFonts w:ascii="Calibri" w:hAnsi="Calibri" w:cs="Times New Roman"/>
            <w:b w:val="0"/>
            <w:sz w:val="24"/>
          </w:rPr>
          <w:t>e</w:t>
        </w:r>
        <w:r w:rsidRPr="00DB6C0F">
          <w:rPr>
            <w:rFonts w:ascii="Calibri" w:hAnsi="Calibri" w:cs="Times New Roman"/>
            <w:b w:val="0"/>
            <w:sz w:val="24"/>
          </w:rPr>
          <w:t xml:space="preserve">y matter, white matter, and cerebro-spinal fluid. Functional images were resampled (4 × 4 × 4 mm voxels) and spatially smoothed (8-mm full-width half-maximum (FWHM) Gaussian kernel). </w:t>
        </w:r>
      </w:ins>
    </w:p>
    <w:p w:rsidR="00A70B41" w:rsidRDefault="00A70B41" w:rsidP="00A70B41">
      <w:pPr>
        <w:pStyle w:val="Heading3"/>
        <w:numPr>
          <w:ins w:id="1362" w:author="Christopher Summerfield" w:date="2014-04-29T11:01:00Z"/>
        </w:numPr>
        <w:spacing w:before="2" w:after="2"/>
        <w:jc w:val="both"/>
        <w:rPr>
          <w:ins w:id="1363" w:author="Christopher Summerfield" w:date="2014-04-29T11:01:00Z"/>
          <w:rFonts w:ascii="Calibri" w:hAnsi="Calibri" w:cs="Times New Roman"/>
          <w:b w:val="0"/>
          <w:sz w:val="24"/>
        </w:rPr>
      </w:pPr>
    </w:p>
    <w:p w:rsidR="00A70B41" w:rsidRDefault="00A70B41" w:rsidP="00A70B41">
      <w:pPr>
        <w:pStyle w:val="Heading3"/>
        <w:numPr>
          <w:ins w:id="1364" w:author="Christopher Summerfield" w:date="2014-04-29T11:01:00Z"/>
        </w:numPr>
        <w:spacing w:before="2" w:after="2"/>
        <w:jc w:val="both"/>
        <w:rPr>
          <w:ins w:id="1365" w:author="Christopher Summerfield" w:date="2014-04-29T11:01:00Z"/>
          <w:rFonts w:ascii="Calibri" w:hAnsi="Calibri"/>
          <w:b w:val="0"/>
          <w:sz w:val="24"/>
        </w:rPr>
      </w:pPr>
      <w:ins w:id="1366" w:author="Christopher Summerfield" w:date="2014-04-29T11:01:00Z">
        <w:r w:rsidRPr="00AD4383">
          <w:rPr>
            <w:rFonts w:ascii="Calibri" w:hAnsi="Calibri" w:cs="Times New Roman"/>
            <w:sz w:val="24"/>
          </w:rPr>
          <w:t>fMRI analysis.</w:t>
        </w:r>
        <w:r w:rsidRPr="00AD4383">
          <w:rPr>
            <w:rFonts w:ascii="Calibri" w:hAnsi="Calibri" w:cs="Times New Roman"/>
            <w:b w:val="0"/>
            <w:sz w:val="24"/>
          </w:rPr>
          <w:t xml:space="preserve"> </w:t>
        </w:r>
        <w:r w:rsidRPr="00AD4383">
          <w:rPr>
            <w:rFonts w:ascii="Calibri" w:hAnsi="Calibri"/>
            <w:b w:val="0"/>
            <w:sz w:val="24"/>
          </w:rPr>
          <w:t>Our univariate analyses used a generalized linear model (GLM) approach. A 128-s temporal high-pass filter was applied to remove low-frequency scanner artifacts. Temporal autocorrelation in the time series data was estimated using restricted maximum-likelihood estimates of variance components using a first-order autoregressive model (AR-1), and the resulting non-sphericity was used to form maximum-likelihood estimates of the activations. Our GLM included regressors coding for onsets and durations of stimuli or events, which were then convolved with the canonical hemodynamic response function (HRF) and regressed against the observed fMRI data. Experimental blocks were model</w:t>
        </w:r>
        <w:r>
          <w:rPr>
            <w:rFonts w:ascii="Calibri" w:hAnsi="Calibri"/>
            <w:b w:val="0"/>
            <w:sz w:val="24"/>
          </w:rPr>
          <w:t>l</w:t>
        </w:r>
        <w:r w:rsidRPr="00AD4383">
          <w:rPr>
            <w:rFonts w:ascii="Calibri" w:hAnsi="Calibri"/>
            <w:b w:val="0"/>
            <w:sz w:val="24"/>
          </w:rPr>
          <w:t>ed using separate regressors, and constant terms for each block were included. Additionally, motion parameters were included as nuisance variables.</w:t>
        </w:r>
      </w:ins>
    </w:p>
    <w:p w:rsidR="00A70B41" w:rsidRDefault="00A70B41" w:rsidP="00A70B41">
      <w:pPr>
        <w:pStyle w:val="Heading3"/>
        <w:numPr>
          <w:ins w:id="1367" w:author="Christopher Summerfield" w:date="2014-04-29T11:01:00Z"/>
        </w:numPr>
        <w:spacing w:before="2" w:after="2"/>
        <w:jc w:val="both"/>
        <w:rPr>
          <w:ins w:id="1368" w:author="Christopher Summerfield" w:date="2014-04-29T11:01:00Z"/>
          <w:rFonts w:ascii="Calibri" w:hAnsi="Calibri"/>
          <w:b w:val="0"/>
          <w:sz w:val="24"/>
        </w:rPr>
      </w:pPr>
    </w:p>
    <w:p w:rsidR="00A70B41" w:rsidRPr="00AD4383" w:rsidRDefault="00A70B41" w:rsidP="00A70B41">
      <w:pPr>
        <w:pStyle w:val="Heading3"/>
        <w:numPr>
          <w:ins w:id="1369" w:author="Christopher Summerfield" w:date="2014-04-29T11:40:00Z"/>
        </w:numPr>
        <w:spacing w:before="2" w:after="2"/>
        <w:jc w:val="both"/>
        <w:rPr>
          <w:ins w:id="1370" w:author="Christopher Summerfield" w:date="2014-04-29T11:01:00Z"/>
          <w:rFonts w:ascii="Calibri" w:hAnsi="Calibri"/>
          <w:b w:val="0"/>
          <w:sz w:val="24"/>
        </w:rPr>
      </w:pPr>
      <w:ins w:id="1371" w:author="Christopher Summerfield" w:date="2014-04-29T11:01:00Z">
        <w:r>
          <w:rPr>
            <w:rFonts w:ascii="Calibri" w:hAnsi="Calibri"/>
            <w:b w:val="0"/>
            <w:sz w:val="24"/>
          </w:rPr>
          <w:t>For the model-based analyses, we co</w:t>
        </w:r>
        <w:r w:rsidR="001F4CAE">
          <w:rPr>
            <w:rFonts w:ascii="Calibri" w:hAnsi="Calibri"/>
            <w:b w:val="0"/>
            <w:sz w:val="24"/>
          </w:rPr>
          <w:t>nstructed a design matrix with 3</w:t>
        </w:r>
        <w:r>
          <w:rPr>
            <w:rFonts w:ascii="Calibri" w:hAnsi="Calibri"/>
            <w:b w:val="0"/>
            <w:sz w:val="24"/>
          </w:rPr>
          <w:t xml:space="preserve"> regressors: the expected value (i.e. |TV|) predicted by the best-fitting parameterisation of the</w:t>
        </w:r>
      </w:ins>
      <w:ins w:id="1372" w:author="Christopher Summerfield" w:date="2014-04-29T11:39:00Z">
        <w:r w:rsidR="001F4CAE">
          <w:rPr>
            <w:rFonts w:ascii="Calibri" w:hAnsi="Calibri"/>
            <w:b w:val="0"/>
            <w:sz w:val="24"/>
          </w:rPr>
          <w:t xml:space="preserve"> </w:t>
        </w:r>
        <w:del w:id="1373" w:author="Jan Balaguer" w:date="2014-04-30T16:06:00Z">
          <w:r w:rsidR="001F4CAE" w:rsidDel="00177A6C">
            <w:rPr>
              <w:rFonts w:ascii="Calibri" w:hAnsi="Calibri"/>
              <w:b w:val="0"/>
              <w:sz w:val="24"/>
            </w:rPr>
            <w:delText>F</w:delText>
          </w:r>
        </w:del>
        <w:r w:rsidR="001F4CAE">
          <w:rPr>
            <w:rFonts w:ascii="Calibri" w:hAnsi="Calibri"/>
            <w:b w:val="0"/>
            <w:sz w:val="24"/>
          </w:rPr>
          <w:t>V</w:t>
        </w:r>
      </w:ins>
      <w:ins w:id="1374" w:author="Jan Balaguer" w:date="2014-04-30T16:06:00Z">
        <w:r w:rsidR="00177A6C">
          <w:rPr>
            <w:rFonts w:ascii="Calibri" w:hAnsi="Calibri"/>
            <w:b w:val="0"/>
            <w:sz w:val="24"/>
          </w:rPr>
          <w:t>F</w:t>
        </w:r>
      </w:ins>
      <w:ins w:id="1375" w:author="Christopher Summerfield" w:date="2014-04-29T11:39:00Z">
        <w:r w:rsidR="001F4CAE">
          <w:rPr>
            <w:rFonts w:ascii="Calibri" w:hAnsi="Calibri"/>
            <w:b w:val="0"/>
            <w:sz w:val="24"/>
          </w:rPr>
          <w:t>, CI and HB</w:t>
        </w:r>
      </w:ins>
      <w:ins w:id="1376" w:author="Christopher Summerfield" w:date="2014-04-29T11:01:00Z">
        <w:r>
          <w:rPr>
            <w:rFonts w:ascii="Calibri" w:hAnsi="Calibri"/>
            <w:b w:val="0"/>
            <w:sz w:val="24"/>
          </w:rPr>
          <w:t xml:space="preserve"> model</w:t>
        </w:r>
      </w:ins>
      <w:ins w:id="1377" w:author="Christopher Summerfield" w:date="2014-04-29T11:39:00Z">
        <w:r w:rsidR="001F4CAE">
          <w:rPr>
            <w:rFonts w:ascii="Calibri" w:hAnsi="Calibri"/>
            <w:b w:val="0"/>
            <w:sz w:val="24"/>
          </w:rPr>
          <w:t>s.</w:t>
        </w:r>
      </w:ins>
      <w:ins w:id="1378" w:author="Christopher Summerfield" w:date="2014-04-29T11:01:00Z">
        <w:r w:rsidR="001F4CAE">
          <w:rPr>
            <w:rFonts w:ascii="Calibri" w:hAnsi="Calibri"/>
            <w:b w:val="0"/>
            <w:sz w:val="24"/>
          </w:rPr>
          <w:t xml:space="preserve"> For conventioanl </w:t>
        </w:r>
        <w:r>
          <w:rPr>
            <w:rFonts w:ascii="Calibri" w:hAnsi="Calibri"/>
            <w:b w:val="0"/>
            <w:sz w:val="24"/>
          </w:rPr>
          <w:t>analyses, we included a design matrix with regressors aligned to stimulus onset, encoding the main effect of stimulus (target vs. nontarget), cues (novel vs. familiar) and feedback (correct vs. error), alongside their two- and three-way interactions.  We report voxels that responded to these regressors at thresholds that were corrected for multiple comparisons, using a false discovery rate of p&lt;0.05. Voxelwise statistics were rendered onto the MNI template brain using xjview (</w:t>
        </w:r>
        <w:r w:rsidRPr="006A6785">
          <w:rPr>
            <w:rFonts w:ascii="Calibri" w:hAnsi="Calibri"/>
            <w:b w:val="0"/>
            <w:sz w:val="24"/>
          </w:rPr>
          <w:t>http://www.alivelearn.net/xjview8/</w:t>
        </w:r>
        <w:r>
          <w:rPr>
            <w:rFonts w:ascii="Calibri" w:hAnsi="Calibri"/>
            <w:b w:val="0"/>
            <w:sz w:val="24"/>
          </w:rPr>
          <w:t xml:space="preserve">). Subsequently, to interrogate the complex interactions among factors, we extracted raw data from cluster-corrected regions of interest (ROIs) and resubmitted them to a new finite impulse response (FIR) regression analysis that estimated the parameter estimates associated with each of 16 peri-stimulus time bins.  </w:t>
        </w:r>
      </w:ins>
      <w:ins w:id="1379" w:author="Christopher Summerfield" w:date="2014-04-29T11:40:00Z">
        <w:r w:rsidR="001F4CAE">
          <w:rPr>
            <w:rFonts w:ascii="Calibri" w:hAnsi="Calibri"/>
            <w:b w:val="0"/>
            <w:sz w:val="24"/>
          </w:rPr>
          <w:t>To avoid selection bias (</w:t>
        </w:r>
      </w:ins>
      <w:ins w:id="1380" w:author="Christopher Summerfield" w:date="2014-04-29T11:41:00Z">
        <w:r w:rsidR="001F4CAE">
          <w:rPr>
            <w:rFonts w:ascii="Calibri" w:hAnsi="Calibri"/>
            <w:b w:val="0"/>
            <w:sz w:val="24"/>
          </w:rPr>
          <w:t>‘double-dipping’), d</w:t>
        </w:r>
      </w:ins>
      <w:ins w:id="1381" w:author="Christopher Summerfield" w:date="2014-04-29T11:40:00Z">
        <w:r w:rsidR="001F4CAE">
          <w:rPr>
            <w:rFonts w:ascii="Calibri" w:hAnsi="Calibri"/>
            <w:b w:val="0"/>
            <w:sz w:val="24"/>
          </w:rPr>
          <w:t xml:space="preserve">ata for each participant were extracted on the basis of an ROI defined for the remaining 17 members of </w:t>
        </w:r>
      </w:ins>
      <w:ins w:id="1382" w:author="Christopher Summerfield" w:date="2014-05-01T08:46:00Z">
        <w:r w:rsidR="00315506">
          <w:rPr>
            <w:rFonts w:ascii="Calibri" w:hAnsi="Calibri"/>
            <w:b w:val="0"/>
            <w:sz w:val="24"/>
          </w:rPr>
          <w:t>the</w:t>
        </w:r>
      </w:ins>
      <w:ins w:id="1383" w:author="Christopher Summerfield" w:date="2014-04-29T11:40:00Z">
        <w:r w:rsidR="001F4CAE">
          <w:rPr>
            <w:rFonts w:ascii="Calibri" w:hAnsi="Calibri"/>
            <w:b w:val="0"/>
            <w:sz w:val="24"/>
          </w:rPr>
          <w:t xml:space="preserve"> cohort.  </w:t>
        </w:r>
      </w:ins>
      <w:ins w:id="1384" w:author="Christopher Summerfield" w:date="2014-04-29T11:01:00Z">
        <w:r>
          <w:rPr>
            <w:rFonts w:ascii="Calibri" w:hAnsi="Calibri"/>
            <w:b w:val="0"/>
            <w:sz w:val="24"/>
          </w:rPr>
          <w:t xml:space="preserve">Haemodynamic response data were temporally upsampled by a factor of 10 for plotting.  Statistics are reported for an early time window (~6-8s post-stimulus) and a late time window (~8-10s post-feedback) where the BOLD signal peaked overall.   </w:t>
        </w:r>
      </w:ins>
    </w:p>
    <w:p w:rsidR="00C2711E" w:rsidRDefault="00FA7740" w:rsidP="00E246B6">
      <w:pPr>
        <w:jc w:val="both"/>
        <w:rPr>
          <w:rFonts w:asciiTheme="majorHAnsi" w:hAnsiTheme="majorHAnsi"/>
          <w:b/>
        </w:rPr>
      </w:pPr>
      <w:r>
        <w:rPr>
          <w:rFonts w:asciiTheme="majorHAnsi" w:hAnsiTheme="majorHAnsi"/>
          <w:b/>
        </w:rPr>
        <w:br w:type="page"/>
      </w:r>
      <w:r w:rsidR="00C2711E">
        <w:rPr>
          <w:rFonts w:asciiTheme="majorHAnsi" w:hAnsiTheme="majorHAnsi"/>
          <w:b/>
        </w:rPr>
        <w:t>FIGURE 1</w:t>
      </w:r>
    </w:p>
    <w:p w:rsidR="00C2711E" w:rsidRDefault="00C2711E" w:rsidP="00E246B6">
      <w:pPr>
        <w:jc w:val="both"/>
        <w:rPr>
          <w:rFonts w:asciiTheme="majorHAnsi" w:hAnsiTheme="majorHAnsi"/>
          <w:b/>
        </w:rPr>
      </w:pPr>
    </w:p>
    <w:p w:rsidR="00000000" w:rsidRDefault="008F150F">
      <w:pPr>
        <w:rPr>
          <w:rFonts w:asciiTheme="majorHAnsi" w:hAnsiTheme="majorHAnsi"/>
          <w:b/>
        </w:rPr>
        <w:pPrChange w:id="1385" w:author="Jan Balaguer" w:date="2014-04-29T18:06:00Z">
          <w:pPr>
            <w:jc w:val="both"/>
          </w:pPr>
        </w:pPrChange>
      </w:pPr>
      <w:r>
        <w:rPr>
          <w:rFonts w:asciiTheme="majorHAnsi" w:hAnsiTheme="majorHAnsi"/>
          <w:b/>
          <w:noProof/>
          <w:lang w:eastAsia="en-US"/>
        </w:rPr>
        <w:pict>
          <v:shapetype id="_x0000_t202" coordsize="21600,21600" o:spt="202" path="m0,0l0,21600,21600,21600,21600,0xe">
            <v:stroke joinstyle="miter"/>
            <v:path gradientshapeok="t" o:connecttype="rect"/>
          </v:shapetype>
          <v:shape id="Text Box 2" o:spid="_x0000_s1026" type="#_x0000_t202" style="position:absolute;margin-left:0;margin-top:456.7pt;width:468pt;height:18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" filled="f" stroked="f">
            <v:textbox inset=",7.2pt,,7.2pt">
              <w:txbxContent>
                <w:p w:rsidR="00F86FB5" w:rsidRPr="003E04B2" w:rsidRDefault="00F86FB5" w:rsidP="0029647F">
                  <w:pPr>
                    <w:jc w:val="both"/>
                    <w:rPr>
                      <w:rFonts w:asciiTheme="majorHAnsi" w:hAnsiTheme="majorHAnsi"/>
                      <w:sz w:val="22"/>
                    </w:rPr>
                  </w:pPr>
                  <w:r w:rsidRPr="003E04B2">
                    <w:rPr>
                      <w:rFonts w:asciiTheme="majorHAnsi" w:hAnsiTheme="majorHAnsi"/>
                      <w:b/>
                      <w:sz w:val="22"/>
                    </w:rPr>
                    <w:t>Figure 1. A.</w:t>
                  </w:r>
                  <w:r w:rsidRPr="003E04B2">
                    <w:rPr>
                      <w:rFonts w:asciiTheme="majorHAnsi" w:hAnsiTheme="majorHAnsi"/>
                      <w:sz w:val="22"/>
                    </w:rPr>
                    <w:t xml:space="preserve"> Behavioural task. On each trial participants view a pair of coloured shapes on the  left and right of the screen. They responded ‘target’ or ‘nontarget’ and were provided with positive or negative auditory feedback.  Each block of 16 trials was preceded by a Greek symbol which was either fully predictive of the relevant dimensions (e.g. {colour-left, colour-right}; familiar cues condition) or not at all predictive (novel cues condition).  Associations between cues and dimensions were learned in a prior training session.  </w:t>
                  </w:r>
                  <w:r w:rsidRPr="003E04B2">
                    <w:rPr>
                      <w:rFonts w:asciiTheme="majorHAnsi" w:hAnsiTheme="majorHAnsi"/>
                      <w:b/>
                      <w:sz w:val="22"/>
                    </w:rPr>
                    <w:t>B.</w:t>
                  </w:r>
                  <w:r w:rsidRPr="003E04B2">
                    <w:rPr>
                      <w:rFonts w:asciiTheme="majorHAnsi" w:hAnsiTheme="majorHAnsi"/>
                      <w:sz w:val="22"/>
                    </w:rPr>
                    <w:t xml:space="preserve"> Behavioural data from 18 human participants (dots) and predictions of the model (lines).  % acuracy (top panels) and % target choice (bottom panels) over trials (1-16) are shown for familiar cues (left panels; red) and novel cues (right panels; green).  Lines show the same data for the best-fitting parameterisation of the model.</w:t>
                  </w:r>
                </w:p>
              </w:txbxContent>
            </v:textbox>
          </v:shape>
        </w:pict>
      </w:r>
      <w:r w:rsidR="00C2711E">
        <w:rPr>
          <w:rFonts w:asciiTheme="majorHAnsi" w:hAnsiTheme="majorHAnsi"/>
          <w:b/>
          <w:noProof/>
          <w:lang w:eastAsia="en-US"/>
        </w:rPr>
        <w:drawing>
          <wp:inline distT="0" distB="0" distL="0" distR="0">
            <wp:extent cx="3864365" cy="5547850"/>
            <wp:effectExtent l="25400" t="0" r="0" b="0"/>
            <wp:docPr id="1" name="Picture 0" descr="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7"/>
                    <a:stretch>
                      <a:fillRect/>
                    </a:stretch>
                  </pic:blipFill>
                  <pic:spPr>
                    <a:xfrm>
                      <a:off x="0" y="0"/>
                      <a:ext cx="3864365" cy="5547850"/>
                    </a:xfrm>
                    <a:prstGeom prst="rect">
                      <a:avLst/>
                    </a:prstGeom>
                  </pic:spPr>
                </pic:pic>
              </a:graphicData>
            </a:graphic>
          </wp:inline>
        </w:drawing>
      </w:r>
      <w:r w:rsidR="00C2711E">
        <w:rPr>
          <w:rFonts w:asciiTheme="majorHAnsi" w:hAnsiTheme="majorHAnsi"/>
          <w:b/>
        </w:rPr>
        <w:br w:type="page"/>
        <w:t xml:space="preserve">FIGURE </w:t>
      </w:r>
      <w:commentRangeStart w:id="1386"/>
      <w:commentRangeStart w:id="1387"/>
      <w:commentRangeStart w:id="1388"/>
      <w:r w:rsidR="00C2711E">
        <w:rPr>
          <w:rFonts w:asciiTheme="majorHAnsi" w:hAnsiTheme="majorHAnsi"/>
          <w:b/>
        </w:rPr>
        <w:t>2</w:t>
      </w:r>
      <w:commentRangeEnd w:id="1386"/>
      <w:r w:rsidR="008632DD">
        <w:rPr>
          <w:rStyle w:val="CommentReference"/>
          <w:vanish/>
        </w:rPr>
        <w:commentReference w:id="1386"/>
      </w:r>
      <w:commentRangeEnd w:id="1387"/>
      <w:commentRangeEnd w:id="1388"/>
      <w:r w:rsidR="008632DD">
        <w:rPr>
          <w:rStyle w:val="CommentReference"/>
          <w:vanish/>
        </w:rPr>
        <w:commentReference w:id="1387"/>
      </w:r>
      <w:r w:rsidR="008632DD">
        <w:rPr>
          <w:rStyle w:val="CommentReference"/>
          <w:vanish/>
        </w:rPr>
        <w:commentReference w:id="1388"/>
      </w:r>
    </w:p>
    <w:p w:rsidR="00000000" w:rsidRDefault="00AA758C">
      <w:pPr>
        <w:jc w:val="center"/>
        <w:rPr>
          <w:rFonts w:asciiTheme="majorHAnsi" w:hAnsiTheme="majorHAnsi"/>
          <w:b/>
        </w:rPr>
        <w:pPrChange w:id="1389" w:author="Jan Balaguer" w:date="2014-04-29T16:49:00Z">
          <w:pPr>
            <w:jc w:val="both"/>
          </w:pPr>
        </w:pPrChange>
      </w:pPr>
    </w:p>
    <w:p w:rsidR="00000000" w:rsidRDefault="00AA758C">
      <w:pPr>
        <w:rPr>
          <w:ins w:id="1390" w:author="Christopher Summerfield" w:date="2014-04-29T10:33:00Z"/>
          <w:rFonts w:asciiTheme="majorHAnsi" w:hAnsiTheme="majorHAnsi"/>
          <w:b/>
        </w:rPr>
        <w:pPrChange w:id="1391" w:author="Jan Balaguer" w:date="2014-04-29T18:07:00Z">
          <w:pPr>
            <w:jc w:val="both"/>
          </w:pPr>
        </w:pPrChange>
      </w:pPr>
      <w:ins w:id="1392" w:author="Jan Balaguer" w:date="2014-04-30T10:49:00Z">
        <w:r>
          <w:rPr>
            <w:rFonts w:asciiTheme="majorHAnsi" w:hAnsiTheme="majorHAnsi"/>
            <w:b/>
            <w:noProof/>
            <w:lang w:eastAsia="en-US"/>
            <w:rPrChange w:id="1393">
              <w:rPr>
                <w:noProof/>
                <w:lang w:eastAsia="en-US"/>
              </w:rPr>
            </w:rPrChange>
          </w:rPr>
          <w:drawing>
            <wp:inline distT="0" distB="0" distL="0" distR="0">
              <wp:extent cx="2765474" cy="6259010"/>
              <wp:effectExtent l="25400" t="0" r="3126" b="0"/>
              <wp:docPr id="10" name="Picture 2" descr=":::Desktop:Screen Shot 2014-04-30 at 10.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 Shot 2014-04-30 at 10.49.06.png"/>
                      <pic:cNvPicPr>
                        <a:picLocks noChangeAspect="1" noChangeArrowheads="1"/>
                      </pic:cNvPicPr>
                    </pic:nvPicPr>
                    <pic:blipFill>
                      <a:blip r:embed="rId8"/>
                      <a:srcRect/>
                      <a:stretch>
                        <a:fillRect/>
                      </a:stretch>
                    </pic:blipFill>
                    <pic:spPr bwMode="auto">
                      <a:xfrm>
                        <a:off x="0" y="0"/>
                        <a:ext cx="2767253" cy="6263035"/>
                      </a:xfrm>
                      <a:prstGeom prst="rect">
                        <a:avLst/>
                      </a:prstGeom>
                      <a:noFill/>
                      <a:ln w="9525">
                        <a:noFill/>
                        <a:miter lim="800000"/>
                        <a:headEnd/>
                        <a:tailEnd/>
                      </a:ln>
                    </pic:spPr>
                  </pic:pic>
                </a:graphicData>
              </a:graphic>
            </wp:inline>
          </w:drawing>
        </w:r>
      </w:ins>
      <w:r w:rsidR="008F150F">
        <w:rPr>
          <w:rFonts w:asciiTheme="majorHAnsi" w:hAnsiTheme="majorHAnsi"/>
          <w:b/>
          <w:noProof/>
          <w:lang w:eastAsia="en-US"/>
        </w:rPr>
        <w:pict>
          <v:shape id="Text Box 5" o:spid="_x0000_s1027" type="#_x0000_t202" style="position:absolute;margin-left:18pt;margin-top:510.7pt;width:486pt;height:180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" filled="f" stroked="f">
            <v:textbox style="mso-next-textbox:#Text Box 5" inset=",7.2pt,,7.2pt">
              <w:txbxContent>
                <w:p w:rsidR="00F86FB5" w:rsidRPr="003E04B2" w:rsidRDefault="00F86FB5" w:rsidP="002F6DCA">
                  <w:pPr>
                    <w:jc w:val="both"/>
                    <w:rPr>
                      <w:rFonts w:asciiTheme="majorHAnsi" w:hAnsiTheme="majorHAnsi"/>
                      <w:sz w:val="22"/>
                    </w:rPr>
                  </w:pPr>
                  <w:r w:rsidRPr="003E04B2">
                    <w:rPr>
                      <w:rFonts w:asciiTheme="majorHAnsi" w:hAnsiTheme="majorHAnsi"/>
                      <w:b/>
                      <w:sz w:val="22"/>
                    </w:rPr>
                    <w:t>Figure 2. A.</w:t>
                  </w:r>
                  <w:r w:rsidRPr="003E04B2">
                    <w:rPr>
                      <w:rFonts w:asciiTheme="majorHAnsi" w:hAnsiTheme="majorHAnsi"/>
                      <w:sz w:val="22"/>
                    </w:rPr>
                    <w:t xml:space="preserve"> </w:t>
                  </w:r>
                  <w:del w:id="1394" w:author="Jan Balaguer" w:date="2014-04-28T18:43:00Z">
                    <w:r w:rsidRPr="003E04B2" w:rsidDel="00EE6496">
                      <w:rPr>
                        <w:rFonts w:asciiTheme="majorHAnsi" w:hAnsiTheme="majorHAnsi"/>
                        <w:sz w:val="22"/>
                      </w:rPr>
                      <w:delText xml:space="preserve">model </w:delText>
                    </w:r>
                  </w:del>
                  <w:ins w:id="1395" w:author="Jan Balaguer" w:date="2014-04-28T18:43:00Z">
                    <w:r>
                      <w:rPr>
                        <w:rFonts w:asciiTheme="majorHAnsi" w:hAnsiTheme="majorHAnsi"/>
                        <w:sz w:val="22"/>
                      </w:rPr>
                      <w:t>M</w:t>
                    </w:r>
                    <w:r w:rsidRPr="003E04B2">
                      <w:rPr>
                        <w:rFonts w:asciiTheme="majorHAnsi" w:hAnsiTheme="majorHAnsi"/>
                        <w:sz w:val="22"/>
                      </w:rPr>
                      <w:t xml:space="preserve">odel </w:t>
                    </w:r>
                  </w:ins>
                  <w:r w:rsidRPr="003E04B2">
                    <w:rPr>
                      <w:rFonts w:asciiTheme="majorHAnsi" w:hAnsiTheme="majorHAnsi"/>
                      <w:sz w:val="22"/>
                    </w:rPr>
                    <w:t>performance</w:t>
                  </w:r>
                  <w:ins w:id="1396" w:author="Christopher Summerfield" w:date="2014-04-29T09:32:00Z">
                    <w:r>
                      <w:rPr>
                        <w:rFonts w:asciiTheme="majorHAnsi" w:hAnsiTheme="majorHAnsi"/>
                        <w:sz w:val="22"/>
                      </w:rPr>
                      <w:t xml:space="preserve"> (% correct)</w:t>
                    </w:r>
                  </w:ins>
                  <w:r w:rsidRPr="003E04B2">
                    <w:rPr>
                      <w:rFonts w:asciiTheme="majorHAnsi" w:hAnsiTheme="majorHAnsi"/>
                      <w:sz w:val="22"/>
                    </w:rPr>
                    <w:t xml:space="preserve"> as a function of model parameters</w:t>
                  </w:r>
                  <w:del w:id="1397" w:author="Jan Balaguer" w:date="2014-04-28T18:45:00Z">
                    <w:r w:rsidRPr="003E04B2" w:rsidDel="00EE6496">
                      <w:rPr>
                        <w:rFonts w:asciiTheme="majorHAnsi" w:hAnsiTheme="majorHAnsi"/>
                        <w:sz w:val="22"/>
                      </w:rPr>
                      <w:delText xml:space="preserve"> </w:delText>
                    </w:r>
                    <w:r w:rsidRPr="003E04B2" w:rsidDel="00EE6496">
                      <w:rPr>
                        <w:rFonts w:asciiTheme="majorHAnsi" w:hAnsiTheme="majorHAnsi"/>
                        <w:sz w:val="22"/>
                      </w:rPr>
                      <w:sym w:font="Symbol" w:char="F061"/>
                    </w:r>
                    <w:r w:rsidRPr="003E04B2" w:rsidDel="00EE6496">
                      <w:rPr>
                        <w:rFonts w:asciiTheme="majorHAnsi" w:hAnsiTheme="majorHAnsi"/>
                        <w:sz w:val="22"/>
                      </w:rPr>
                      <w:delText xml:space="preserve"> (steepness of disconfirmatory vs. confirmatory learning)</w:delText>
                    </w:r>
                  </w:del>
                  <w:r w:rsidRPr="003E04B2">
                    <w:rPr>
                      <w:rFonts w:asciiTheme="majorHAnsi" w:hAnsiTheme="majorHAnsi"/>
                      <w:sz w:val="22"/>
                    </w:rPr>
                    <w:t xml:space="preserve"> </w:t>
                  </w:r>
                  <w:del w:id="1398" w:author="Jan Balaguer" w:date="2014-04-28T18:45:00Z">
                    <w:r w:rsidRPr="003E04B2" w:rsidDel="00EE6496">
                      <w:rPr>
                        <w:rFonts w:asciiTheme="majorHAnsi" w:hAnsiTheme="majorHAnsi"/>
                        <w:sz w:val="22"/>
                      </w:rPr>
                      <w:delText xml:space="preserve">and </w:delText>
                    </w:r>
                  </w:del>
                  <w:ins w:id="1399" w:author="Jan Balaguer" w:date="2014-04-28T18:42:00Z">
                    <w:r w:rsidRPr="003E04B2">
                      <w:rPr>
                        <w:rFonts w:asciiTheme="majorHAnsi" w:hAnsiTheme="majorHAnsi"/>
                        <w:sz w:val="22"/>
                      </w:rPr>
                      <w:sym w:font="Symbol" w:char="F061"/>
                    </w:r>
                    <w:r>
                      <w:rPr>
                        <w:rFonts w:asciiTheme="majorHAnsi" w:hAnsiTheme="majorHAnsi"/>
                        <w:sz w:val="22"/>
                        <w:vertAlign w:val="subscript"/>
                      </w:rPr>
                      <w:t>M</w:t>
                    </w:r>
                  </w:ins>
                  <w:del w:id="1400" w:author="Jan Balaguer" w:date="2014-04-28T18:42:00Z">
                    <w:r w:rsidRPr="003E04B2" w:rsidDel="00EE6496">
                      <w:rPr>
                        <w:rFonts w:asciiTheme="majorHAnsi" w:hAnsiTheme="majorHAnsi"/>
                        <w:sz w:val="22"/>
                      </w:rPr>
                      <w:sym w:font="Symbol" w:char="F074"/>
                    </w:r>
                  </w:del>
                  <w:r w:rsidRPr="003E04B2">
                    <w:rPr>
                      <w:rFonts w:asciiTheme="majorHAnsi" w:hAnsiTheme="majorHAnsi"/>
                      <w:sz w:val="22"/>
                    </w:rPr>
                    <w:t xml:space="preserve"> (</w:t>
                  </w:r>
                  <w:del w:id="1401" w:author="Jan Balaguer" w:date="2014-04-28T18:43:00Z">
                    <w:r w:rsidRPr="003E04B2" w:rsidDel="00EE6496">
                      <w:rPr>
                        <w:rFonts w:asciiTheme="majorHAnsi" w:hAnsiTheme="majorHAnsi"/>
                        <w:sz w:val="22"/>
                      </w:rPr>
                      <w:delText>decisions based on max vs. min target value</w:delText>
                    </w:r>
                  </w:del>
                  <w:ins w:id="1402" w:author="Jan Balaguer" w:date="2014-04-28T18:43:00Z">
                    <w:r>
                      <w:rPr>
                        <w:rFonts w:asciiTheme="majorHAnsi" w:hAnsiTheme="majorHAnsi"/>
                        <w:sz w:val="22"/>
                      </w:rPr>
                      <w:t>overall learning rate</w:t>
                    </w:r>
                  </w:ins>
                  <w:r w:rsidRPr="003E04B2">
                    <w:rPr>
                      <w:rFonts w:asciiTheme="majorHAnsi" w:hAnsiTheme="majorHAnsi"/>
                      <w:sz w:val="22"/>
                    </w:rPr>
                    <w:t xml:space="preserve">) </w:t>
                  </w:r>
                  <w:ins w:id="1403" w:author="Jan Balaguer" w:date="2014-04-28T18:45:00Z">
                    <w:r w:rsidRPr="003E04B2">
                      <w:rPr>
                        <w:rFonts w:asciiTheme="majorHAnsi" w:hAnsiTheme="majorHAnsi"/>
                        <w:sz w:val="22"/>
                      </w:rPr>
                      <w:t xml:space="preserve">and </w:t>
                    </w:r>
                    <w:r w:rsidRPr="003E04B2">
                      <w:rPr>
                        <w:rFonts w:asciiTheme="majorHAnsi" w:hAnsiTheme="majorHAnsi"/>
                        <w:sz w:val="22"/>
                      </w:rPr>
                      <w:sym w:font="Symbol" w:char="F061"/>
                    </w:r>
                    <w:r>
                      <w:rPr>
                        <w:rFonts w:asciiTheme="majorHAnsi" w:hAnsiTheme="majorHAnsi"/>
                        <w:sz w:val="22"/>
                        <w:vertAlign w:val="subscript"/>
                      </w:rPr>
                      <w:t>R</w:t>
                    </w:r>
                    <w:r w:rsidRPr="003E04B2">
                      <w:rPr>
                        <w:rFonts w:asciiTheme="majorHAnsi" w:hAnsiTheme="majorHAnsi"/>
                        <w:sz w:val="22"/>
                      </w:rPr>
                      <w:t xml:space="preserve"> (steepness of </w:t>
                    </w:r>
                    <w:del w:id="1404" w:author="Christopher Summerfield" w:date="2014-04-29T09:32:00Z">
                      <w:r w:rsidRPr="003E04B2" w:rsidDel="008632DD">
                        <w:rPr>
                          <w:rFonts w:asciiTheme="majorHAnsi" w:hAnsiTheme="majorHAnsi"/>
                          <w:sz w:val="22"/>
                        </w:rPr>
                        <w:delText>disconfirmatory</w:delText>
                      </w:r>
                    </w:del>
                  </w:ins>
                  <w:ins w:id="1405" w:author="Christopher Summerfield" w:date="2014-04-29T09:32:00Z">
                    <w:r>
                      <w:rPr>
                        <w:rFonts w:asciiTheme="majorHAnsi" w:hAnsiTheme="majorHAnsi"/>
                        <w:sz w:val="22"/>
                      </w:rPr>
                      <w:t>falsificatory</w:t>
                    </w:r>
                  </w:ins>
                  <w:ins w:id="1406" w:author="Jan Balaguer" w:date="2014-04-28T18:45:00Z">
                    <w:r w:rsidRPr="003E04B2">
                      <w:rPr>
                        <w:rFonts w:asciiTheme="majorHAnsi" w:hAnsiTheme="majorHAnsi"/>
                        <w:sz w:val="22"/>
                      </w:rPr>
                      <w:t xml:space="preserve"> vs. </w:t>
                    </w:r>
                    <w:del w:id="1407" w:author="Christopher Summerfield" w:date="2014-04-29T09:32:00Z">
                      <w:r w:rsidRPr="003E04B2" w:rsidDel="008632DD">
                        <w:rPr>
                          <w:rFonts w:asciiTheme="majorHAnsi" w:hAnsiTheme="majorHAnsi"/>
                          <w:sz w:val="22"/>
                        </w:rPr>
                        <w:delText>confirmatory</w:delText>
                      </w:r>
                    </w:del>
                  </w:ins>
                  <w:ins w:id="1408" w:author="Christopher Summerfield" w:date="2014-04-29T09:32:00Z">
                    <w:r>
                      <w:rPr>
                        <w:rFonts w:asciiTheme="majorHAnsi" w:hAnsiTheme="majorHAnsi"/>
                        <w:sz w:val="22"/>
                      </w:rPr>
                      <w:t>verificatory</w:t>
                    </w:r>
                  </w:ins>
                  <w:ins w:id="1409" w:author="Jan Balaguer" w:date="2014-04-28T18:45:00Z">
                    <w:r w:rsidRPr="003E04B2">
                      <w:rPr>
                        <w:rFonts w:asciiTheme="majorHAnsi" w:hAnsiTheme="majorHAnsi"/>
                        <w:sz w:val="22"/>
                      </w:rPr>
                      <w:t xml:space="preserve"> learning)</w:t>
                    </w:r>
                    <w:r>
                      <w:rPr>
                        <w:rFonts w:asciiTheme="majorHAnsi" w:hAnsiTheme="majorHAnsi"/>
                        <w:sz w:val="22"/>
                      </w:rPr>
                      <w:t xml:space="preserve"> </w:t>
                    </w:r>
                  </w:ins>
                  <w:r w:rsidRPr="003E04B2">
                    <w:rPr>
                      <w:rFonts w:asciiTheme="majorHAnsi" w:hAnsiTheme="majorHAnsi"/>
                      <w:sz w:val="22"/>
                    </w:rPr>
                    <w:t>on blocks with familiar cues (left panel) and novel cues (right panel).  Darker grey indicates higher performance (% correct).  Red and green dots show individual humans subjects in the novel and familiar cues conditions respectively.</w:t>
                  </w:r>
                  <w:r>
                    <w:rPr>
                      <w:rFonts w:asciiTheme="majorHAnsi" w:hAnsiTheme="majorHAnsi"/>
                      <w:sz w:val="22"/>
                    </w:rPr>
                    <w:t xml:space="preserve">  </w:t>
                  </w:r>
                  <w:r w:rsidRPr="003E04B2">
                    <w:rPr>
                      <w:rFonts w:asciiTheme="majorHAnsi" w:hAnsiTheme="majorHAnsi"/>
                      <w:b/>
                      <w:sz w:val="22"/>
                    </w:rPr>
                    <w:t>B.</w:t>
                  </w:r>
                  <w:r>
                    <w:rPr>
                      <w:rFonts w:asciiTheme="majorHAnsi" w:hAnsiTheme="majorHAnsi"/>
                      <w:sz w:val="22"/>
                    </w:rPr>
                    <w:t xml:space="preserve"> Best-fitting (</w:t>
                  </w:r>
                  <w:del w:id="1410" w:author="Jan Balaguer" w:date="2014-04-28T18:43:00Z">
                    <w:r w:rsidDel="00EE6496">
                      <w:rPr>
                        <w:rFonts w:asciiTheme="majorHAnsi" w:hAnsiTheme="majorHAnsi"/>
                        <w:sz w:val="22"/>
                      </w:rPr>
                      <w:delText>circles</w:delText>
                    </w:r>
                  </w:del>
                  <w:ins w:id="1411" w:author="Jan Balaguer" w:date="2014-04-28T18:43:00Z">
                    <w:r>
                      <w:rPr>
                        <w:rFonts w:asciiTheme="majorHAnsi" w:hAnsiTheme="majorHAnsi"/>
                        <w:sz w:val="22"/>
                      </w:rPr>
                      <w:t>coloured</w:t>
                    </w:r>
                  </w:ins>
                  <w:r>
                    <w:rPr>
                      <w:rFonts w:asciiTheme="majorHAnsi" w:hAnsiTheme="majorHAnsi"/>
                      <w:sz w:val="22"/>
                    </w:rPr>
                    <w:t>) and reward-maximising (</w:t>
                  </w:r>
                  <w:ins w:id="1412" w:author="Jan Balaguer" w:date="2014-04-29T14:52:00Z">
                    <w:r>
                      <w:rPr>
                        <w:rFonts w:asciiTheme="majorHAnsi" w:hAnsiTheme="majorHAnsi"/>
                        <w:sz w:val="22"/>
                      </w:rPr>
                      <w:t xml:space="preserve">bordered in </w:t>
                    </w:r>
                  </w:ins>
                  <w:del w:id="1413" w:author="Jan Balaguer" w:date="2014-04-28T18:43:00Z">
                    <w:r w:rsidDel="00EE6496">
                      <w:rPr>
                        <w:rFonts w:asciiTheme="majorHAnsi" w:hAnsiTheme="majorHAnsi"/>
                        <w:sz w:val="22"/>
                      </w:rPr>
                      <w:delText>diamonds</w:delText>
                    </w:r>
                  </w:del>
                  <w:ins w:id="1414" w:author="Jan Balaguer" w:date="2014-04-28T18:43:00Z">
                    <w:r>
                      <w:rPr>
                        <w:rFonts w:asciiTheme="majorHAnsi" w:hAnsiTheme="majorHAnsi"/>
                        <w:sz w:val="22"/>
                      </w:rPr>
                      <w:t>black</w:t>
                    </w:r>
                  </w:ins>
                  <w:r>
                    <w:rPr>
                      <w:rFonts w:asciiTheme="majorHAnsi" w:hAnsiTheme="majorHAnsi"/>
                      <w:sz w:val="22"/>
                    </w:rPr>
                    <w:t xml:space="preserve">) values of </w:t>
                  </w:r>
                  <w:r w:rsidRPr="003E04B2">
                    <w:rPr>
                      <w:rFonts w:asciiTheme="majorHAnsi" w:hAnsiTheme="majorHAnsi"/>
                      <w:sz w:val="22"/>
                    </w:rPr>
                    <w:sym w:font="Symbol" w:char="F061"/>
                  </w:r>
                  <w:ins w:id="1415" w:author="Jan Balaguer" w:date="2014-04-28T18:43:00Z">
                    <w:r>
                      <w:rPr>
                        <w:rFonts w:asciiTheme="majorHAnsi" w:hAnsiTheme="majorHAnsi"/>
                        <w:sz w:val="22"/>
                        <w:vertAlign w:val="subscript"/>
                      </w:rPr>
                      <w:t>M</w:t>
                    </w:r>
                  </w:ins>
                  <w:ins w:id="1416" w:author="Jan Balaguer" w:date="2014-04-30T10:40:00Z">
                    <w:r>
                      <w:rPr>
                        <w:rFonts w:asciiTheme="majorHAnsi" w:hAnsiTheme="majorHAnsi"/>
                        <w:sz w:val="22"/>
                      </w:rPr>
                      <w:t xml:space="preserve"> and </w:t>
                    </w:r>
                  </w:ins>
                  <w:ins w:id="1417" w:author="Jan Balaguer" w:date="2014-04-28T18:44:00Z">
                    <w:r w:rsidRPr="003E04B2">
                      <w:rPr>
                        <w:rFonts w:asciiTheme="majorHAnsi" w:hAnsiTheme="majorHAnsi"/>
                        <w:sz w:val="22"/>
                      </w:rPr>
                      <w:sym w:font="Symbol" w:char="F061"/>
                    </w:r>
                    <w:r>
                      <w:rPr>
                        <w:rFonts w:asciiTheme="majorHAnsi" w:hAnsiTheme="majorHAnsi"/>
                        <w:sz w:val="22"/>
                        <w:vertAlign w:val="subscript"/>
                      </w:rPr>
                      <w:t>R</w:t>
                    </w:r>
                  </w:ins>
                  <w:del w:id="1418" w:author="Jan Balaguer" w:date="2014-04-30T10:40:00Z">
                    <w:r w:rsidDel="00BF4C7E">
                      <w:rPr>
                        <w:rFonts w:asciiTheme="majorHAnsi" w:hAnsiTheme="majorHAnsi"/>
                        <w:sz w:val="22"/>
                      </w:rPr>
                      <w:delText xml:space="preserve"> and </w:delText>
                    </w:r>
                    <w:r w:rsidRPr="003E04B2" w:rsidDel="00BF4C7E">
                      <w:rPr>
                        <w:rFonts w:asciiTheme="majorHAnsi" w:hAnsiTheme="majorHAnsi"/>
                        <w:sz w:val="22"/>
                      </w:rPr>
                      <w:sym w:font="Symbol" w:char="F074"/>
                    </w:r>
                  </w:del>
                  <w:r>
                    <w:rPr>
                      <w:rFonts w:asciiTheme="majorHAnsi" w:hAnsiTheme="majorHAnsi"/>
                      <w:sz w:val="22"/>
                    </w:rPr>
                    <w:t xml:space="preserve"> in the familiar (red) and novel (green) cues condition.  </w:t>
                  </w:r>
                  <w:r w:rsidRPr="003E04B2">
                    <w:rPr>
                      <w:rFonts w:asciiTheme="majorHAnsi" w:hAnsiTheme="majorHAnsi"/>
                      <w:b/>
                      <w:sz w:val="22"/>
                    </w:rPr>
                    <w:t xml:space="preserve">C. </w:t>
                  </w:r>
                  <w:r>
                    <w:rPr>
                      <w:rFonts w:asciiTheme="majorHAnsi" w:hAnsiTheme="majorHAnsi"/>
                      <w:sz w:val="22"/>
                    </w:rPr>
                    <w:t xml:space="preserve"> Correlations between </w:t>
                  </w:r>
                  <w:r w:rsidRPr="003E04B2">
                    <w:rPr>
                      <w:rFonts w:asciiTheme="majorHAnsi" w:hAnsiTheme="majorHAnsi"/>
                      <w:sz w:val="22"/>
                    </w:rPr>
                    <w:sym w:font="Symbol" w:char="F061"/>
                  </w:r>
                  <w:ins w:id="1419" w:author="Jan Balaguer" w:date="2014-04-28T18:41:00Z">
                    <w:r>
                      <w:rPr>
                        <w:rFonts w:asciiTheme="majorHAnsi" w:hAnsiTheme="majorHAnsi"/>
                        <w:sz w:val="22"/>
                        <w:vertAlign w:val="subscript"/>
                      </w:rPr>
                      <w:t>R</w:t>
                    </w:r>
                    <w:r>
                      <w:rPr>
                        <w:rFonts w:asciiTheme="majorHAnsi" w:hAnsiTheme="majorHAnsi"/>
                        <w:sz w:val="22"/>
                      </w:rPr>
                      <w:t xml:space="preserve"> </w:t>
                    </w:r>
                  </w:ins>
                  <w:del w:id="1420" w:author="Jan Balaguer" w:date="2014-04-28T18:42:00Z">
                    <w:r w:rsidDel="00EE6496">
                      <w:rPr>
                        <w:rFonts w:asciiTheme="majorHAnsi" w:hAnsiTheme="majorHAnsi"/>
                        <w:sz w:val="22"/>
                      </w:rPr>
                      <w:delText xml:space="preserve"> (left panel) and </w:delText>
                    </w:r>
                  </w:del>
                  <w:del w:id="1421" w:author="Jan Balaguer" w:date="2014-04-28T18:41:00Z">
                    <w:r w:rsidRPr="003E04B2" w:rsidDel="00EE6496">
                      <w:rPr>
                        <w:rFonts w:asciiTheme="majorHAnsi" w:hAnsiTheme="majorHAnsi"/>
                        <w:sz w:val="22"/>
                      </w:rPr>
                      <w:sym w:font="Symbol" w:char="F074"/>
                    </w:r>
                    <w:r w:rsidDel="00EE6496">
                      <w:rPr>
                        <w:rFonts w:asciiTheme="majorHAnsi" w:hAnsiTheme="majorHAnsi"/>
                        <w:sz w:val="22"/>
                      </w:rPr>
                      <w:delText xml:space="preserve"> </w:delText>
                    </w:r>
                  </w:del>
                  <w:del w:id="1422" w:author="Jan Balaguer" w:date="2014-04-28T18:42:00Z">
                    <w:r w:rsidDel="00EE6496">
                      <w:rPr>
                        <w:rFonts w:asciiTheme="majorHAnsi" w:hAnsiTheme="majorHAnsi"/>
                        <w:sz w:val="22"/>
                      </w:rPr>
                      <w:delText xml:space="preserve">(right panel) </w:delText>
                    </w:r>
                  </w:del>
                  <w:r>
                    <w:rPr>
                      <w:rFonts w:asciiTheme="majorHAnsi" w:hAnsiTheme="majorHAnsi"/>
                      <w:sz w:val="22"/>
                    </w:rPr>
                    <w:t xml:space="preserve">and performance (% correct) </w:t>
                  </w:r>
                  <w:ins w:id="1423" w:author="Jan Balaguer" w:date="2014-04-28T18:42:00Z">
                    <w:r>
                      <w:rPr>
                        <w:rFonts w:asciiTheme="majorHAnsi" w:hAnsiTheme="majorHAnsi"/>
                        <w:sz w:val="22"/>
                      </w:rPr>
                      <w:t xml:space="preserve">in the familiar (left panel) and novel (right panel) conditions </w:t>
                    </w:r>
                  </w:ins>
                  <w:r>
                    <w:rPr>
                      <w:rFonts w:asciiTheme="majorHAnsi" w:hAnsiTheme="majorHAnsi"/>
                      <w:sz w:val="22"/>
                    </w:rPr>
                    <w:t xml:space="preserve">for each subject.  The line shows the best-fitting linear trend.  </w:t>
                  </w:r>
                  <w:r w:rsidRPr="003E04B2">
                    <w:rPr>
                      <w:rFonts w:asciiTheme="majorHAnsi" w:hAnsiTheme="majorHAnsi"/>
                      <w:b/>
                      <w:sz w:val="22"/>
                    </w:rPr>
                    <w:t>D.</w:t>
                  </w:r>
                  <w:r>
                    <w:rPr>
                      <w:rFonts w:asciiTheme="majorHAnsi" w:hAnsiTheme="majorHAnsi"/>
                      <w:sz w:val="22"/>
                    </w:rPr>
                    <w:t xml:space="preserve">  % choose target responses as a function of the number of previous times the rule-relevant feature (top panels) and rule-irrelevant feature (bottom panels) was associated with confirmatory (filled circles) or disconfirmatory (open circles) feedback.  Data are shown separately for familiar (left panels) and novel (right panels) cues conditions.</w:t>
                  </w:r>
                </w:p>
                <w:p w:rsidR="00F86FB5" w:rsidRPr="003E04B2" w:rsidRDefault="00F86FB5" w:rsidP="002F6DCA">
                  <w:pPr>
                    <w:jc w:val="both"/>
                    <w:rPr>
                      <w:rFonts w:asciiTheme="majorHAnsi" w:hAnsiTheme="majorHAnsi"/>
                      <w:sz w:val="22"/>
                    </w:rPr>
                  </w:pPr>
                </w:p>
              </w:txbxContent>
            </v:textbox>
          </v:shape>
        </w:pict>
      </w:r>
      <w:del w:id="1424" w:author="Jan Balaguer" w:date="2014-04-29T16:48:00Z">
        <w:r>
          <w:rPr>
            <w:rFonts w:asciiTheme="majorHAnsi" w:hAnsiTheme="majorHAnsi"/>
            <w:b/>
            <w:noProof/>
            <w:lang w:eastAsia="en-US"/>
            <w:rPrChange w:id="1425">
              <w:rPr>
                <w:noProof/>
                <w:lang w:eastAsia="en-US"/>
              </w:rPr>
            </w:rPrChange>
          </w:rPr>
          <w:drawing>
            <wp:inline distT="0" distB="0" distL="0" distR="0">
              <wp:extent cx="5496074" cy="2582009"/>
              <wp:effectExtent l="25400" t="0" r="0" b="0"/>
              <wp:docPr id="2" name="" descr="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9"/>
                      <a:stretch>
                        <a:fillRect/>
                      </a:stretch>
                    </pic:blipFill>
                    <pic:spPr>
                      <a:xfrm>
                        <a:off x="0" y="0"/>
                        <a:ext cx="5496074" cy="2582009"/>
                      </a:xfrm>
                      <a:prstGeom prst="rect">
                        <a:avLst/>
                      </a:prstGeom>
                    </pic:spPr>
                  </pic:pic>
                </a:graphicData>
              </a:graphic>
            </wp:inline>
          </w:drawing>
        </w:r>
      </w:del>
      <w:r w:rsidR="00C2711E">
        <w:rPr>
          <w:rFonts w:asciiTheme="majorHAnsi" w:hAnsiTheme="majorHAnsi"/>
          <w:b/>
        </w:rPr>
        <w:br w:type="page"/>
      </w:r>
      <w:r w:rsidR="0026220A">
        <w:rPr>
          <w:rFonts w:asciiTheme="majorHAnsi" w:hAnsiTheme="majorHAnsi"/>
          <w:b/>
        </w:rPr>
        <w:t>FIGURE 3</w:t>
      </w:r>
    </w:p>
    <w:p w:rsidR="00703582" w:rsidRDefault="00703582" w:rsidP="00E246B6">
      <w:pPr>
        <w:numPr>
          <w:ins w:id="1426" w:author="Christopher Summerfield" w:date="2014-04-29T10:33:00Z"/>
        </w:numPr>
        <w:jc w:val="both"/>
        <w:rPr>
          <w:ins w:id="1427" w:author="Christopher Summerfield" w:date="2014-04-29T10:33:00Z"/>
          <w:rFonts w:asciiTheme="majorHAnsi" w:hAnsiTheme="majorHAnsi"/>
          <w:b/>
        </w:rPr>
      </w:pPr>
    </w:p>
    <w:p w:rsidR="00703582" w:rsidRDefault="00AA758C" w:rsidP="00E246B6">
      <w:pPr>
        <w:numPr>
          <w:ins w:id="1428" w:author="Christopher Summerfield" w:date="2014-04-29T10:33:00Z"/>
        </w:numPr>
        <w:jc w:val="both"/>
        <w:rPr>
          <w:rFonts w:asciiTheme="majorHAnsi" w:hAnsiTheme="majorHAnsi"/>
          <w:b/>
        </w:rPr>
      </w:pPr>
      <w:ins w:id="1429" w:author="Christopher Summerfield" w:date="2014-04-29T10:34:00Z">
        <w:r>
          <w:rPr>
            <w:rFonts w:asciiTheme="majorHAnsi" w:hAnsiTheme="majorHAnsi"/>
            <w:b/>
            <w:noProof/>
            <w:lang w:eastAsia="en-US"/>
            <w:rPrChange w:id="1430">
              <w:rPr>
                <w:noProof/>
                <w:lang w:eastAsia="en-US"/>
              </w:rPr>
            </w:rPrChange>
          </w:rPr>
          <w:drawing>
            <wp:anchor distT="0" distB="0" distL="114300" distR="114300" simplePos="0" relativeHeight="251670528" behindDoc="0" locked="0" layoutInCell="1" allowOverlap="1">
              <wp:simplePos x="0" y="0"/>
              <wp:positionH relativeFrom="column">
                <wp:posOffset>26670</wp:posOffset>
              </wp:positionH>
              <wp:positionV relativeFrom="paragraph">
                <wp:posOffset>4445</wp:posOffset>
              </wp:positionV>
              <wp:extent cx="6116320" cy="5334000"/>
              <wp:effectExtent l="25400" t="0" r="5080" b="0"/>
              <wp:wrapNone/>
              <wp:docPr id="9" name=""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0"/>
                      <a:srcRect b="25986"/>
                      <a:stretch>
                        <a:fillRect/>
                      </a:stretch>
                    </pic:blipFill>
                    <pic:spPr>
                      <a:xfrm>
                        <a:off x="0" y="0"/>
                        <a:ext cx="6116320" cy="5334000"/>
                      </a:xfrm>
                      <a:prstGeom prst="rect">
                        <a:avLst/>
                      </a:prstGeom>
                    </pic:spPr>
                  </pic:pic>
                </a:graphicData>
              </a:graphic>
            </wp:anchor>
          </w:drawing>
        </w:r>
      </w:ins>
      <w:r w:rsidR="00B45019">
        <w:rPr>
          <w:rStyle w:val="CommentReference"/>
          <w:vanish/>
        </w:rPr>
        <w:commentReference w:id="1431"/>
      </w:r>
    </w:p>
    <w:p w:rsidR="0026220A" w:rsidRDefault="0026220A" w:rsidP="00E246B6">
      <w:pPr>
        <w:jc w:val="both"/>
        <w:rPr>
          <w:rFonts w:asciiTheme="majorHAnsi" w:hAnsiTheme="majorHAnsi"/>
          <w:b/>
        </w:rPr>
      </w:pPr>
    </w:p>
    <w:p w:rsidR="00C2711E" w:rsidRDefault="008F150F" w:rsidP="00E246B6">
      <w:pPr>
        <w:jc w:val="both"/>
        <w:rPr>
          <w:ins w:id="1432" w:author="Christopher Summerfield" w:date="2014-04-29T10:51:00Z"/>
          <w:rFonts w:asciiTheme="majorHAnsi" w:hAnsiTheme="majorHAnsi"/>
          <w:b/>
        </w:rPr>
      </w:pPr>
      <w:r>
        <w:rPr>
          <w:rFonts w:asciiTheme="majorHAnsi" w:hAnsiTheme="majorHAnsi"/>
          <w:b/>
          <w:noProof/>
          <w:lang w:eastAsia="en-US"/>
        </w:rPr>
        <w:pict>
          <v:shape id="Text Box 14" o:spid="_x0000_s1028" type="#_x0000_t202" style="position:absolute;left:0;text-align:left;margin-left:-2.3pt;margin-top:409.4pt;width:486pt;height:1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" filled="f" stroked="f">
            <v:textbox inset=",7.2pt,,7.2pt">
              <w:txbxContent>
                <w:p w:rsidR="00F86FB5" w:rsidRPr="003E04B2" w:rsidRDefault="00F86FB5" w:rsidP="0026220A">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3</w:t>
                  </w:r>
                  <w:r w:rsidRPr="003E04B2">
                    <w:rPr>
                      <w:rFonts w:asciiTheme="majorHAnsi" w:hAnsiTheme="majorHAnsi"/>
                      <w:b/>
                      <w:sz w:val="22"/>
                    </w:rPr>
                    <w:t>. A.</w:t>
                  </w:r>
                  <w:r w:rsidRPr="003E04B2">
                    <w:rPr>
                      <w:rFonts w:asciiTheme="majorHAnsi" w:hAnsiTheme="majorHAnsi"/>
                      <w:sz w:val="22"/>
                    </w:rPr>
                    <w:t xml:space="preserve"> </w:t>
                  </w:r>
                  <w:r>
                    <w:rPr>
                      <w:rFonts w:asciiTheme="majorHAnsi" w:hAnsiTheme="majorHAnsi"/>
                      <w:sz w:val="22"/>
                    </w:rPr>
                    <w:t>Voxels correlating with expected value predicted by the best-fitting parameterisation (left panel) and the parameterisation that maximises performance (right panels) rendered onto a saggital slice of the MNI template brain.   The green ring highlights the VMPFC.</w:t>
                  </w:r>
                  <w:r w:rsidRPr="0026220A">
                    <w:rPr>
                      <w:rFonts w:asciiTheme="majorHAnsi" w:hAnsiTheme="majorHAnsi"/>
                      <w:b/>
                      <w:sz w:val="22"/>
                    </w:rPr>
                    <w:t xml:space="preserve"> B.  </w:t>
                  </w:r>
                  <w:r>
                    <w:rPr>
                      <w:rFonts w:asciiTheme="majorHAnsi" w:hAnsiTheme="majorHAnsi"/>
                      <w:sz w:val="22"/>
                    </w:rPr>
                    <w:t>Voxels correlating with the maximum hypothesis value (left panel) and minimum hypothesis value (right panel).  Green rings indicate the medial and lateral orbitofrontal cortex respectively. C.  Relative peri-stimulus BOLD responses on error and correct trials (error minus correct) for targets (top panels) and non-targets (bottom panels) in the VMPFC (left panel) and putamen (right panel).</w:t>
                  </w:r>
                </w:p>
              </w:txbxContent>
            </v:textbox>
          </v:shape>
        </w:pict>
      </w:r>
      <w:ins w:id="1433" w:author="Christopher Summerfield" w:date="2014-04-29T11:02:00Z">
        <w:r>
          <w:rPr>
            <w:rFonts w:asciiTheme="majorHAnsi" w:hAnsiTheme="majorHAnsi"/>
            <w:b/>
            <w:noProof/>
            <w:lang w:eastAsia="en-US"/>
          </w:rPr>
          <w:pict>
            <v:shape id="_x0000_s1040" type="#_x0000_t202" style="position:absolute;left:0;text-align:left;margin-left:0;margin-top:111.65pt;width:486pt;height:126pt;z-index:2516695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" filled="f" stroked="f">
              <v:textbox style="mso-next-textbox:#_x0000_s1040" inset=",7.2pt,,7.2pt">
                <w:txbxContent>
                  <w:p w:rsidR="00F86FB5" w:rsidRPr="003E04B2" w:rsidRDefault="00F86FB5" w:rsidP="00B71A10">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3</w:t>
                    </w:r>
                    <w:r w:rsidRPr="003E04B2">
                      <w:rPr>
                        <w:rFonts w:asciiTheme="majorHAnsi" w:hAnsiTheme="majorHAnsi"/>
                        <w:b/>
                        <w:sz w:val="22"/>
                      </w:rPr>
                      <w:t>. A.</w:t>
                    </w:r>
                    <w:r w:rsidRPr="003E04B2">
                      <w:rPr>
                        <w:rFonts w:asciiTheme="majorHAnsi" w:hAnsiTheme="majorHAnsi"/>
                        <w:sz w:val="22"/>
                      </w:rPr>
                      <w:t xml:space="preserve"> </w:t>
                    </w:r>
                    <w:r>
                      <w:rPr>
                        <w:rFonts w:asciiTheme="majorHAnsi" w:hAnsiTheme="majorHAnsi"/>
                        <w:sz w:val="22"/>
                      </w:rPr>
                      <w:t>Voxels correlating with expected value predicted by the best-fitting parameterisation (left panel) and the parameterisation that maximises performance (right panels) rendered onto a saggital slice of the MNI template brain.   The green ring highlights the VMPFC.</w:t>
                    </w:r>
                    <w:r w:rsidRPr="0026220A">
                      <w:rPr>
                        <w:rFonts w:asciiTheme="majorHAnsi" w:hAnsiTheme="majorHAnsi"/>
                        <w:b/>
                        <w:sz w:val="22"/>
                      </w:rPr>
                      <w:t xml:space="preserve"> B.  </w:t>
                    </w:r>
                    <w:r>
                      <w:rPr>
                        <w:rFonts w:asciiTheme="majorHAnsi" w:hAnsiTheme="majorHAnsi"/>
                        <w:sz w:val="22"/>
                      </w:rPr>
                      <w:t>Voxels correlating with the maximum hypothesis value (left panel) and minimum hypothesis value (right panel).  Green rings indicate the medial and lateral orbitofrontal cortex respectively. C.  Relative peri-stimulus BOLD responses on error and correct trials (error minus correct) for targets (top panels) and non-targets (bottom panels) in the VMPFC (left panel) and putamen (right panel).</w:t>
                    </w:r>
                  </w:p>
                </w:txbxContent>
              </v:textbox>
              <w10:wrap type="tight"/>
            </v:shape>
          </w:pict>
        </w:r>
      </w:ins>
      <w:del w:id="1434" w:author="Christopher Summerfield" w:date="2014-04-29T10:23:00Z">
        <w:r w:rsidR="00AA758C">
          <w:rPr>
            <w:rFonts w:asciiTheme="majorHAnsi" w:hAnsiTheme="majorHAnsi"/>
            <w:b/>
            <w:noProof/>
            <w:lang w:eastAsia="en-US"/>
            <w:rPrChange w:id="1435">
              <w:rPr>
                <w:noProof/>
                <w:lang w:eastAsia="en-US"/>
              </w:rPr>
            </w:rPrChange>
          </w:rPr>
          <w:drawing>
            <wp:inline distT="0" distB="0" distL="0" distR="0">
              <wp:extent cx="5688330" cy="6713552"/>
              <wp:effectExtent l="25400" t="0" r="1270" b="0"/>
              <wp:docPr id="6" name="Picture 5"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1"/>
                      <a:stretch>
                        <a:fillRect/>
                      </a:stretch>
                    </pic:blipFill>
                    <pic:spPr>
                      <a:xfrm>
                        <a:off x="0" y="0"/>
                        <a:ext cx="5692336" cy="6718280"/>
                      </a:xfrm>
                      <a:prstGeom prst="rect">
                        <a:avLst/>
                      </a:prstGeom>
                    </pic:spPr>
                  </pic:pic>
                </a:graphicData>
              </a:graphic>
            </wp:inline>
          </w:drawing>
        </w:r>
      </w:del>
      <w:r w:rsidR="0026220A">
        <w:rPr>
          <w:rFonts w:asciiTheme="majorHAnsi" w:hAnsiTheme="majorHAnsi"/>
          <w:b/>
        </w:rPr>
        <w:br w:type="page"/>
      </w:r>
      <w:r w:rsidR="003D6644">
        <w:rPr>
          <w:rFonts w:asciiTheme="majorHAnsi" w:hAnsiTheme="majorHAnsi"/>
          <w:b/>
        </w:rPr>
        <w:t>FIGURE 4</w:t>
      </w:r>
    </w:p>
    <w:p w:rsidR="00CD1D26" w:rsidRDefault="00CD1D26" w:rsidP="00E246B6">
      <w:pPr>
        <w:numPr>
          <w:ins w:id="1436" w:author="Christopher Summerfield" w:date="2014-04-29T10:51:00Z"/>
        </w:numPr>
        <w:jc w:val="both"/>
        <w:rPr>
          <w:rFonts w:asciiTheme="majorHAnsi" w:hAnsiTheme="majorHAnsi"/>
          <w:b/>
        </w:rPr>
      </w:pPr>
    </w:p>
    <w:p w:rsidR="00C2711E" w:rsidRDefault="00AA758C" w:rsidP="00E246B6">
      <w:pPr>
        <w:jc w:val="both"/>
        <w:rPr>
          <w:rFonts w:asciiTheme="majorHAnsi" w:hAnsiTheme="majorHAnsi"/>
          <w:b/>
        </w:rPr>
      </w:pPr>
      <w:ins w:id="1437" w:author="Christopher Summerfield" w:date="2014-04-29T11:25:00Z">
        <w:r>
          <w:rPr>
            <w:rFonts w:asciiTheme="majorHAnsi" w:hAnsiTheme="majorHAnsi"/>
            <w:b/>
            <w:noProof/>
            <w:lang w:eastAsia="en-US"/>
            <w:rPrChange w:id="1438">
              <w:rPr>
                <w:noProof/>
                <w:lang w:eastAsia="en-US"/>
              </w:rPr>
            </w:rPrChange>
          </w:rPr>
          <w:drawing>
            <wp:anchor distT="0" distB="0" distL="114300" distR="114300" simplePos="0" relativeHeight="251671552" behindDoc="0" locked="0" layoutInCell="1" allowOverlap="1">
              <wp:simplePos x="0" y="0"/>
              <wp:positionH relativeFrom="column">
                <wp:posOffset>26670</wp:posOffset>
              </wp:positionH>
              <wp:positionV relativeFrom="paragraph">
                <wp:posOffset>3810</wp:posOffset>
              </wp:positionV>
              <wp:extent cx="5459730" cy="6439216"/>
              <wp:effectExtent l="25400" t="0" r="1270" b="0"/>
              <wp:wrapNone/>
              <wp:docPr id="13" name="" descr="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2"/>
                      <a:stretch>
                        <a:fillRect/>
                      </a:stretch>
                    </pic:blipFill>
                    <pic:spPr>
                      <a:xfrm>
                        <a:off x="0" y="0"/>
                        <a:ext cx="5459730" cy="6439216"/>
                      </a:xfrm>
                      <a:prstGeom prst="rect">
                        <a:avLst/>
                      </a:prstGeom>
                    </pic:spPr>
                  </pic:pic>
                </a:graphicData>
              </a:graphic>
            </wp:anchor>
          </w:drawing>
        </w:r>
      </w:ins>
    </w:p>
    <w:p w:rsidR="00C2711E" w:rsidDel="00A70B41" w:rsidRDefault="008F150F" w:rsidP="00E246B6">
      <w:pPr>
        <w:jc w:val="both"/>
        <w:rPr>
          <w:del w:id="1439" w:author="Christopher Summerfield" w:date="2014-04-29T11:01:00Z"/>
          <w:rFonts w:asciiTheme="majorHAnsi" w:hAnsiTheme="majorHAnsi"/>
          <w:b/>
        </w:rPr>
      </w:pPr>
      <w:r>
        <w:rPr>
          <w:rFonts w:asciiTheme="majorHAnsi" w:hAnsiTheme="majorHAnsi"/>
          <w:b/>
          <w:noProof/>
          <w:lang w:eastAsia="en-US"/>
        </w:rPr>
        <w:pict>
          <v:shape id="Text Box 7" o:spid="_x0000_s1029" type="#_x0000_t202" style="position:absolute;left:0;text-align:left;margin-left:-18pt;margin-top:492.65pt;width:486pt;height:162pt;z-index:25166028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" filled="f" stroked="f">
            <v:textbox inset=",7.2pt,,7.2pt">
              <w:txbxContent>
                <w:p w:rsidR="00F86FB5" w:rsidRPr="003E04B2" w:rsidRDefault="00F86FB5" w:rsidP="00B859C6">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4</w:t>
                  </w:r>
                  <w:r w:rsidRPr="003E04B2">
                    <w:rPr>
                      <w:rFonts w:asciiTheme="majorHAnsi" w:hAnsiTheme="majorHAnsi"/>
                      <w:b/>
                      <w:sz w:val="22"/>
                    </w:rPr>
                    <w:t>. A.</w:t>
                  </w:r>
                  <w:r w:rsidRPr="003E04B2">
                    <w:rPr>
                      <w:rFonts w:asciiTheme="majorHAnsi" w:hAnsiTheme="majorHAnsi"/>
                      <w:sz w:val="22"/>
                    </w:rPr>
                    <w:t xml:space="preserve"> </w:t>
                  </w:r>
                  <w:r>
                    <w:rPr>
                      <w:rFonts w:asciiTheme="majorHAnsi" w:hAnsiTheme="majorHAnsi"/>
                      <w:sz w:val="22"/>
                    </w:rPr>
                    <w:t xml:space="preserve">Voxels responding to the three-way interaction between stimulus (target vs. nontarget), cue (novel vs. familiar) and feedback (correct vs. error) at a threshold of p &lt; 0.0001 (uncorrected). </w:t>
                  </w:r>
                  <w:r w:rsidRPr="00B859C6">
                    <w:rPr>
                      <w:rFonts w:asciiTheme="majorHAnsi" w:hAnsiTheme="majorHAnsi"/>
                      <w:b/>
                      <w:sz w:val="22"/>
                    </w:rPr>
                    <w:t>B.</w:t>
                  </w:r>
                  <w:r>
                    <w:rPr>
                      <w:rFonts w:asciiTheme="majorHAnsi" w:hAnsiTheme="majorHAnsi"/>
                      <w:sz w:val="22"/>
                    </w:rPr>
                    <w:t xml:space="preserve">  Haemodynamic responses estimated with an FIR filter in three brain regions: the inferior parietal lobule (IPL), dorsolateral prefronta cortex (DLPFC) and rostrolateral prefrontal cortex (RLPFC).  Blue lines show nontarget trials and red lines show target trials; darker lines show correct trials and lighter lines error trials.  Upper panels show the responses in familiar cues blocks, and lower panels the responses in novel cues blocks. The darker dashed line at time zero indicates stimulus onset and the subsequent lighter dashed lines shows when the auditory feedback signal occurred.</w:t>
                  </w:r>
                  <w:ins w:id="1440" w:author="Christopher Summerfield" w:date="2014-04-29T11:24:00Z">
                    <w:r>
                      <w:rPr>
                        <w:rFonts w:asciiTheme="majorHAnsi" w:hAnsiTheme="majorHAnsi"/>
                        <w:sz w:val="22"/>
                      </w:rPr>
                      <w:t xml:space="preserve"> </w:t>
                    </w:r>
                    <w:r w:rsidR="008F150F" w:rsidRPr="008F150F">
                      <w:rPr>
                        <w:rFonts w:asciiTheme="majorHAnsi" w:hAnsiTheme="majorHAnsi"/>
                        <w:b/>
                        <w:sz w:val="22"/>
                        <w:rPrChange w:id="1441" w:author="Christopher Summerfield" w:date="2014-04-29T11:24:00Z">
                          <w:rPr>
                            <w:rFonts w:asciiTheme="majorHAnsi" w:hAnsiTheme="majorHAnsi"/>
                            <w:sz w:val="22"/>
                          </w:rPr>
                        </w:rPrChange>
                      </w:rPr>
                      <w:t>C.</w:t>
                    </w:r>
                    <w:r w:rsidRPr="003E04B2">
                      <w:rPr>
                        <w:rFonts w:asciiTheme="majorHAnsi" w:hAnsiTheme="majorHAnsi"/>
                        <w:sz w:val="22"/>
                      </w:rPr>
                      <w:t xml:space="preserve"> </w:t>
                    </w:r>
                    <w:r>
                      <w:rPr>
                        <w:rFonts w:asciiTheme="majorHAnsi" w:hAnsiTheme="majorHAnsi"/>
                        <w:sz w:val="22"/>
                      </w:rPr>
                      <w:t>Data from figure 3b are replotted as difference between error and correct trials for IPL, DLPFC and RLPFC as a function of cues (familiar [full lines] vs. novel [dashed lines]) and stimulus (target [red; upper panels] vs. nontarget [blue; lower panels]).</w:t>
                    </w:r>
                  </w:ins>
                </w:p>
                <w:p w:rsidR="00F86FB5" w:rsidRPr="003E04B2" w:rsidRDefault="00F86FB5" w:rsidP="00B859C6">
                  <w:pPr>
                    <w:jc w:val="both"/>
                    <w:rPr>
                      <w:rFonts w:asciiTheme="majorHAnsi" w:hAnsiTheme="majorHAnsi"/>
                      <w:sz w:val="22"/>
                    </w:rPr>
                  </w:pPr>
                </w:p>
              </w:txbxContent>
            </v:textbox>
            <w10:wrap type="tight"/>
          </v:shape>
        </w:pict>
      </w:r>
      <w:del w:id="1442" w:author="Christopher Summerfield" w:date="2014-04-29T10:37:00Z">
        <w:r w:rsidR="00AA758C">
          <w:rPr>
            <w:rFonts w:asciiTheme="majorHAnsi" w:hAnsiTheme="majorHAnsi"/>
            <w:b/>
            <w:noProof/>
            <w:lang w:eastAsia="en-US"/>
            <w:rPrChange w:id="1443">
              <w:rPr>
                <w:noProof/>
                <w:lang w:eastAsia="en-US"/>
              </w:rPr>
            </w:rPrChange>
          </w:rPr>
          <w:drawing>
            <wp:inline distT="0" distB="0" distL="0" distR="0">
              <wp:extent cx="6116320" cy="5339080"/>
              <wp:effectExtent l="25400" t="0" r="5080" b="0"/>
              <wp:docPr id="3" name="Picture 2"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a:srcRect b="25986"/>
                      <a:stretch>
                        <a:fillRect/>
                      </a:stretch>
                    </pic:blipFill>
                    <pic:spPr>
                      <a:xfrm>
                        <a:off x="0" y="0"/>
                        <a:ext cx="6116320" cy="5339080"/>
                      </a:xfrm>
                      <a:prstGeom prst="rect">
                        <a:avLst/>
                      </a:prstGeom>
                    </pic:spPr>
                  </pic:pic>
                </a:graphicData>
              </a:graphic>
            </wp:inline>
          </w:drawing>
        </w:r>
      </w:del>
      <w:del w:id="1444" w:author="Christopher Summerfield" w:date="2014-04-29T11:01:00Z">
        <w:r w:rsidR="00C2711E" w:rsidDel="00A70B41">
          <w:rPr>
            <w:rFonts w:asciiTheme="majorHAnsi" w:hAnsiTheme="majorHAnsi"/>
            <w:b/>
          </w:rPr>
          <w:br w:type="page"/>
        </w:r>
      </w:del>
      <w:ins w:id="1445" w:author="Christopher Summerfield" w:date="2014-04-29T11:01:00Z">
        <w:r w:rsidR="00A70B41" w:rsidDel="00A70B41">
          <w:rPr>
            <w:rFonts w:asciiTheme="majorHAnsi" w:hAnsiTheme="majorHAnsi"/>
            <w:b/>
          </w:rPr>
          <w:t xml:space="preserve"> </w:t>
        </w:r>
      </w:ins>
      <w:del w:id="1446" w:author="Christopher Summerfield" w:date="2014-04-29T11:01:00Z">
        <w:r w:rsidR="0026220A" w:rsidDel="00A70B41">
          <w:rPr>
            <w:rFonts w:asciiTheme="majorHAnsi" w:hAnsiTheme="majorHAnsi"/>
            <w:b/>
          </w:rPr>
          <w:delText xml:space="preserve">FIGURE </w:delText>
        </w:r>
      </w:del>
      <w:del w:id="1447" w:author="Christopher Summerfield" w:date="2014-04-29T10:54:00Z">
        <w:r w:rsidR="0026220A" w:rsidDel="00AB2B27">
          <w:rPr>
            <w:rFonts w:asciiTheme="majorHAnsi" w:hAnsiTheme="majorHAnsi"/>
            <w:b/>
          </w:rPr>
          <w:delText>5</w:delText>
        </w:r>
      </w:del>
    </w:p>
    <w:p w:rsidR="00C2711E" w:rsidDel="00A70B41" w:rsidRDefault="00C2711E" w:rsidP="00E246B6">
      <w:pPr>
        <w:jc w:val="both"/>
        <w:rPr>
          <w:del w:id="1448" w:author="Christopher Summerfield" w:date="2014-04-29T11:01:00Z"/>
          <w:rFonts w:asciiTheme="majorHAnsi" w:hAnsiTheme="majorHAnsi"/>
          <w:b/>
        </w:rPr>
      </w:pPr>
    </w:p>
    <w:p w:rsidR="001B3B60" w:rsidDel="00AB2B27" w:rsidRDefault="008F150F" w:rsidP="00E246B6">
      <w:pPr>
        <w:jc w:val="both"/>
        <w:rPr>
          <w:del w:id="1449" w:author="Christopher Summerfield" w:date="2014-04-29T10:54:00Z"/>
          <w:rFonts w:asciiTheme="majorHAnsi" w:hAnsiTheme="majorHAnsi"/>
          <w:b/>
        </w:rPr>
      </w:pPr>
      <w:del w:id="1450" w:author="Christopher Summerfield" w:date="2014-04-29T10:59:00Z">
        <w:r>
          <w:rPr>
            <w:rFonts w:asciiTheme="majorHAnsi" w:hAnsiTheme="majorHAnsi"/>
            <w:b/>
            <w:noProof/>
            <w:lang w:eastAsia="en-US"/>
          </w:rPr>
          <w:pict>
            <v:shape id="Text Box 9" o:spid="_x0000_s1030" type="#_x0000_t202" style="position:absolute;left:0;text-align:left;margin-left:2.1pt;margin-top:312.7pt;width:486pt;height:1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" filled="f" stroked="f">
              <v:textbox inset=",7.2pt,,7.2pt">
                <w:txbxContent>
                  <w:p w:rsidR="00F86FB5" w:rsidRPr="003E04B2" w:rsidRDefault="00F86FB5" w:rsidP="00B859C6">
                    <w:pPr>
                      <w:jc w:val="both"/>
                      <w:rPr>
                        <w:rFonts w:asciiTheme="majorHAnsi" w:hAnsiTheme="majorHAnsi"/>
                        <w:sz w:val="22"/>
                      </w:rPr>
                    </w:pPr>
                    <w:r w:rsidRPr="003E04B2">
                      <w:rPr>
                        <w:rFonts w:asciiTheme="majorHAnsi" w:hAnsiTheme="majorHAnsi"/>
                        <w:b/>
                        <w:sz w:val="22"/>
                      </w:rPr>
                      <w:t xml:space="preserve">Figure </w:t>
                    </w:r>
                    <w:del w:id="1451" w:author="Christopher Summerfield" w:date="2014-04-29T10:53:00Z">
                      <w:r w:rsidDel="00AB2B27">
                        <w:rPr>
                          <w:rFonts w:asciiTheme="majorHAnsi" w:hAnsiTheme="majorHAnsi"/>
                          <w:b/>
                          <w:sz w:val="22"/>
                        </w:rPr>
                        <w:delText>5</w:delText>
                      </w:r>
                    </w:del>
                    <w:ins w:id="1452" w:author="Christopher Summerfield" w:date="2014-04-29T10:53:00Z">
                      <w:r>
                        <w:rPr>
                          <w:rFonts w:asciiTheme="majorHAnsi" w:hAnsiTheme="majorHAnsi"/>
                          <w:b/>
                          <w:sz w:val="22"/>
                        </w:rPr>
                        <w:t>S2</w:t>
                      </w:r>
                    </w:ins>
                    <w:r w:rsidRPr="003E04B2">
                      <w:rPr>
                        <w:rFonts w:asciiTheme="majorHAnsi" w:hAnsiTheme="majorHAnsi"/>
                        <w:b/>
                        <w:sz w:val="22"/>
                      </w:rPr>
                      <w:t>. A.</w:t>
                    </w:r>
                    <w:r w:rsidRPr="003E04B2">
                      <w:rPr>
                        <w:rFonts w:asciiTheme="majorHAnsi" w:hAnsiTheme="majorHAnsi"/>
                        <w:sz w:val="22"/>
                      </w:rPr>
                      <w:t xml:space="preserve"> </w:t>
                    </w:r>
                    <w:r>
                      <w:rPr>
                        <w:rFonts w:asciiTheme="majorHAnsi" w:hAnsiTheme="majorHAnsi"/>
                        <w:sz w:val="22"/>
                      </w:rPr>
                      <w:t xml:space="preserve">Data from figure 3b are replotted as difference between error and correct trials for IPL, DLPFC and RLPFC as a function of cues (familiar [full lines] vs. novel [dashed lines]) and stimulus (target [red; upper panels] vs. nontarget [blue; lower panels]).  </w:t>
                    </w:r>
                    <w:r w:rsidRPr="00AB3EEB">
                      <w:rPr>
                        <w:rFonts w:asciiTheme="majorHAnsi" w:hAnsiTheme="majorHAnsi"/>
                        <w:b/>
                        <w:sz w:val="22"/>
                      </w:rPr>
                      <w:t xml:space="preserve">B. </w:t>
                    </w:r>
                    <w:r>
                      <w:rPr>
                        <w:rFonts w:asciiTheme="majorHAnsi" w:hAnsiTheme="majorHAnsi"/>
                        <w:sz w:val="22"/>
                      </w:rPr>
                      <w:t xml:space="preserve">Correlations between relative BOLD signals in the DLPFC and model parameter </w:t>
                    </w:r>
                    <w:r>
                      <w:rPr>
                        <w:rFonts w:asciiTheme="majorHAnsi" w:hAnsiTheme="majorHAnsi"/>
                        <w:sz w:val="22"/>
                      </w:rPr>
                      <w:sym w:font="Symbol" w:char="F061"/>
                    </w:r>
                    <w:r>
                      <w:rPr>
                        <w:rFonts w:asciiTheme="majorHAnsi" w:hAnsiTheme="majorHAnsi"/>
                        <w:sz w:val="22"/>
                      </w:rPr>
                      <w:t xml:space="preserve"> (indexing relative steepness of confirmatory and disconfirmatory learning).  Larger relative (error-correct) BOLD signals following feedback led to higher values of </w:t>
                    </w:r>
                    <w:r>
                      <w:rPr>
                        <w:rFonts w:asciiTheme="majorHAnsi" w:hAnsiTheme="majorHAnsi"/>
                        <w:sz w:val="22"/>
                      </w:rPr>
                      <w:sym w:font="Symbol" w:char="F061"/>
                    </w:r>
                    <w:r>
                      <w:rPr>
                        <w:rFonts w:asciiTheme="majorHAnsi" w:hAnsiTheme="majorHAnsi"/>
                        <w:sz w:val="22"/>
                      </w:rPr>
                      <w:t xml:space="preserve"> in all conditions except the novel cues, nontarget trials.  </w:t>
                    </w:r>
                    <w:r w:rsidRPr="00AB3EEB">
                      <w:rPr>
                        <w:rFonts w:asciiTheme="majorHAnsi" w:hAnsiTheme="majorHAnsi"/>
                        <w:b/>
                        <w:sz w:val="22"/>
                      </w:rPr>
                      <w:t xml:space="preserve">C. </w:t>
                    </w:r>
                    <w:r>
                      <w:rPr>
                        <w:rFonts w:asciiTheme="majorHAnsi" w:hAnsiTheme="majorHAnsi"/>
                        <w:sz w:val="22"/>
                      </w:rPr>
                      <w:t>As for B, but correlations with RLPFC BOLD.</w:t>
                    </w:r>
                  </w:p>
                </w:txbxContent>
              </v:textbox>
            </v:shape>
          </w:pict>
        </w:r>
      </w:del>
      <w:del w:id="1453" w:author="Christopher Summerfield" w:date="2014-04-29T10:54:00Z">
        <w:r w:rsidR="00AA758C">
          <w:rPr>
            <w:rFonts w:asciiTheme="majorHAnsi" w:hAnsiTheme="majorHAnsi"/>
            <w:b/>
            <w:noProof/>
            <w:lang w:eastAsia="en-US"/>
            <w:rPrChange w:id="1454">
              <w:rPr>
                <w:noProof/>
                <w:lang w:eastAsia="en-US"/>
              </w:rPr>
            </w:rPrChange>
          </w:rPr>
          <w:drawing>
            <wp:inline distT="0" distB="0" distL="0" distR="0">
              <wp:extent cx="6116320" cy="3738880"/>
              <wp:effectExtent l="25400" t="0" r="5080" b="0"/>
              <wp:docPr id="4" name="Picture 3" descr="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a:srcRect b="48169"/>
                      <a:stretch>
                        <a:fillRect/>
                      </a:stretch>
                    </pic:blipFill>
                    <pic:spPr>
                      <a:xfrm>
                        <a:off x="0" y="0"/>
                        <a:ext cx="6116320" cy="3738880"/>
                      </a:xfrm>
                      <a:prstGeom prst="rect">
                        <a:avLst/>
                      </a:prstGeom>
                    </pic:spPr>
                  </pic:pic>
                </a:graphicData>
              </a:graphic>
            </wp:inline>
          </w:drawing>
        </w:r>
      </w:del>
      <w:r w:rsidR="0026220A">
        <w:rPr>
          <w:rFonts w:asciiTheme="majorHAnsi" w:hAnsiTheme="majorHAnsi"/>
          <w:b/>
        </w:rPr>
        <w:t xml:space="preserve"> </w:t>
      </w:r>
    </w:p>
    <w:p w:rsidR="00272972" w:rsidRDefault="001B3B60">
      <w:pPr>
        <w:jc w:val="both"/>
        <w:rPr>
          <w:del w:id="1455" w:author="Christopher Summerfield" w:date="2014-04-29T11:01:00Z"/>
          <w:rFonts w:asciiTheme="majorHAnsi" w:hAnsiTheme="majorHAnsi"/>
          <w:b/>
        </w:rPr>
      </w:pPr>
      <w:del w:id="1456" w:author="Christopher Summerfield" w:date="2014-04-29T11:03:00Z">
        <w:r w:rsidDel="00B71A10">
          <w:rPr>
            <w:rFonts w:asciiTheme="majorHAnsi" w:hAnsiTheme="majorHAnsi"/>
            <w:b/>
          </w:rPr>
          <w:br w:type="page"/>
        </w:r>
      </w:del>
      <w:del w:id="1457" w:author="Christopher Summerfield" w:date="2014-04-28T14:02:00Z">
        <w:r w:rsidR="00FA7740" w:rsidDel="00E67396">
          <w:rPr>
            <w:rFonts w:asciiTheme="majorHAnsi" w:hAnsiTheme="majorHAnsi"/>
            <w:b/>
          </w:rPr>
          <w:delText>Online</w:delText>
        </w:r>
      </w:del>
      <w:del w:id="1458" w:author="Christopher Summerfield" w:date="2014-04-29T11:01:00Z">
        <w:r w:rsidR="00FA7740" w:rsidDel="00A70B41">
          <w:rPr>
            <w:rFonts w:asciiTheme="majorHAnsi" w:hAnsiTheme="majorHAnsi"/>
            <w:b/>
          </w:rPr>
          <w:delText xml:space="preserve"> Methods</w:delText>
        </w:r>
      </w:del>
    </w:p>
    <w:p w:rsidR="00272972" w:rsidRDefault="00272972">
      <w:pPr>
        <w:jc w:val="both"/>
        <w:rPr>
          <w:del w:id="1459" w:author="Christopher Summerfield" w:date="2014-04-29T11:01:00Z"/>
          <w:rFonts w:asciiTheme="majorHAnsi" w:hAnsiTheme="majorHAnsi"/>
        </w:rPr>
      </w:pPr>
    </w:p>
    <w:p w:rsidR="00272972" w:rsidRDefault="00FA7740">
      <w:pPr>
        <w:jc w:val="both"/>
        <w:rPr>
          <w:del w:id="1460" w:author="Christopher Summerfield" w:date="2014-04-29T11:01:00Z"/>
          <w:rFonts w:asciiTheme="majorHAnsi" w:hAnsiTheme="majorHAnsi"/>
        </w:rPr>
      </w:pPr>
      <w:del w:id="1461" w:author="Christopher Summerfield" w:date="2014-04-29T11:01:00Z">
        <w:r w:rsidRPr="00FA7740" w:rsidDel="00A70B41">
          <w:rPr>
            <w:rFonts w:asciiTheme="majorHAnsi" w:hAnsiTheme="majorHAnsi"/>
            <w:b/>
          </w:rPr>
          <w:delText>Subjects.</w:delText>
        </w:r>
        <w:r w:rsidDel="00A70B41">
          <w:rPr>
            <w:rFonts w:asciiTheme="majorHAnsi" w:hAnsiTheme="majorHAnsi"/>
          </w:rPr>
          <w:delText xml:space="preserve"> </w:delText>
        </w:r>
        <w:r w:rsidRPr="00FA7740" w:rsidDel="00A70B41">
          <w:rPr>
            <w:rFonts w:asciiTheme="majorHAnsi" w:hAnsiTheme="majorHAnsi"/>
          </w:rPr>
          <w:delText xml:space="preserve">18 healthy </w:delText>
        </w:r>
        <w:r w:rsidDel="00A70B41">
          <w:rPr>
            <w:rFonts w:asciiTheme="majorHAnsi" w:hAnsiTheme="majorHAnsi"/>
          </w:rPr>
          <w:delText>partici</w:delText>
        </w:r>
        <w:r w:rsidR="00DB6C0F" w:rsidDel="00A70B41">
          <w:rPr>
            <w:rFonts w:asciiTheme="majorHAnsi" w:hAnsiTheme="majorHAnsi"/>
          </w:rPr>
          <w:delText>pants (6 female, 12 male; age 20-34, mean 25</w:delText>
        </w:r>
        <w:r w:rsidR="0029647F" w:rsidDel="00A70B41">
          <w:rPr>
            <w:rFonts w:asciiTheme="majorHAnsi" w:hAnsiTheme="majorHAnsi"/>
          </w:rPr>
          <w:delText>.0</w:delText>
        </w:r>
        <w:r w:rsidDel="00A70B41">
          <w:rPr>
            <w:rFonts w:asciiTheme="majorHAnsi" w:hAnsiTheme="majorHAnsi"/>
          </w:rPr>
          <w:delText xml:space="preserve"> years) were recruited into the study in accordance with local ethical guidelines.  No participants reported a history of psychiatric or neurological illness, and all had normal or corrected-to-normal vision.</w:delText>
        </w:r>
        <w:r w:rsidR="00DB6C0F" w:rsidDel="00A70B41">
          <w:rPr>
            <w:rFonts w:asciiTheme="majorHAnsi" w:hAnsiTheme="majorHAnsi"/>
          </w:rPr>
          <w:delText xml:space="preserve"> They were paid £35 for participation in both a practice and a scanner session on two separate days.</w:delText>
        </w:r>
      </w:del>
    </w:p>
    <w:p w:rsidR="00272972" w:rsidRDefault="00FA7740">
      <w:pPr>
        <w:jc w:val="both"/>
        <w:rPr>
          <w:del w:id="1462" w:author="Christopher Summerfield" w:date="2014-04-29T11:01:00Z"/>
          <w:rFonts w:asciiTheme="majorHAnsi" w:hAnsiTheme="majorHAnsi"/>
        </w:rPr>
      </w:pPr>
      <w:del w:id="1463" w:author="Christopher Summerfield" w:date="2014-04-29T11:01:00Z">
        <w:r w:rsidDel="00A70B41">
          <w:rPr>
            <w:rFonts w:asciiTheme="majorHAnsi" w:hAnsiTheme="majorHAnsi"/>
          </w:rPr>
          <w:br/>
        </w:r>
        <w:r w:rsidR="00E96241" w:rsidDel="00A70B41">
          <w:rPr>
            <w:rFonts w:asciiTheme="majorHAnsi" w:hAnsiTheme="majorHAnsi"/>
            <w:b/>
          </w:rPr>
          <w:delText>Stimuli and t</w:delText>
        </w:r>
        <w:r w:rsidR="00E246B6" w:rsidRPr="00E246B6" w:rsidDel="00A70B41">
          <w:rPr>
            <w:rFonts w:asciiTheme="majorHAnsi" w:hAnsiTheme="majorHAnsi"/>
            <w:b/>
          </w:rPr>
          <w:delText>ask.</w:delText>
        </w:r>
        <w:r w:rsidR="00E246B6" w:rsidDel="00A70B41">
          <w:rPr>
            <w:rFonts w:asciiTheme="majorHAnsi" w:hAnsiTheme="majorHAnsi"/>
          </w:rPr>
          <w:delText xml:space="preserve"> </w:delText>
        </w:r>
        <w:r w:rsidDel="00A70B41">
          <w:rPr>
            <w:rFonts w:asciiTheme="majorHAnsi" w:hAnsiTheme="majorHAnsi"/>
          </w:rPr>
          <w:delText>Participants performed a rule-learning task that required pairs</w:delText>
        </w:r>
        <w:r w:rsidR="00E246B6" w:rsidDel="00A70B41">
          <w:rPr>
            <w:rFonts w:asciiTheme="majorHAnsi" w:hAnsiTheme="majorHAnsi"/>
          </w:rPr>
          <w:delText xml:space="preserve"> of shapes to be classified as “target” or “non-target” according to an unknown rule.  Each block of began with the presentation of one of 8 abstract symbolic cues (Greek letters) for </w:delText>
        </w:r>
        <w:r w:rsidR="00D040A8" w:rsidRPr="00D040A8" w:rsidDel="00A70B41">
          <w:rPr>
            <w:rFonts w:asciiTheme="majorHAnsi" w:hAnsiTheme="majorHAnsi"/>
          </w:rPr>
          <w:delText>3</w:delText>
        </w:r>
        <w:r w:rsidR="00E246B6" w:rsidDel="00A70B41">
          <w:rPr>
            <w:rFonts w:asciiTheme="majorHAnsi" w:hAnsiTheme="majorHAnsi"/>
          </w:rPr>
          <w:delText xml:space="preserve">s.  </w:delText>
        </w:r>
        <w:r w:rsidR="002404CF" w:rsidDel="00A70B41">
          <w:rPr>
            <w:rFonts w:asciiTheme="majorHAnsi" w:hAnsiTheme="majorHAnsi"/>
          </w:rPr>
          <w:delText>After a period of 2-5s (jittered)</w:delText>
        </w:r>
        <w:r w:rsidR="00E246B6" w:rsidDel="00A70B41">
          <w:rPr>
            <w:rFonts w:asciiTheme="majorHAnsi" w:hAnsiTheme="majorHAnsi"/>
          </w:rPr>
          <w:delText>, a train of 16 pairs of stimuli appeared on the left or right of the screen at approximately 3</w:delText>
        </w:r>
        <w:r w:rsidR="00E246B6" w:rsidDel="00A70B41">
          <w:rPr>
            <w:rFonts w:asciiTheme="majorHAnsi" w:hAnsiTheme="majorHAnsi"/>
          </w:rPr>
          <w:sym w:font="Symbol" w:char="F0B0"/>
        </w:r>
        <w:r w:rsidR="00E246B6" w:rsidDel="00A70B41">
          <w:rPr>
            <w:rFonts w:asciiTheme="majorHAnsi" w:hAnsiTheme="majorHAnsi"/>
          </w:rPr>
          <w:delText xml:space="preserve"> eccentricity.  Each stimulus pair remained on the screen for 3s.  Each member of the pair could be a square, circle or triangle coloured red, green or blue.  Participants pressed a key (training task) or response button (scanner task) at any point during the 3s presentation period to indicate whether the stimulus was a target or nontarget</w:delText>
        </w:r>
        <w:r w:rsidR="00532182" w:rsidDel="00A70B41">
          <w:rPr>
            <w:rFonts w:asciiTheme="majorHAnsi" w:hAnsiTheme="majorHAnsi"/>
          </w:rPr>
          <w:delText>. S</w:delText>
        </w:r>
        <w:r w:rsidR="00E246B6" w:rsidDel="00A70B41">
          <w:rPr>
            <w:rFonts w:asciiTheme="majorHAnsi" w:hAnsiTheme="majorHAnsi"/>
          </w:rPr>
          <w:delText xml:space="preserve">timulus-response contingencies were fully counterbalanced across participants.  Responses were followed by </w:delText>
        </w:r>
        <w:r w:rsidR="00DB6C0F" w:rsidDel="00A70B41">
          <w:rPr>
            <w:rFonts w:asciiTheme="majorHAnsi" w:hAnsiTheme="majorHAnsi"/>
          </w:rPr>
          <w:delText xml:space="preserve">fully informative </w:delText>
        </w:r>
        <w:r w:rsidR="00E246B6" w:rsidDel="00A70B41">
          <w:rPr>
            <w:rFonts w:asciiTheme="majorHAnsi" w:hAnsiTheme="majorHAnsi"/>
          </w:rPr>
          <w:delText>audito</w:delText>
        </w:r>
        <w:r w:rsidR="00DB6C0F" w:rsidDel="00A70B41">
          <w:rPr>
            <w:rFonts w:asciiTheme="majorHAnsi" w:hAnsiTheme="majorHAnsi"/>
          </w:rPr>
          <w:delText>ry feedback consisting of a pairs</w:delText>
        </w:r>
        <w:r w:rsidR="00E246B6" w:rsidDel="00A70B41">
          <w:rPr>
            <w:rFonts w:asciiTheme="majorHAnsi" w:hAnsiTheme="majorHAnsi"/>
          </w:rPr>
          <w:delText xml:space="preserve"> of tones </w:delText>
        </w:r>
        <w:r w:rsidR="00DB6C0F" w:rsidDel="00A70B41">
          <w:rPr>
            <w:rFonts w:asciiTheme="majorHAnsi" w:hAnsiTheme="majorHAnsi"/>
          </w:rPr>
          <w:delText>with</w:delText>
        </w:r>
        <w:r w:rsidR="00E246B6" w:rsidDel="00A70B41">
          <w:rPr>
            <w:rFonts w:asciiTheme="majorHAnsi" w:hAnsiTheme="majorHAnsi"/>
          </w:rPr>
          <w:delText xml:space="preserve"> ascending (correct) or descending (incorrect) pitch (400Hz; 800z) that lasted 200ms in total.  An interval of </w:delText>
        </w:r>
        <w:r w:rsidR="00D040A8" w:rsidRPr="00D040A8" w:rsidDel="00A70B41">
          <w:rPr>
            <w:rFonts w:asciiTheme="majorHAnsi" w:hAnsiTheme="majorHAnsi"/>
          </w:rPr>
          <w:delText>2-6</w:delText>
        </w:r>
        <w:r w:rsidR="00E246B6" w:rsidDel="00A70B41">
          <w:rPr>
            <w:rFonts w:asciiTheme="majorHAnsi" w:hAnsiTheme="majorHAnsi"/>
          </w:rPr>
          <w:delText>s was interposed between stimuli, during which the screen was blank.</w:delText>
        </w:r>
        <w:r w:rsidR="002404CF" w:rsidDel="00A70B41">
          <w:rPr>
            <w:rFonts w:asciiTheme="majorHAnsi" w:hAnsiTheme="majorHAnsi"/>
          </w:rPr>
          <w:delText xml:space="preserve">  Participants completed a total of 48 blocks during training, and then a further 48 blocks for the scanner session</w:delText>
        </w:r>
        <w:r w:rsidR="00532182" w:rsidDel="00A70B41">
          <w:rPr>
            <w:rFonts w:asciiTheme="majorHAnsi" w:hAnsiTheme="majorHAnsi"/>
          </w:rPr>
          <w:delText>,</w:delText>
        </w:r>
        <w:r w:rsidR="002404CF" w:rsidDel="00A70B41">
          <w:rPr>
            <w:rFonts w:asciiTheme="majorHAnsi" w:hAnsiTheme="majorHAnsi"/>
          </w:rPr>
          <w:delText xml:space="preserve"> which occurred on a subsequent day.  In the scanner, the experiment was divided into 4 runs of 12 blocks each, buttressed by lead-in and lead-out durations of 10s.  Each block lasted ~17 minutes, bringing total scanning time to just over an hour.</w:delText>
        </w:r>
      </w:del>
    </w:p>
    <w:p w:rsidR="00272972" w:rsidRDefault="00272972">
      <w:pPr>
        <w:jc w:val="both"/>
        <w:rPr>
          <w:del w:id="1464" w:author="Christopher Summerfield" w:date="2014-04-29T11:01:00Z"/>
          <w:rFonts w:asciiTheme="majorHAnsi" w:hAnsiTheme="majorHAnsi"/>
        </w:rPr>
      </w:pPr>
    </w:p>
    <w:p w:rsidR="00272972" w:rsidRDefault="00E96241">
      <w:pPr>
        <w:jc w:val="both"/>
        <w:rPr>
          <w:del w:id="1465" w:author="Christopher Summerfield" w:date="2014-04-29T11:01:00Z"/>
          <w:rFonts w:asciiTheme="majorHAnsi" w:hAnsiTheme="majorHAnsi"/>
        </w:rPr>
      </w:pPr>
      <w:del w:id="1466" w:author="Christopher Summerfield" w:date="2014-04-29T11:01:00Z">
        <w:r w:rsidRPr="00E96241" w:rsidDel="00A70B41">
          <w:rPr>
            <w:rFonts w:asciiTheme="majorHAnsi" w:hAnsiTheme="majorHAnsi"/>
            <w:b/>
          </w:rPr>
          <w:delText>Rules.</w:delText>
        </w:r>
        <w:r w:rsidDel="00A70B41">
          <w:rPr>
            <w:rFonts w:asciiTheme="majorHAnsi" w:hAnsiTheme="majorHAnsi"/>
          </w:rPr>
          <w:delText xml:space="preserve"> </w:delText>
        </w:r>
        <w:r w:rsidR="002404CF" w:rsidDel="00A70B41">
          <w:rPr>
            <w:rFonts w:asciiTheme="majorHAnsi" w:hAnsiTheme="majorHAnsi"/>
          </w:rPr>
          <w:delText>Rules were disjunctive – for example, in one block the rule might be “if the shape on the left is red, OR the shape on the right is blue, the stimulus pair is a target”. We denote this {red-left, blue right}. We divided rules into 4 classes according to the feature that was relevant on each side</w:delText>
        </w:r>
        <w:r w:rsidR="00DC44F0" w:rsidDel="00A70B41">
          <w:rPr>
            <w:rFonts w:asciiTheme="majorHAnsi" w:hAnsiTheme="majorHAnsi"/>
          </w:rPr>
          <w:delText xml:space="preserve"> (left-right}</w:delText>
        </w:r>
        <w:r w:rsidR="002404CF" w:rsidDel="00A70B41">
          <w:rPr>
            <w:rFonts w:asciiTheme="majorHAnsi" w:hAnsiTheme="majorHAnsi"/>
          </w:rPr>
          <w:delText>: colour-colour, colour-shape, shape-colour and shape-shape. The same feature was never selected in both cases, for example {red-left, red-right} was disallowed, leaving 6 possible rules in each class – i.e. 24 rules total.</w:delText>
        </w:r>
        <w:r w:rsidR="00DC44F0" w:rsidDel="00A70B41">
          <w:rPr>
            <w:rFonts w:asciiTheme="majorHAnsi" w:hAnsiTheme="majorHAnsi"/>
          </w:rPr>
          <w:delText xml:space="preserve">  Each rule was thus repeated twice during practice and twice in the main experiment.</w:delText>
        </w:r>
      </w:del>
      <w:del w:id="1467" w:author="Christopher Summerfield" w:date="2014-04-28T14:05:00Z">
        <w:r w:rsidR="00DC44F0" w:rsidDel="00E67396">
          <w:rPr>
            <w:rFonts w:asciiTheme="majorHAnsi" w:hAnsiTheme="majorHAnsi"/>
          </w:rPr>
          <w:delText xml:space="preserve">  </w:delText>
        </w:r>
      </w:del>
      <w:del w:id="1468" w:author="Christopher Summerfield" w:date="2014-04-29T11:01:00Z">
        <w:r w:rsidR="00DC44F0" w:rsidDel="00A70B41">
          <w:rPr>
            <w:rFonts w:asciiTheme="majorHAnsi" w:hAnsiTheme="majorHAnsi"/>
          </w:rPr>
          <w:delText>Pairs of shapes were selected</w:delText>
        </w:r>
        <w:r w:rsidR="00271091" w:rsidDel="00A70B41">
          <w:rPr>
            <w:rFonts w:asciiTheme="majorHAnsi" w:hAnsiTheme="majorHAnsi"/>
          </w:rPr>
          <w:delText xml:space="preserve"> pseudorandomly</w:delText>
        </w:r>
        <w:r w:rsidR="00DC44F0" w:rsidDel="00A70B41">
          <w:rPr>
            <w:rFonts w:asciiTheme="majorHAnsi" w:hAnsiTheme="majorHAnsi"/>
          </w:rPr>
          <w:delText xml:space="preserve"> in each block so that 8 trials were targets and 8 were nontargets, but no combinations of coloured shapes were repeated.  </w:delText>
        </w:r>
      </w:del>
    </w:p>
    <w:p w:rsidR="00272972" w:rsidRDefault="00272972">
      <w:pPr>
        <w:jc w:val="both"/>
        <w:rPr>
          <w:del w:id="1469" w:author="Christopher Summerfield" w:date="2014-04-29T11:01:00Z"/>
          <w:rFonts w:asciiTheme="majorHAnsi" w:hAnsiTheme="majorHAnsi"/>
        </w:rPr>
      </w:pPr>
    </w:p>
    <w:p w:rsidR="00272972" w:rsidRDefault="00E96241">
      <w:pPr>
        <w:jc w:val="both"/>
        <w:rPr>
          <w:del w:id="1470" w:author="Christopher Summerfield" w:date="2014-04-29T11:01:00Z"/>
          <w:rFonts w:asciiTheme="majorHAnsi" w:hAnsiTheme="majorHAnsi"/>
        </w:rPr>
      </w:pPr>
      <w:del w:id="1471" w:author="Christopher Summerfield" w:date="2014-04-29T11:01:00Z">
        <w:r w:rsidRPr="00E96241" w:rsidDel="00A70B41">
          <w:rPr>
            <w:rFonts w:asciiTheme="majorHAnsi" w:hAnsiTheme="majorHAnsi"/>
            <w:b/>
          </w:rPr>
          <w:delText>Cues.</w:delText>
        </w:r>
        <w:r w:rsidDel="00A70B41">
          <w:rPr>
            <w:rFonts w:asciiTheme="majorHAnsi" w:hAnsiTheme="majorHAnsi"/>
          </w:rPr>
          <w:delText xml:space="preserve"> </w:delText>
        </w:r>
        <w:r w:rsidR="00DC44F0" w:rsidDel="00A70B41">
          <w:rPr>
            <w:rFonts w:asciiTheme="majorHAnsi" w:hAnsiTheme="majorHAnsi"/>
          </w:rPr>
          <w:delText>Four symbolic cues were randomly assigned to the four rule classes for each participant.  Half of the total 48 blocks were designated ‘novel cues’ blocks, and the remainder were ‘familiar cues’ blocks.</w:delText>
        </w:r>
        <w:r w:rsidR="00271091" w:rsidDel="00A70B41">
          <w:rPr>
            <w:rFonts w:asciiTheme="majorHAnsi" w:hAnsiTheme="majorHAnsi"/>
          </w:rPr>
          <w:delText xml:space="preserve">  In familiar cues blocks, the symbolic cue faithfully indicated the rule class that was relevant (but not the precise rule).  Participants were fully </w:delText>
        </w:r>
        <w:r w:rsidR="00DB6C0F" w:rsidDel="00A70B41">
          <w:rPr>
            <w:rFonts w:asciiTheme="majorHAnsi" w:hAnsiTheme="majorHAnsi"/>
          </w:rPr>
          <w:delText>briefed</w:delText>
        </w:r>
        <w:r w:rsidR="00271091" w:rsidDel="00A70B41">
          <w:rPr>
            <w:rFonts w:asciiTheme="majorHAnsi" w:hAnsiTheme="majorHAnsi"/>
          </w:rPr>
          <w:delText xml:space="preserve"> as to the meaning of the cues at the beginning of the practice session, and the cues remained unchanged during the</w:delText>
        </w:r>
        <w:r w:rsidR="00DB6C0F" w:rsidDel="00A70B41">
          <w:rPr>
            <w:rFonts w:asciiTheme="majorHAnsi" w:hAnsiTheme="majorHAnsi"/>
          </w:rPr>
          <w:delText xml:space="preserve"> later</w:delText>
        </w:r>
        <w:r w:rsidR="00271091" w:rsidDel="00A70B41">
          <w:rPr>
            <w:rFonts w:asciiTheme="majorHAnsi" w:hAnsiTheme="majorHAnsi"/>
          </w:rPr>
          <w:delText xml:space="preserve"> scanner session.  For the novel cues blocks, one of the remaining four cues was chosen pseudorandomly </w:delText>
        </w:r>
        <w:r w:rsidDel="00A70B41">
          <w:rPr>
            <w:rFonts w:asciiTheme="majorHAnsi" w:hAnsiTheme="majorHAnsi"/>
          </w:rPr>
          <w:delText>at the start of the block (</w:delText>
        </w:r>
        <w:r w:rsidR="00271091" w:rsidDel="00A70B41">
          <w:rPr>
            <w:rFonts w:asciiTheme="majorHAnsi" w:hAnsiTheme="majorHAnsi"/>
          </w:rPr>
          <w:delText>irrespective of the rule class</w:delText>
        </w:r>
        <w:r w:rsidDel="00A70B41">
          <w:rPr>
            <w:rFonts w:asciiTheme="majorHAnsi" w:hAnsiTheme="majorHAnsi"/>
          </w:rPr>
          <w:delText>)</w:delText>
        </w:r>
        <w:r w:rsidR="00271091" w:rsidDel="00A70B41">
          <w:rPr>
            <w:rFonts w:asciiTheme="majorHAnsi" w:hAnsiTheme="majorHAnsi"/>
          </w:rPr>
          <w:delText xml:space="preserve"> with the only constraint that each cue was selected an equal number of times.</w:delText>
        </w:r>
      </w:del>
    </w:p>
    <w:p w:rsidR="00272972" w:rsidRDefault="00272972">
      <w:pPr>
        <w:jc w:val="both"/>
        <w:rPr>
          <w:del w:id="1472" w:author="Christopher Summerfield" w:date="2014-04-29T11:01:00Z"/>
          <w:rFonts w:asciiTheme="majorHAnsi" w:hAnsiTheme="majorHAnsi"/>
        </w:rPr>
      </w:pPr>
    </w:p>
    <w:p w:rsidR="00272972" w:rsidRDefault="00056FEA">
      <w:pPr>
        <w:jc w:val="both"/>
        <w:rPr>
          <w:ins w:id="1473" w:author="Jan Balaguer" w:date="2014-04-16T13:14:00Z"/>
          <w:del w:id="1474" w:author="Christopher Summerfield" w:date="2014-04-29T11:01:00Z"/>
          <w:rFonts w:asciiTheme="majorHAnsi" w:hAnsiTheme="majorHAnsi"/>
        </w:rPr>
      </w:pPr>
      <w:del w:id="1475" w:author="Christopher Summerfield" w:date="2014-04-29T11:01:00Z">
        <w:r w:rsidDel="00A70B41">
          <w:rPr>
            <w:rFonts w:asciiTheme="majorHAnsi" w:hAnsiTheme="majorHAnsi"/>
            <w:b/>
          </w:rPr>
          <w:delText>Behavioural analyses</w:delText>
        </w:r>
        <w:r w:rsidR="00DB6C0F" w:rsidRPr="00DB6C0F" w:rsidDel="00A70B41">
          <w:rPr>
            <w:rFonts w:asciiTheme="majorHAnsi" w:hAnsiTheme="majorHAnsi"/>
            <w:b/>
          </w:rPr>
          <w:delText>.</w:delText>
        </w:r>
        <w:r w:rsidR="00DB6C0F" w:rsidDel="00A70B41">
          <w:rPr>
            <w:rFonts w:asciiTheme="majorHAnsi" w:hAnsiTheme="majorHAnsi"/>
          </w:rPr>
          <w:delText xml:space="preserve"> We analysed </w:delText>
        </w:r>
        <w:r w:rsidR="00100BE3" w:rsidDel="00A70B41">
          <w:rPr>
            <w:rFonts w:asciiTheme="majorHAnsi" w:hAnsiTheme="majorHAnsi"/>
          </w:rPr>
          <w:delText>accuracy</w:delText>
        </w:r>
      </w:del>
      <w:ins w:id="1476" w:author="Jan Balaguer" w:date="2014-04-02T10:08:00Z">
        <w:del w:id="1477" w:author="Christopher Summerfield" w:date="2014-04-29T11:01:00Z">
          <w:r w:rsidR="005E6EE7" w:rsidDel="00A70B41">
            <w:rPr>
              <w:rFonts w:asciiTheme="majorHAnsi" w:hAnsiTheme="majorHAnsi"/>
            </w:rPr>
            <w:delText>,</w:delText>
          </w:r>
        </w:del>
      </w:ins>
      <w:del w:id="1478" w:author="Christopher Summerfield" w:date="2014-04-29T11:01:00Z">
        <w:r w:rsidR="00100BE3" w:rsidDel="00A70B41">
          <w:rPr>
            <w:rFonts w:asciiTheme="majorHAnsi" w:hAnsiTheme="majorHAnsi"/>
          </w:rPr>
          <w:delText xml:space="preserve"> choice (target vs. nontarget)</w:delText>
        </w:r>
      </w:del>
      <w:ins w:id="1479" w:author="Jan Balaguer" w:date="2014-04-02T10:08:00Z">
        <w:del w:id="1480" w:author="Christopher Summerfield" w:date="2014-04-29T11:01:00Z">
          <w:r w:rsidR="005E6EE7" w:rsidDel="00A70B41">
            <w:rPr>
              <w:rFonts w:asciiTheme="majorHAnsi" w:hAnsiTheme="majorHAnsi"/>
            </w:rPr>
            <w:delText>, and reaction times</w:delText>
          </w:r>
        </w:del>
      </w:ins>
      <w:del w:id="1481" w:author="Christopher Summerfield" w:date="2014-04-29T11:01:00Z">
        <w:r w:rsidR="00DB6C0F" w:rsidDel="00A70B41">
          <w:rPr>
            <w:rFonts w:asciiTheme="majorHAnsi" w:hAnsiTheme="majorHAnsi"/>
          </w:rPr>
          <w:delText xml:space="preserve"> </w:delText>
        </w:r>
        <w:r w:rsidR="00100BE3" w:rsidDel="00A70B41">
          <w:rPr>
            <w:rFonts w:asciiTheme="majorHAnsi" w:hAnsiTheme="majorHAnsi"/>
          </w:rPr>
          <w:delText xml:space="preserve">with ANOVAs testing the influence of cue condition and trial number.  </w:delText>
        </w:r>
        <w:r w:rsidDel="00A70B41">
          <w:rPr>
            <w:rFonts w:asciiTheme="majorHAnsi" w:hAnsiTheme="majorHAnsi"/>
          </w:rPr>
          <w:delText xml:space="preserve">We also verified the influence of the past history of </w:delText>
        </w:r>
      </w:del>
      <w:del w:id="1482" w:author="Christopher Summerfield" w:date="2014-04-28T14:06:00Z">
        <w:r w:rsidDel="00E67396">
          <w:rPr>
            <w:rFonts w:asciiTheme="majorHAnsi" w:hAnsiTheme="majorHAnsi"/>
          </w:rPr>
          <w:delText xml:space="preserve">‘confirmatory’ </w:delText>
        </w:r>
      </w:del>
      <w:del w:id="1483" w:author="Christopher Summerfield" w:date="2014-04-29T11:01:00Z">
        <w:r w:rsidDel="00A70B41">
          <w:rPr>
            <w:rFonts w:asciiTheme="majorHAnsi" w:hAnsiTheme="majorHAnsi"/>
          </w:rPr>
          <w:delText xml:space="preserve">and </w:delText>
        </w:r>
      </w:del>
      <w:del w:id="1484" w:author="Christopher Summerfield" w:date="2014-04-28T14:06:00Z">
        <w:r w:rsidDel="00E67396">
          <w:rPr>
            <w:rFonts w:asciiTheme="majorHAnsi" w:hAnsiTheme="majorHAnsi"/>
          </w:rPr>
          <w:delText xml:space="preserve">‘disconfirmatory’ </w:delText>
        </w:r>
      </w:del>
      <w:del w:id="1485" w:author="Christopher Summerfield" w:date="2014-04-29T11:01:00Z">
        <w:r w:rsidDel="00A70B41">
          <w:rPr>
            <w:rFonts w:asciiTheme="majorHAnsi" w:hAnsiTheme="majorHAnsi"/>
          </w:rPr>
          <w:delText xml:space="preserve">feedback </w:delText>
        </w:r>
      </w:del>
      <w:del w:id="1486" w:author="Christopher Summerfield" w:date="2014-04-28T14:06:00Z">
        <w:r w:rsidDel="00E67396">
          <w:rPr>
            <w:rFonts w:asciiTheme="majorHAnsi" w:hAnsiTheme="majorHAnsi"/>
          </w:rPr>
          <w:delText>indicating that stimulus features</w:delText>
        </w:r>
      </w:del>
      <w:del w:id="1487" w:author="Christopher Summerfield" w:date="2014-04-29T11:01:00Z">
        <w:r w:rsidR="003C3A75" w:rsidDel="00A70B41">
          <w:rPr>
            <w:rFonts w:asciiTheme="majorHAnsi" w:hAnsiTheme="majorHAnsi"/>
          </w:rPr>
          <w:delText xml:space="preserve">. </w:delText>
        </w:r>
        <w:r w:rsidR="00747313" w:rsidDel="00A70B41">
          <w:rPr>
            <w:rFonts w:asciiTheme="majorHAnsi" w:hAnsiTheme="majorHAnsi"/>
          </w:rPr>
          <w:delText>For each feature (e.g. red on the left), w</w:delText>
        </w:r>
        <w:r w:rsidR="003C3A75" w:rsidDel="00A70B41">
          <w:rPr>
            <w:rFonts w:asciiTheme="majorHAnsi" w:hAnsiTheme="majorHAnsi"/>
          </w:rPr>
          <w:delText>e estimated the probability to respond target (as a proportion of target responses) as a function of the dimension (relevant, irrelevant), the cue (familiar, novel) and the number of times it previously</w:delText>
        </w:r>
        <w:r w:rsidR="00747313" w:rsidDel="00A70B41">
          <w:rPr>
            <w:rFonts w:asciiTheme="majorHAnsi" w:hAnsiTheme="majorHAnsi"/>
          </w:rPr>
          <w:delText xml:space="preserve"> appeared associated with a targ</w:delText>
        </w:r>
        <w:r w:rsidR="003C3A75" w:rsidDel="00A70B41">
          <w:rPr>
            <w:rFonts w:asciiTheme="majorHAnsi" w:hAnsiTheme="majorHAnsi"/>
          </w:rPr>
          <w:delText>et</w:delText>
        </w:r>
        <w:r w:rsidR="00747313" w:rsidDel="00A70B41">
          <w:rPr>
            <w:rFonts w:asciiTheme="majorHAnsi" w:hAnsiTheme="majorHAnsi"/>
          </w:rPr>
          <w:delText xml:space="preserve"> (one, two, three, or more).  Probabilities shown in </w:delText>
        </w:r>
        <w:r w:rsidR="009029FB" w:rsidDel="00A70B41">
          <w:rPr>
            <w:rFonts w:asciiTheme="majorHAnsi" w:hAnsiTheme="majorHAnsi"/>
          </w:rPr>
          <w:delText>F</w:delText>
        </w:r>
        <w:r w:rsidR="00747313" w:rsidDel="00A70B41">
          <w:rPr>
            <w:rFonts w:asciiTheme="majorHAnsi" w:hAnsiTheme="majorHAnsi"/>
          </w:rPr>
          <w:delText>ig.</w:delText>
        </w:r>
        <w:r w:rsidR="009029FB" w:rsidDel="00A70B41">
          <w:rPr>
            <w:rFonts w:asciiTheme="majorHAnsi" w:hAnsiTheme="majorHAnsi"/>
          </w:rPr>
          <w:delText xml:space="preserve"> </w:delText>
        </w:r>
        <w:r w:rsidR="00747313" w:rsidDel="00A70B41">
          <w:rPr>
            <w:rFonts w:asciiTheme="majorHAnsi" w:hAnsiTheme="majorHAnsi"/>
          </w:rPr>
          <w:delText>2d were averaged across features and sides (left and right).</w:delText>
        </w:r>
      </w:del>
    </w:p>
    <w:p w:rsidR="00000000" w:rsidRDefault="00D07C40">
      <w:pPr>
        <w:numPr>
          <w:ins w:id="1488" w:author="Jan Balaguer" w:date="2014-04-16T13:14:00Z"/>
        </w:numPr>
        <w:jc w:val="both"/>
        <w:rPr>
          <w:ins w:id="1489" w:author="Jan Balaguer" w:date="2014-04-22T19:13:00Z"/>
          <w:del w:id="1490" w:author="Christopher Summerfield" w:date="2014-04-29T11:01:00Z"/>
          <w:rFonts w:asciiTheme="majorHAnsi" w:hAnsiTheme="majorHAnsi"/>
        </w:rPr>
        <w:pPrChange w:id="1491" w:author="Christopher Summerfield" w:date="2014-04-29T11:01:00Z">
          <w:pPr>
            <w:jc w:val="both"/>
          </w:pPr>
        </w:pPrChange>
      </w:pPr>
      <w:ins w:id="1492" w:author="Jan Balaguer" w:date="2014-04-16T13:14:00Z">
        <w:del w:id="1493" w:author="Christopher Summerfield" w:date="2014-04-29T11:01:00Z">
          <w:r w:rsidDel="00A70B41">
            <w:rPr>
              <w:rFonts w:asciiTheme="majorHAnsi" w:hAnsiTheme="majorHAnsi"/>
            </w:rPr>
            <w:delText xml:space="preserve">Analysis in reaction time were controlled to avoid for sequential effects. Slowing down was estimated </w:delText>
          </w:r>
        </w:del>
      </w:ins>
      <w:ins w:id="1494" w:author="Jan Balaguer" w:date="2014-04-16T13:15:00Z">
        <w:del w:id="1495" w:author="Christopher Summerfield" w:date="2014-04-29T11:01:00Z">
          <w:r w:rsidDel="00A70B41">
            <w:rPr>
              <w:rFonts w:asciiTheme="majorHAnsi" w:hAnsiTheme="majorHAnsi"/>
            </w:rPr>
            <w:delText>as the deviation from the baseline (average) reaction time, independently for each trial.</w:delText>
          </w:r>
        </w:del>
      </w:ins>
    </w:p>
    <w:p w:rsidR="00000000" w:rsidRDefault="00B16270">
      <w:pPr>
        <w:numPr>
          <w:ins w:id="1496" w:author="Jan Balaguer" w:date="2014-04-22T19:13:00Z"/>
        </w:numPr>
        <w:jc w:val="both"/>
        <w:rPr>
          <w:del w:id="1497" w:author="Christopher Summerfield" w:date="2014-04-29T11:01:00Z"/>
          <w:rFonts w:asciiTheme="majorHAnsi" w:hAnsiTheme="majorHAnsi"/>
        </w:rPr>
        <w:pPrChange w:id="1498" w:author="Christopher Summerfield" w:date="2014-04-29T11:01:00Z">
          <w:pPr>
            <w:jc w:val="both"/>
          </w:pPr>
        </w:pPrChange>
      </w:pPr>
      <w:ins w:id="1499" w:author="Jan Balaguer" w:date="2014-04-22T19:13:00Z">
        <w:del w:id="1500" w:author="Christopher Summerfield" w:date="2014-04-29T11:01:00Z">
          <w:r w:rsidDel="00A70B41">
            <w:rPr>
              <w:rFonts w:asciiTheme="majorHAnsi" w:hAnsiTheme="majorHAnsi"/>
            </w:rPr>
            <w:delText xml:space="preserve">ANOVA were performed using </w:delText>
          </w:r>
          <w:r w:rsidRPr="00B16270" w:rsidDel="00A70B41">
            <w:rPr>
              <w:rFonts w:asciiTheme="majorHAnsi" w:hAnsiTheme="majorHAnsi"/>
            </w:rPr>
            <w:delText>Greenhouse-Geisser</w:delText>
          </w:r>
          <w:r w:rsidDel="00A70B41">
            <w:rPr>
              <w:rFonts w:asciiTheme="majorHAnsi" w:hAnsiTheme="majorHAnsi"/>
            </w:rPr>
            <w:delText xml:space="preserve"> correction</w:delText>
          </w:r>
        </w:del>
      </w:ins>
      <w:ins w:id="1501" w:author="Jan Balaguer" w:date="2014-04-16T13:15:00Z">
        <w:del w:id="1502" w:author="Christopher Summerfield" w:date="2014-04-29T11:01:00Z">
          <w:r w:rsidR="00D07C40" w:rsidDel="00A70B41">
            <w:rPr>
              <w:rFonts w:asciiTheme="majorHAnsi" w:hAnsiTheme="majorHAnsi"/>
            </w:rPr>
            <w:delText xml:space="preserve"> </w:delText>
          </w:r>
        </w:del>
      </w:ins>
      <w:ins w:id="1503" w:author="Jan Balaguer" w:date="2014-04-22T19:13:00Z">
        <w:del w:id="1504" w:author="Christopher Summerfield" w:date="2014-04-29T11:01:00Z">
          <w:r w:rsidR="00557B84" w:rsidDel="00A70B41">
            <w:rPr>
              <w:rFonts w:asciiTheme="majorHAnsi" w:hAnsiTheme="majorHAnsi"/>
            </w:rPr>
            <w:delText>where</w:delText>
          </w:r>
          <w:r w:rsidDel="00A70B41">
            <w:rPr>
              <w:rFonts w:asciiTheme="majorHAnsi" w:hAnsiTheme="majorHAnsi"/>
            </w:rPr>
            <w:delText xml:space="preserve"> </w:delText>
          </w:r>
        </w:del>
      </w:ins>
      <w:ins w:id="1505" w:author="Jan Balaguer" w:date="2014-04-22T19:14:00Z">
        <w:del w:id="1506" w:author="Christopher Summerfield" w:date="2014-04-29T11:01:00Z">
          <w:r w:rsidR="00557B84" w:rsidDel="00A70B41">
            <w:rPr>
              <w:rFonts w:asciiTheme="majorHAnsi" w:hAnsiTheme="majorHAnsi"/>
            </w:rPr>
            <w:delText>appropriate</w:delText>
          </w:r>
        </w:del>
      </w:ins>
      <w:ins w:id="1507" w:author="Jan Balaguer" w:date="2014-04-22T19:13:00Z">
        <w:del w:id="1508" w:author="Christopher Summerfield" w:date="2014-04-29T11:01:00Z">
          <w:r w:rsidDel="00A70B41">
            <w:rPr>
              <w:rFonts w:asciiTheme="majorHAnsi" w:hAnsiTheme="majorHAnsi"/>
            </w:rPr>
            <w:delText>.</w:delText>
          </w:r>
        </w:del>
      </w:ins>
    </w:p>
    <w:p w:rsidR="00272972" w:rsidRDefault="00272972">
      <w:pPr>
        <w:jc w:val="both"/>
        <w:rPr>
          <w:del w:id="1509" w:author="Christopher Summerfield" w:date="2014-04-29T11:01:00Z"/>
          <w:rFonts w:ascii="Calibri" w:hAnsi="Calibri"/>
        </w:rPr>
      </w:pPr>
    </w:p>
    <w:p w:rsidR="00272972" w:rsidRDefault="00B86C18">
      <w:pPr>
        <w:jc w:val="both"/>
        <w:rPr>
          <w:del w:id="1510" w:author="Christopher Summerfield" w:date="2014-04-29T11:01:00Z"/>
          <w:rFonts w:asciiTheme="majorHAnsi" w:hAnsiTheme="majorHAnsi"/>
        </w:rPr>
      </w:pPr>
      <w:del w:id="1511" w:author="Christopher Summerfield" w:date="2014-04-29T11:01:00Z">
        <w:r w:rsidRPr="00056FEA" w:rsidDel="00A70B41">
          <w:rPr>
            <w:rFonts w:ascii="Calibri" w:hAnsi="Calibri"/>
            <w:b/>
          </w:rPr>
          <w:delText>Computational modelling.</w:delText>
        </w:r>
        <w:r w:rsidDel="00A70B41">
          <w:rPr>
            <w:rFonts w:ascii="Calibri" w:hAnsi="Calibri"/>
          </w:rPr>
          <w:delText xml:space="preserve"> Our model updated beliefs about a space of possible hypotheses concerning the </w:delText>
        </w:r>
        <w:r w:rsidR="00CD5B2D" w:rsidDel="00A70B41">
          <w:rPr>
            <w:rFonts w:ascii="Calibri" w:hAnsi="Calibri"/>
          </w:rPr>
          <w:delText>rule on each side of the screen, using a delta rule (equations described in the main text).</w:delText>
        </w:r>
        <w:r w:rsidDel="00A70B41">
          <w:rPr>
            <w:rFonts w:ascii="Calibri" w:hAnsi="Calibri"/>
          </w:rPr>
          <w:delText xml:space="preserve">  In total, there were 12 hypothesis computed in parallel, defined by the dimension/side combination (colour-left, colour-right, shape-left, shape-right} and the feature (red/green/blue or shape/circle/triangle).  Only the values corresponding to the features currently shown on the screen are updated. This space is reduced to 6 values in the </w:delText>
        </w:r>
        <w:r w:rsidRPr="007A165F" w:rsidDel="00A70B41">
          <w:rPr>
            <w:rFonts w:asciiTheme="majorHAnsi" w:hAnsiTheme="majorHAnsi"/>
          </w:rPr>
          <w:delText>familiar case (</w:delText>
        </w:r>
        <w:r w:rsidR="003C3A75" w:rsidRPr="007A165F" w:rsidDel="00A70B41">
          <w:rPr>
            <w:rFonts w:asciiTheme="majorHAnsi" w:hAnsiTheme="majorHAnsi"/>
          </w:rPr>
          <w:delText xml:space="preserve">where </w:delText>
        </w:r>
        <w:r w:rsidRPr="007A165F" w:rsidDel="00A70B41">
          <w:rPr>
            <w:rFonts w:asciiTheme="majorHAnsi" w:hAnsiTheme="majorHAnsi"/>
          </w:rPr>
          <w:delText>only the relevant dimensions are taken into account).</w:delText>
        </w:r>
        <w:r w:rsidR="009029FB" w:rsidDel="00A70B41">
          <w:rPr>
            <w:rFonts w:asciiTheme="majorHAnsi" w:hAnsiTheme="majorHAnsi"/>
          </w:rPr>
          <w:delText xml:space="preserve"> The m</w:delText>
        </w:r>
        <w:r w:rsidR="00EB755B" w:rsidRPr="007A165F" w:rsidDel="00A70B41">
          <w:rPr>
            <w:rFonts w:asciiTheme="majorHAnsi" w:hAnsiTheme="majorHAnsi"/>
          </w:rPr>
          <w:delText xml:space="preserve">odel </w:delText>
        </w:r>
        <w:r w:rsidR="009029FB" w:rsidDel="00A70B41">
          <w:rPr>
            <w:rFonts w:asciiTheme="majorHAnsi" w:hAnsiTheme="majorHAnsi"/>
          </w:rPr>
          <w:delText>chose</w:delText>
        </w:r>
        <w:r w:rsidR="00EB755B" w:rsidRPr="007A165F" w:rsidDel="00A70B41">
          <w:rPr>
            <w:rFonts w:asciiTheme="majorHAnsi" w:hAnsiTheme="majorHAnsi"/>
          </w:rPr>
          <w:delText xml:space="preserve"> target if TV ≥ 0</w:delText>
        </w:r>
        <w:r w:rsidR="00810E69" w:rsidDel="00A70B41">
          <w:rPr>
            <w:rFonts w:asciiTheme="majorHAnsi" w:hAnsiTheme="majorHAnsi"/>
          </w:rPr>
          <w:delText>,</w:delText>
        </w:r>
        <w:r w:rsidR="00EB755B" w:rsidRPr="007A165F" w:rsidDel="00A70B41">
          <w:rPr>
            <w:rFonts w:asciiTheme="majorHAnsi" w:hAnsiTheme="majorHAnsi"/>
          </w:rPr>
          <w:delText xml:space="preserve"> and nontarget otherwise.</w:delText>
        </w:r>
      </w:del>
    </w:p>
    <w:p w:rsidR="00272972" w:rsidRDefault="00272972">
      <w:pPr>
        <w:jc w:val="both"/>
        <w:rPr>
          <w:del w:id="1512" w:author="Christopher Summerfield" w:date="2014-04-29T11:01:00Z"/>
          <w:rFonts w:asciiTheme="majorHAnsi" w:hAnsiTheme="majorHAnsi"/>
        </w:rPr>
      </w:pPr>
    </w:p>
    <w:p w:rsidR="00272972" w:rsidRDefault="00747313">
      <w:pPr>
        <w:jc w:val="both"/>
        <w:rPr>
          <w:del w:id="1513" w:author="Christopher Summerfield" w:date="2014-04-29T11:01:00Z"/>
          <w:rFonts w:asciiTheme="majorHAnsi" w:hAnsiTheme="majorHAnsi"/>
        </w:rPr>
      </w:pPr>
      <w:del w:id="1514" w:author="Christopher Summerfield" w:date="2014-04-29T11:01:00Z">
        <w:r w:rsidRPr="007A165F" w:rsidDel="00A70B41">
          <w:rPr>
            <w:rFonts w:asciiTheme="majorHAnsi" w:hAnsiTheme="majorHAnsi"/>
          </w:rPr>
          <w:delText xml:space="preserve">Fittings of the model were done using an exhaustive search through a </w:delText>
        </w:r>
      </w:del>
      <w:ins w:id="1515" w:author="Jan Balaguer" w:date="2014-04-02T10:09:00Z">
        <w:del w:id="1516" w:author="Christopher Summerfield" w:date="2014-04-29T11:01:00Z">
          <w:r w:rsidR="005E6EE7" w:rsidDel="00A70B41">
            <w:rPr>
              <w:rFonts w:asciiTheme="majorHAnsi" w:hAnsiTheme="majorHAnsi"/>
            </w:rPr>
            <w:delText>2</w:delText>
          </w:r>
        </w:del>
      </w:ins>
      <w:del w:id="1517" w:author="Christopher Summerfield" w:date="2014-04-29T11:01:00Z">
        <w:r w:rsidRPr="007A165F" w:rsidDel="00A70B41">
          <w:rPr>
            <w:rFonts w:asciiTheme="majorHAnsi" w:hAnsiTheme="majorHAnsi"/>
          </w:rPr>
          <w:delText>1x</w:delText>
        </w:r>
      </w:del>
      <w:ins w:id="1518" w:author="Jan Balaguer" w:date="2014-04-02T10:09:00Z">
        <w:del w:id="1519" w:author="Christopher Summerfield" w:date="2014-04-29T11:01:00Z">
          <w:r w:rsidR="005E6EE7" w:rsidDel="00A70B41">
            <w:rPr>
              <w:rFonts w:asciiTheme="majorHAnsi" w:hAnsiTheme="majorHAnsi"/>
            </w:rPr>
            <w:delText>2</w:delText>
          </w:r>
        </w:del>
      </w:ins>
      <w:del w:id="1520" w:author="Christopher Summerfield" w:date="2014-04-29T11:01:00Z">
        <w:r w:rsidRPr="007A165F" w:rsidDel="00A70B41">
          <w:rPr>
            <w:rFonts w:asciiTheme="majorHAnsi" w:hAnsiTheme="majorHAnsi"/>
          </w:rPr>
          <w:delText>1</w:delText>
        </w:r>
      </w:del>
      <w:ins w:id="1521" w:author="Jan Balaguer" w:date="2014-04-02T10:09:00Z">
        <w:del w:id="1522" w:author="Christopher Summerfield" w:date="2014-04-29T11:01:00Z">
          <w:r w:rsidR="005E6EE7" w:rsidDel="00A70B41">
            <w:rPr>
              <w:rFonts w:asciiTheme="majorHAnsi" w:hAnsiTheme="majorHAnsi"/>
            </w:rPr>
            <w:delText>x21</w:delText>
          </w:r>
        </w:del>
      </w:ins>
      <w:del w:id="1523" w:author="Christopher Summerfield" w:date="2014-04-29T11:01:00Z">
        <w:r w:rsidRPr="007A165F" w:rsidDel="00A70B41">
          <w:rPr>
            <w:rFonts w:asciiTheme="majorHAnsi" w:hAnsiTheme="majorHAnsi"/>
          </w:rPr>
          <w:delText xml:space="preserve"> grid with uniformly distributed values over between 0 and 1 with a step of 0.0</w:delText>
        </w:r>
      </w:del>
      <w:ins w:id="1524" w:author="Jan Balaguer" w:date="2014-04-02T10:10:00Z">
        <w:del w:id="1525" w:author="Christopher Summerfield" w:date="2014-04-29T11:01:00Z">
          <w:r w:rsidR="005E6EE7" w:rsidDel="00A70B41">
            <w:rPr>
              <w:rFonts w:asciiTheme="majorHAnsi" w:hAnsiTheme="majorHAnsi"/>
            </w:rPr>
            <w:delText>5</w:delText>
          </w:r>
        </w:del>
      </w:ins>
      <w:del w:id="1526" w:author="Christopher Summerfield" w:date="2014-04-29T11:01:00Z">
        <w:r w:rsidRPr="007A165F" w:rsidDel="00A70B41">
          <w:rPr>
            <w:rFonts w:asciiTheme="majorHAnsi" w:hAnsiTheme="majorHAnsi"/>
          </w:rPr>
          <w:delText xml:space="preserve"> for parameters </w:delText>
        </w:r>
      </w:del>
      <w:ins w:id="1527" w:author="Jan Balaguer" w:date="2014-04-02T10:09:00Z">
        <w:del w:id="1528" w:author="Christopher Summerfield" w:date="2014-04-29T11:01:00Z">
          <w:r w:rsidR="005E6EE7" w:rsidDel="00A70B41">
            <w:rPr>
              <w:rFonts w:asciiTheme="majorHAnsi" w:hAnsiTheme="majorHAnsi"/>
            </w:rPr>
            <w:sym w:font="Symbol" w:char="F061"/>
          </w:r>
          <w:r w:rsidR="005E6EE7" w:rsidDel="00A70B41">
            <w:rPr>
              <w:rFonts w:asciiTheme="majorHAnsi" w:hAnsiTheme="majorHAnsi"/>
              <w:vertAlign w:val="subscript"/>
            </w:rPr>
            <w:delText>M</w:delText>
          </w:r>
          <w:r w:rsidR="005E6EE7" w:rsidDel="00A70B41">
            <w:rPr>
              <w:rFonts w:asciiTheme="majorHAnsi" w:hAnsiTheme="majorHAnsi"/>
            </w:rPr>
            <w:delText xml:space="preserve">, </w:delText>
          </w:r>
          <w:r w:rsidR="005E6EE7" w:rsidDel="00A70B41">
            <w:rPr>
              <w:rFonts w:asciiTheme="majorHAnsi" w:hAnsiTheme="majorHAnsi"/>
            </w:rPr>
            <w:sym w:font="Symbol" w:char="F061"/>
          </w:r>
          <w:r w:rsidR="005E6EE7" w:rsidDel="00A70B41">
            <w:rPr>
              <w:rFonts w:asciiTheme="majorHAnsi" w:hAnsiTheme="majorHAnsi"/>
              <w:vertAlign w:val="subscript"/>
            </w:rPr>
            <w:delText>R</w:delText>
          </w:r>
          <w:r w:rsidR="005E6EE7" w:rsidRPr="007A165F" w:rsidDel="00A70B41">
            <w:rPr>
              <w:rFonts w:asciiTheme="majorHAnsi" w:hAnsiTheme="majorHAnsi"/>
            </w:rPr>
            <w:delText xml:space="preserve"> </w:delText>
          </w:r>
        </w:del>
      </w:ins>
      <w:del w:id="1529" w:author="Christopher Summerfield" w:date="2014-04-29T11:01:00Z">
        <w:r w:rsidRPr="007A165F" w:rsidDel="00A70B41">
          <w:rPr>
            <w:rFonts w:asciiTheme="majorHAnsi" w:hAnsiTheme="majorHAnsi"/>
          </w:rPr>
          <w:delText xml:space="preserve">and τ. </w:delText>
        </w:r>
        <w:r w:rsidR="0069217E" w:rsidDel="00A70B41">
          <w:rPr>
            <w:rFonts w:asciiTheme="majorHAnsi" w:hAnsiTheme="majorHAnsi"/>
          </w:rPr>
          <w:delText xml:space="preserve">The best-fitting model was deemed to be that which minimized the </w:delText>
        </w:r>
      </w:del>
      <w:ins w:id="1530" w:author="Jan Balaguer" w:date="2014-04-22T18:30:00Z">
        <w:del w:id="1531" w:author="Christopher Summerfield" w:date="2014-04-29T11:01:00Z">
          <w:r w:rsidR="00B74387" w:rsidDel="00A70B41">
            <w:rPr>
              <w:rFonts w:asciiTheme="majorHAnsi" w:hAnsiTheme="majorHAnsi"/>
            </w:rPr>
            <w:delText xml:space="preserve">BIC </w:delText>
          </w:r>
        </w:del>
      </w:ins>
      <w:ins w:id="1532" w:author="Jan Balaguer" w:date="2014-04-22T18:31:00Z">
        <w:del w:id="1533" w:author="Christopher Summerfield" w:date="2014-04-29T11:01:00Z">
          <w:r w:rsidR="00B74387" w:rsidDel="00A70B41">
            <w:rPr>
              <w:rFonts w:asciiTheme="majorHAnsi" w:hAnsiTheme="majorHAnsi"/>
            </w:rPr>
            <w:delText xml:space="preserve">on </w:delText>
          </w:r>
        </w:del>
      </w:ins>
      <w:del w:id="1534" w:author="Christopher Summerfield" w:date="2014-04-29T11:01:00Z">
        <w:r w:rsidR="0069217E" w:rsidDel="00A70B41">
          <w:rPr>
            <w:rFonts w:asciiTheme="majorHAnsi" w:hAnsiTheme="majorHAnsi"/>
          </w:rPr>
          <w:delText xml:space="preserve">choice and performance: </w:delText>
        </w:r>
      </w:del>
    </w:p>
    <w:p w:rsidR="00272972" w:rsidRDefault="00272972">
      <w:pPr>
        <w:jc w:val="both"/>
        <w:rPr>
          <w:del w:id="1535" w:author="Christopher Summerfield" w:date="2014-04-29T11:01:00Z"/>
          <w:rFonts w:ascii="Calibri" w:hAnsi="Calibri"/>
        </w:rPr>
      </w:pPr>
    </w:p>
    <w:p w:rsidR="00000000" w:rsidRDefault="00747313">
      <w:pPr>
        <w:jc w:val="both"/>
        <w:rPr>
          <w:del w:id="1536" w:author="Christopher Summerfield" w:date="2014-04-29T11:01:00Z"/>
          <w:rFonts w:asciiTheme="majorHAnsi" w:hAnsiTheme="majorHAnsi"/>
        </w:rPr>
        <w:pPrChange w:id="1537" w:author="Christopher Summerfield" w:date="2014-04-29T11:01:00Z">
          <w:pPr>
            <w:ind w:firstLine="720"/>
            <w:jc w:val="both"/>
          </w:pPr>
        </w:pPrChange>
      </w:pPr>
      <w:del w:id="1538" w:author="Christopher Summerfield" w:date="2014-04-29T11:01:00Z">
        <w:r w:rsidRPr="00747313" w:rsidDel="00A70B41">
          <w:rPr>
            <w:rFonts w:ascii="Calibri" w:hAnsi="Calibri"/>
          </w:rPr>
          <w:delText>ε</w:delText>
        </w:r>
        <w:r w:rsidDel="00A70B41">
          <w:rPr>
            <w:rFonts w:ascii="Calibri" w:hAnsi="Calibri"/>
          </w:rPr>
          <w:delText xml:space="preserve"> = </w:delText>
        </w:r>
        <w:r w:rsidRPr="00747313" w:rsidDel="00A70B41">
          <w:rPr>
            <w:rFonts w:ascii="Calibri" w:hAnsi="Calibri"/>
          </w:rPr>
          <w:delText>0.5* (</w:delText>
        </w:r>
      </w:del>
      <w:ins w:id="1539" w:author="Jan Balaguer" w:date="2014-04-22T18:31:00Z">
        <w:del w:id="1540" w:author="Christopher Summerfield" w:date="2014-04-29T11:01:00Z">
          <w:r w:rsidR="00B74387" w:rsidDel="00A70B41">
            <w:rPr>
              <w:rFonts w:asciiTheme="majorHAnsi" w:hAnsiTheme="majorHAnsi"/>
            </w:rPr>
            <w:delText>BIC</w:delText>
          </w:r>
          <w:r w:rsidR="00B74387" w:rsidDel="00A70B41">
            <w:rPr>
              <w:rFonts w:asciiTheme="majorHAnsi" w:hAnsiTheme="majorHAnsi"/>
              <w:vertAlign w:val="subscript"/>
            </w:rPr>
            <w:delText>CHOICE</w:delText>
          </w:r>
          <w:r w:rsidR="00B74387" w:rsidDel="00A70B41">
            <w:rPr>
              <w:rFonts w:asciiTheme="majorHAnsi" w:hAnsiTheme="majorHAnsi"/>
            </w:rPr>
            <w:delText xml:space="preserve"> + BIC</w:delText>
          </w:r>
          <w:r w:rsidR="00B74387" w:rsidDel="00A70B41">
            <w:rPr>
              <w:rFonts w:asciiTheme="majorHAnsi" w:hAnsiTheme="majorHAnsi"/>
              <w:vertAlign w:val="subscript"/>
            </w:rPr>
            <w:delText>PERFORMANCE</w:delText>
          </w:r>
        </w:del>
      </w:ins>
      <w:del w:id="1541" w:author="Christopher Summerfield" w:date="2014-04-29T11:01:00Z">
        <w:r w:rsidRPr="00747313" w:rsidDel="00A70B41">
          <w:rPr>
            <w:rFonts w:ascii="Calibri" w:hAnsi="Calibri"/>
          </w:rPr>
          <w:delText>SSE</w:delText>
        </w:r>
        <w:r w:rsidRPr="00747313" w:rsidDel="00A70B41">
          <w:rPr>
            <w:rFonts w:ascii="Calibri" w:hAnsi="Calibri"/>
            <w:vertAlign w:val="subscript"/>
          </w:rPr>
          <w:delText>choice</w:delText>
        </w:r>
        <w:r w:rsidRPr="00747313" w:rsidDel="00A70B41">
          <w:rPr>
            <w:rFonts w:ascii="Calibri" w:hAnsi="Calibri"/>
          </w:rPr>
          <w:delText xml:space="preserve"> + SSE</w:delText>
        </w:r>
        <w:r w:rsidRPr="00747313" w:rsidDel="00A70B41">
          <w:rPr>
            <w:rFonts w:ascii="Calibri" w:hAnsi="Calibri"/>
            <w:vertAlign w:val="subscript"/>
          </w:rPr>
          <w:delText>performance</w:delText>
        </w:r>
        <w:r w:rsidRPr="00747313" w:rsidDel="00A70B41">
          <w:rPr>
            <w:rFonts w:ascii="Calibri" w:hAnsi="Calibri"/>
          </w:rPr>
          <w:delText>)</w:delText>
        </w:r>
        <w:r w:rsidDel="00A70B41">
          <w:rPr>
            <w:rFonts w:asciiTheme="majorHAnsi" w:hAnsiTheme="majorHAnsi"/>
          </w:rPr>
          <w:tab/>
        </w:r>
        <w:r w:rsidDel="00A70B41">
          <w:rPr>
            <w:rFonts w:asciiTheme="majorHAnsi" w:hAnsiTheme="majorHAnsi"/>
          </w:rPr>
          <w:tab/>
        </w:r>
        <w:r w:rsidDel="00A70B41">
          <w:rPr>
            <w:rFonts w:asciiTheme="majorHAnsi" w:hAnsiTheme="majorHAnsi"/>
          </w:rPr>
          <w:tab/>
        </w:r>
        <w:r w:rsidDel="00A70B41">
          <w:rPr>
            <w:rFonts w:asciiTheme="majorHAnsi" w:hAnsiTheme="majorHAnsi"/>
          </w:rPr>
          <w:tab/>
        </w:r>
        <w:r w:rsidDel="00A70B41">
          <w:rPr>
            <w:rFonts w:asciiTheme="majorHAnsi" w:hAnsiTheme="majorHAnsi"/>
          </w:rPr>
          <w:tab/>
        </w:r>
        <w:r w:rsidDel="00A70B41">
          <w:rPr>
            <w:rFonts w:asciiTheme="majorHAnsi" w:hAnsiTheme="majorHAnsi"/>
          </w:rPr>
          <w:tab/>
        </w:r>
        <w:r w:rsidDel="00A70B41">
          <w:rPr>
            <w:rFonts w:asciiTheme="majorHAnsi" w:hAnsiTheme="majorHAnsi"/>
          </w:rPr>
          <w:tab/>
          <w:delText>(</w:delText>
        </w:r>
        <w:r w:rsidR="00EB755B" w:rsidDel="00A70B41">
          <w:rPr>
            <w:rFonts w:asciiTheme="majorHAnsi" w:hAnsiTheme="majorHAnsi"/>
          </w:rPr>
          <w:delText>S2</w:delText>
        </w:r>
        <w:r w:rsidDel="00A70B41">
          <w:rPr>
            <w:rFonts w:asciiTheme="majorHAnsi" w:hAnsiTheme="majorHAnsi"/>
          </w:rPr>
          <w:delText>)</w:delText>
        </w:r>
      </w:del>
    </w:p>
    <w:p w:rsidR="00272972" w:rsidRDefault="00272972">
      <w:pPr>
        <w:jc w:val="both"/>
        <w:rPr>
          <w:del w:id="1542" w:author="Christopher Summerfield" w:date="2014-04-29T11:01:00Z"/>
          <w:rFonts w:ascii="Calibri" w:hAnsi="Calibri"/>
        </w:rPr>
      </w:pPr>
    </w:p>
    <w:p w:rsidR="00272972" w:rsidRDefault="00EB755B">
      <w:pPr>
        <w:jc w:val="both"/>
        <w:rPr>
          <w:ins w:id="1543" w:author="Jan Balaguer" w:date="2014-04-22T19:04:00Z"/>
          <w:del w:id="1544" w:author="Christopher Summerfield" w:date="2014-04-29T11:01:00Z"/>
          <w:rFonts w:ascii="Calibri" w:hAnsi="Calibri"/>
        </w:rPr>
      </w:pPr>
      <w:del w:id="1545" w:author="Christopher Summerfield" w:date="2014-04-29T11:01:00Z">
        <w:r w:rsidDel="00A70B41">
          <w:rPr>
            <w:rFonts w:ascii="Calibri" w:hAnsi="Calibri"/>
          </w:rPr>
          <w:delText xml:space="preserve">where </w:delText>
        </w:r>
        <w:r w:rsidRPr="00747313" w:rsidDel="00A70B41">
          <w:rPr>
            <w:rFonts w:ascii="Calibri" w:hAnsi="Calibri"/>
          </w:rPr>
          <w:delText>SSE</w:delText>
        </w:r>
        <w:r w:rsidRPr="00747313" w:rsidDel="00A70B41">
          <w:rPr>
            <w:rFonts w:ascii="Calibri" w:hAnsi="Calibri"/>
            <w:vertAlign w:val="subscript"/>
          </w:rPr>
          <w:delText>choice</w:delText>
        </w:r>
        <w:r w:rsidDel="00A70B41">
          <w:rPr>
            <w:rFonts w:ascii="Calibri" w:hAnsi="Calibri"/>
          </w:rPr>
          <w:delText xml:space="preserve"> </w:delText>
        </w:r>
      </w:del>
      <w:ins w:id="1546" w:author="Jan Balaguer" w:date="2014-04-22T18:31:00Z">
        <w:del w:id="1547" w:author="Christopher Summerfield" w:date="2014-04-29T11:01:00Z">
          <w:r w:rsidR="00B74387" w:rsidDel="00A70B41">
            <w:rPr>
              <w:rFonts w:ascii="Calibri" w:hAnsi="Calibri"/>
            </w:rPr>
            <w:delText>BIC</w:delText>
          </w:r>
          <w:r w:rsidR="00B74387" w:rsidRPr="00747313" w:rsidDel="00A70B41">
            <w:rPr>
              <w:rFonts w:ascii="Calibri" w:hAnsi="Calibri"/>
              <w:vertAlign w:val="subscript"/>
            </w:rPr>
            <w:delText>choice</w:delText>
          </w:r>
          <w:r w:rsidR="00B74387" w:rsidDel="00A70B41">
            <w:rPr>
              <w:rFonts w:ascii="Calibri" w:hAnsi="Calibri"/>
            </w:rPr>
            <w:delText xml:space="preserve"> </w:delText>
          </w:r>
        </w:del>
      </w:ins>
      <w:del w:id="1548" w:author="Christopher Summerfield" w:date="2014-04-29T11:01:00Z">
        <w:r w:rsidDel="00A70B41">
          <w:rPr>
            <w:rFonts w:ascii="Calibri" w:hAnsi="Calibri"/>
          </w:rPr>
          <w:delText>and</w:delText>
        </w:r>
        <w:r w:rsidRPr="00747313" w:rsidDel="00A70B41">
          <w:rPr>
            <w:rFonts w:ascii="Calibri" w:hAnsi="Calibri"/>
          </w:rPr>
          <w:delText xml:space="preserve"> SSE</w:delText>
        </w:r>
        <w:r w:rsidRPr="00747313" w:rsidDel="00A70B41">
          <w:rPr>
            <w:rFonts w:ascii="Calibri" w:hAnsi="Calibri"/>
            <w:vertAlign w:val="subscript"/>
          </w:rPr>
          <w:delText>performance</w:delText>
        </w:r>
        <w:r w:rsidDel="00A70B41">
          <w:rPr>
            <w:rFonts w:ascii="Calibri" w:hAnsi="Calibri"/>
          </w:rPr>
          <w:delText xml:space="preserve"> </w:delText>
        </w:r>
      </w:del>
      <w:ins w:id="1549" w:author="Jan Balaguer" w:date="2014-04-22T18:31:00Z">
        <w:del w:id="1550" w:author="Christopher Summerfield" w:date="2014-04-29T11:01:00Z">
          <w:r w:rsidR="00B74387" w:rsidDel="00A70B41">
            <w:rPr>
              <w:rFonts w:ascii="Calibri" w:hAnsi="Calibri"/>
            </w:rPr>
            <w:delText>BIC</w:delText>
          </w:r>
          <w:r w:rsidR="00B74387" w:rsidRPr="00747313" w:rsidDel="00A70B41">
            <w:rPr>
              <w:rFonts w:ascii="Calibri" w:hAnsi="Calibri"/>
              <w:vertAlign w:val="subscript"/>
            </w:rPr>
            <w:delText>performance</w:delText>
          </w:r>
          <w:r w:rsidR="00B74387" w:rsidDel="00A70B41">
            <w:rPr>
              <w:rFonts w:ascii="Calibri" w:hAnsi="Calibri"/>
            </w:rPr>
            <w:delText xml:space="preserve"> </w:delText>
          </w:r>
        </w:del>
      </w:ins>
      <w:del w:id="1551" w:author="Christopher Summerfield" w:date="2014-04-29T11:01:00Z">
        <w:r w:rsidDel="00A70B41">
          <w:rPr>
            <w:rFonts w:ascii="Calibri" w:hAnsi="Calibri"/>
          </w:rPr>
          <w:delText xml:space="preserve">are the </w:delText>
        </w:r>
      </w:del>
      <w:ins w:id="1552" w:author="Jan Balaguer" w:date="2014-04-22T18:31:00Z">
        <w:del w:id="1553" w:author="Christopher Summerfield" w:date="2014-04-29T11:01:00Z">
          <w:r w:rsidR="00B74387" w:rsidDel="00A70B41">
            <w:rPr>
              <w:rFonts w:ascii="Calibri" w:hAnsi="Calibri"/>
            </w:rPr>
            <w:delText>Bayesian Informetion Criterion</w:delText>
          </w:r>
        </w:del>
      </w:ins>
      <w:ins w:id="1554" w:author="Jan Balaguer" w:date="2014-04-22T18:32:00Z">
        <w:del w:id="1555" w:author="Christopher Summerfield" w:date="2014-04-29T11:01:00Z">
          <w:r w:rsidR="00B74387" w:rsidDel="00A70B41">
            <w:rPr>
              <w:rFonts w:ascii="Calibri" w:hAnsi="Calibri"/>
            </w:rPr>
            <w:delText xml:space="preserve"> scores</w:delText>
          </w:r>
        </w:del>
      </w:ins>
      <w:del w:id="1556" w:author="Christopher Summerfield" w:date="2014-04-29T11:01:00Z">
        <w:r w:rsidDel="00A70B41">
          <w:rPr>
            <w:rFonts w:ascii="Calibri" w:hAnsi="Calibri"/>
          </w:rPr>
          <w:delText>sum of squared errors of predictions on choice and performance respectively.</w:delText>
        </w:r>
      </w:del>
      <w:ins w:id="1557" w:author="Jan Balaguer" w:date="2014-04-22T18:32:00Z">
        <w:del w:id="1558" w:author="Christopher Summerfield" w:date="2014-04-29T11:01:00Z">
          <w:r w:rsidR="00B74387" w:rsidDel="00A70B41">
            <w:rPr>
              <w:rFonts w:ascii="Calibri" w:hAnsi="Calibri"/>
            </w:rPr>
            <w:delText xml:space="preserve"> The model was also fit to half of the data (</w:delText>
          </w:r>
        </w:del>
      </w:ins>
      <w:ins w:id="1559" w:author="Jan Balaguer" w:date="2014-04-22T18:39:00Z">
        <w:del w:id="1560" w:author="Christopher Summerfield" w:date="2014-04-29T11:01:00Z">
          <w:r w:rsidR="00B36B78" w:rsidDel="00A70B41">
            <w:rPr>
              <w:rFonts w:ascii="Calibri" w:hAnsi="Calibri"/>
            </w:rPr>
            <w:delText>even</w:delText>
          </w:r>
        </w:del>
      </w:ins>
      <w:ins w:id="1561" w:author="Jan Balaguer" w:date="2014-04-22T18:33:00Z">
        <w:del w:id="1562" w:author="Christopher Summerfield" w:date="2014-04-29T11:01:00Z">
          <w:r w:rsidR="00B74387" w:rsidDel="00A70B41">
            <w:rPr>
              <w:rFonts w:ascii="Calibri" w:hAnsi="Calibri"/>
            </w:rPr>
            <w:delText xml:space="preserve"> blocks</w:delText>
          </w:r>
        </w:del>
      </w:ins>
      <w:ins w:id="1563" w:author="Jan Balaguer" w:date="2014-04-22T18:32:00Z">
        <w:del w:id="1564" w:author="Christopher Summerfield" w:date="2014-04-29T11:01:00Z">
          <w:r w:rsidR="00B74387" w:rsidDel="00A70B41">
            <w:rPr>
              <w:rFonts w:ascii="Calibri" w:hAnsi="Calibri"/>
            </w:rPr>
            <w:delText>)</w:delText>
          </w:r>
        </w:del>
      </w:ins>
      <w:ins w:id="1565" w:author="Jan Balaguer" w:date="2014-04-22T18:33:00Z">
        <w:del w:id="1566" w:author="Christopher Summerfield" w:date="2014-04-29T11:01:00Z">
          <w:r w:rsidR="00C33501" w:rsidDel="00A70B41">
            <w:rPr>
              <w:rFonts w:ascii="Calibri" w:hAnsi="Calibri"/>
            </w:rPr>
            <w:delText xml:space="preserve"> and used to predict the rest (</w:delText>
          </w:r>
        </w:del>
      </w:ins>
      <w:ins w:id="1567" w:author="Jan Balaguer" w:date="2014-04-22T18:39:00Z">
        <w:del w:id="1568" w:author="Christopher Summerfield" w:date="2014-04-29T11:01:00Z">
          <w:r w:rsidR="00B36B78" w:rsidDel="00A70B41">
            <w:rPr>
              <w:rFonts w:ascii="Calibri" w:hAnsi="Calibri"/>
            </w:rPr>
            <w:delText>odd</w:delText>
          </w:r>
        </w:del>
      </w:ins>
      <w:ins w:id="1569" w:author="Jan Balaguer" w:date="2014-04-22T18:33:00Z">
        <w:del w:id="1570" w:author="Christopher Summerfield" w:date="2014-04-29T11:01:00Z">
          <w:r w:rsidR="00C33501" w:rsidDel="00A70B41">
            <w:rPr>
              <w:rFonts w:ascii="Calibri" w:hAnsi="Calibri"/>
            </w:rPr>
            <w:delText xml:space="preserve"> blocks). This allowed us to test against over-fitting</w:delText>
          </w:r>
        </w:del>
      </w:ins>
      <w:ins w:id="1571" w:author="Jan Balaguer" w:date="2014-04-22T18:34:00Z">
        <w:del w:id="1572" w:author="Christopher Summerfield" w:date="2014-04-29T11:01:00Z">
          <w:r w:rsidR="00B36B78" w:rsidDel="00A70B41">
            <w:rPr>
              <w:rFonts w:ascii="Calibri" w:hAnsi="Calibri"/>
            </w:rPr>
            <w:delText xml:space="preserve"> (see Table S2)</w:delText>
          </w:r>
        </w:del>
      </w:ins>
      <w:ins w:id="1573" w:author="Jan Balaguer" w:date="2014-04-22T18:33:00Z">
        <w:del w:id="1574" w:author="Christopher Summerfield" w:date="2014-04-29T11:01:00Z">
          <w:r w:rsidR="00C33501" w:rsidDel="00A70B41">
            <w:rPr>
              <w:rFonts w:ascii="Calibri" w:hAnsi="Calibri"/>
            </w:rPr>
            <w:delText>.</w:delText>
          </w:r>
        </w:del>
      </w:ins>
    </w:p>
    <w:p w:rsidR="00000000" w:rsidRDefault="00785FF6">
      <w:pPr>
        <w:numPr>
          <w:ins w:id="1575" w:author="Jan Balaguer" w:date="2014-04-22T19:04:00Z"/>
        </w:numPr>
        <w:jc w:val="both"/>
        <w:rPr>
          <w:del w:id="1576" w:author="Christopher Summerfield" w:date="2014-04-29T11:01:00Z"/>
          <w:rFonts w:ascii="Calibri" w:hAnsi="Calibri"/>
        </w:rPr>
        <w:pPrChange w:id="1577" w:author="Christopher Summerfield" w:date="2014-04-29T11:01:00Z">
          <w:pPr>
            <w:jc w:val="both"/>
          </w:pPr>
        </w:pPrChange>
      </w:pPr>
      <w:ins w:id="1578" w:author="Jan Balaguer" w:date="2014-04-22T19:04:00Z">
        <w:del w:id="1579" w:author="Christopher Summerfield" w:date="2014-04-29T11:01:00Z">
          <w:r w:rsidDel="00A70B41">
            <w:rPr>
              <w:rFonts w:ascii="Calibri" w:hAnsi="Calibri"/>
            </w:rPr>
            <w:delText xml:space="preserve">A strong correlation was found between </w:delText>
          </w:r>
        </w:del>
      </w:ins>
      <w:ins w:id="1580" w:author="Jan Balaguer" w:date="2014-04-22T19:08:00Z">
        <w:del w:id="1581" w:author="Christopher Summerfield" w:date="2014-04-29T11:01:00Z">
          <w:r w:rsidDel="00A70B41">
            <w:rPr>
              <w:rFonts w:asciiTheme="majorHAnsi" w:hAnsiTheme="majorHAnsi"/>
            </w:rPr>
            <w:sym w:font="Symbol" w:char="F074"/>
          </w:r>
          <w:r w:rsidDel="00A70B41">
            <w:rPr>
              <w:rFonts w:asciiTheme="majorHAnsi" w:hAnsiTheme="majorHAnsi"/>
            </w:rPr>
            <w:delText xml:space="preserve"> and the</w:delText>
          </w:r>
        </w:del>
      </w:ins>
      <w:ins w:id="1582" w:author="Jan Balaguer" w:date="2014-04-22T19:07:00Z">
        <w:del w:id="1583" w:author="Christopher Summerfield" w:date="2014-04-29T11:01:00Z">
          <w:r w:rsidDel="00A70B41">
            <w:rPr>
              <w:rFonts w:ascii="Calibri" w:hAnsi="Calibri"/>
            </w:rPr>
            <w:delText xml:space="preserve"> </w:delText>
          </w:r>
        </w:del>
      </w:ins>
      <w:ins w:id="1584" w:author="Jan Balaguer" w:date="2014-04-22T19:08:00Z">
        <w:del w:id="1585" w:author="Christopher Summerfield" w:date="2014-04-29T11:01:00Z">
          <w:r w:rsidDel="00A70B41">
            <w:rPr>
              <w:rFonts w:ascii="Calibri" w:hAnsi="Calibri"/>
            </w:rPr>
            <w:delText>other fitted parameters</w:delText>
          </w:r>
        </w:del>
      </w:ins>
      <w:ins w:id="1586" w:author="Jan Balaguer" w:date="2014-04-22T19:11:00Z">
        <w:del w:id="1587" w:author="Christopher Summerfield" w:date="2014-04-29T11:01:00Z">
          <w:r w:rsidDel="00A70B41">
            <w:rPr>
              <w:rFonts w:ascii="Calibri" w:hAnsi="Calibri"/>
            </w:rPr>
            <w:delText xml:space="preserve"> in both conditions</w:delText>
          </w:r>
        </w:del>
      </w:ins>
      <w:ins w:id="1588" w:author="Jan Balaguer" w:date="2014-04-22T19:08:00Z">
        <w:del w:id="1589" w:author="Christopher Summerfield" w:date="2014-04-29T11:01:00Z">
          <w:r w:rsidDel="00A70B41">
            <w:rPr>
              <w:rFonts w:ascii="Calibri" w:hAnsi="Calibri"/>
            </w:rPr>
            <w:delText xml:space="preserve"> </w:delText>
          </w:r>
        </w:del>
      </w:ins>
      <w:ins w:id="1590" w:author="Jan Balaguer" w:date="2014-04-22T19:07:00Z">
        <w:del w:id="1591" w:author="Christopher Summerfield" w:date="2014-04-29T11:01:00Z">
          <w:r w:rsidDel="00A70B41">
            <w:rPr>
              <w:rFonts w:ascii="Calibri" w:hAnsi="Calibri"/>
            </w:rPr>
            <w:delText>(r&gt;0.97, p&lt;10</w:delText>
          </w:r>
          <w:r w:rsidR="008F150F" w:rsidRPr="008F150F">
            <w:rPr>
              <w:rFonts w:ascii="Calibri" w:hAnsi="Calibri"/>
              <w:vertAlign w:val="superscript"/>
              <w:rPrChange w:id="1592" w:author="Jan Balaguer" w:date="2014-04-22T19:07:00Z">
                <w:rPr>
                  <w:rFonts w:ascii="Calibri" w:hAnsi="Calibri"/>
                </w:rPr>
              </w:rPrChange>
            </w:rPr>
            <w:delText>-10</w:delText>
          </w:r>
          <w:r w:rsidDel="00A70B41">
            <w:rPr>
              <w:rFonts w:ascii="Calibri" w:hAnsi="Calibri"/>
            </w:rPr>
            <w:delText>)</w:delText>
          </w:r>
        </w:del>
      </w:ins>
      <w:ins w:id="1593" w:author="Jan Balaguer" w:date="2014-04-22T19:04:00Z">
        <w:del w:id="1594" w:author="Christopher Summerfield" w:date="2014-04-29T11:01:00Z">
          <w:r w:rsidDel="00A70B41">
            <w:rPr>
              <w:rFonts w:ascii="Calibri" w:hAnsi="Calibri"/>
            </w:rPr>
            <w:delText xml:space="preserve">. </w:delText>
          </w:r>
        </w:del>
      </w:ins>
      <w:ins w:id="1595" w:author="Jan Balaguer" w:date="2014-04-22T19:11:00Z">
        <w:del w:id="1596" w:author="Christopher Summerfield" w:date="2014-04-29T11:01:00Z">
          <w:r w:rsidDel="00A70B41">
            <w:rPr>
              <w:rFonts w:ascii="Calibri" w:hAnsi="Calibri"/>
            </w:rPr>
            <w:delText xml:space="preserve"> We thus focused on</w:delText>
          </w:r>
        </w:del>
      </w:ins>
      <w:ins w:id="1597" w:author="Jan Balaguer" w:date="2014-04-22T19:12:00Z">
        <w:del w:id="1598" w:author="Christopher Summerfield" w:date="2014-04-29T11:01:00Z">
          <w:r w:rsidDel="00A70B41">
            <w:rPr>
              <w:rFonts w:ascii="Calibri" w:hAnsi="Calibri"/>
            </w:rPr>
            <w:delText xml:space="preserve"> </w:delText>
          </w:r>
          <w:r w:rsidDel="00A70B41">
            <w:rPr>
              <w:rFonts w:asciiTheme="majorHAnsi" w:hAnsiTheme="majorHAnsi"/>
            </w:rPr>
            <w:sym w:font="Symbol" w:char="F061"/>
          </w:r>
          <w:r w:rsidDel="00A70B41">
            <w:rPr>
              <w:rFonts w:asciiTheme="majorHAnsi" w:hAnsiTheme="majorHAnsi"/>
              <w:vertAlign w:val="subscript"/>
            </w:rPr>
            <w:delText>M</w:delText>
          </w:r>
          <w:r w:rsidRPr="007954B0" w:rsidDel="00A70B41">
            <w:rPr>
              <w:rFonts w:asciiTheme="majorHAnsi" w:hAnsiTheme="majorHAnsi"/>
            </w:rPr>
            <w:delText xml:space="preserve"> and </w:delText>
          </w:r>
          <w:r w:rsidDel="00A70B41">
            <w:rPr>
              <w:rFonts w:asciiTheme="majorHAnsi" w:hAnsiTheme="majorHAnsi"/>
            </w:rPr>
            <w:sym w:font="Symbol" w:char="F061"/>
          </w:r>
          <w:r w:rsidDel="00A70B41">
            <w:rPr>
              <w:rFonts w:asciiTheme="majorHAnsi" w:hAnsiTheme="majorHAnsi"/>
              <w:vertAlign w:val="subscript"/>
            </w:rPr>
            <w:delText>R</w:delText>
          </w:r>
        </w:del>
      </w:ins>
      <w:ins w:id="1599" w:author="Jan Balaguer" w:date="2014-04-22T19:11:00Z">
        <w:del w:id="1600" w:author="Christopher Summerfield" w:date="2014-04-29T11:01:00Z">
          <w:r w:rsidDel="00A70B41">
            <w:rPr>
              <w:rFonts w:ascii="Calibri" w:hAnsi="Calibri"/>
            </w:rPr>
            <w:delText xml:space="preserve"> </w:delText>
          </w:r>
        </w:del>
      </w:ins>
      <w:ins w:id="1601" w:author="Jan Balaguer" w:date="2014-04-22T19:12:00Z">
        <w:del w:id="1602" w:author="Christopher Summerfield" w:date="2014-04-29T11:01:00Z">
          <w:r w:rsidDel="00A70B41">
            <w:rPr>
              <w:rFonts w:ascii="Calibri" w:hAnsi="Calibri"/>
            </w:rPr>
            <w:delText>during the analysis.</w:delText>
          </w:r>
        </w:del>
      </w:ins>
    </w:p>
    <w:p w:rsidR="00272972" w:rsidRDefault="00272972">
      <w:pPr>
        <w:jc w:val="both"/>
        <w:rPr>
          <w:del w:id="1603" w:author="Christopher Summerfield" w:date="2014-04-29T11:01:00Z"/>
          <w:rFonts w:ascii="Calibri" w:hAnsi="Calibri"/>
        </w:rPr>
      </w:pPr>
    </w:p>
    <w:p w:rsidR="00000000" w:rsidRDefault="00DB6C0F">
      <w:pPr>
        <w:jc w:val="both"/>
        <w:rPr>
          <w:del w:id="1604" w:author="Christopher Summerfield" w:date="2014-04-29T11:01:00Z"/>
          <w:rFonts w:ascii="Calibri" w:hAnsi="Calibri" w:cs="Times New Roman"/>
        </w:rPr>
        <w:pPrChange w:id="1605" w:author="Christopher Summerfield" w:date="2014-04-29T11:01:00Z">
          <w:pPr>
            <w:pStyle w:val="Heading3"/>
            <w:spacing w:before="2" w:after="2"/>
            <w:jc w:val="both"/>
          </w:pPr>
        </w:pPrChange>
      </w:pPr>
      <w:del w:id="1606" w:author="Christopher Summerfield" w:date="2014-04-29T11:01:00Z">
        <w:r w:rsidRPr="00DB6C0F" w:rsidDel="00A70B41">
          <w:rPr>
            <w:rFonts w:ascii="Calibri" w:hAnsi="Calibri"/>
          </w:rPr>
          <w:delText>fMRI Data Acquisition and Preprocessing</w:delText>
        </w:r>
        <w:r w:rsidDel="00A70B41">
          <w:rPr>
            <w:rFonts w:ascii="Calibri" w:hAnsi="Calibri"/>
          </w:rPr>
          <w:delText xml:space="preserve">.  </w:delText>
        </w:r>
        <w:r w:rsidRPr="00DB6C0F" w:rsidDel="00A70B41">
          <w:rPr>
            <w:rFonts w:ascii="Calibri" w:hAnsi="Calibri"/>
            <w:b/>
          </w:rPr>
          <w:delText>Magnetic resonance</w:delText>
        </w:r>
        <w:r w:rsidDel="00A70B41">
          <w:rPr>
            <w:rFonts w:ascii="Calibri" w:hAnsi="Calibri" w:cs="Times New Roman"/>
            <w:b/>
          </w:rPr>
          <w:delText xml:space="preserve"> images</w:delText>
        </w:r>
        <w:r w:rsidRPr="00DB6C0F" w:rsidDel="00A70B41">
          <w:rPr>
            <w:rFonts w:ascii="Calibri" w:hAnsi="Calibri" w:cs="Times New Roman"/>
            <w:b/>
          </w:rPr>
          <w:delText xml:space="preserve"> were acquired with a 3T Siemens VERIO scanner with a 32-channel head coil using a standard echo-planar imaging sequence. Whole-head </w:delText>
        </w:r>
        <w:r w:rsidRPr="00DB6C0F" w:rsidDel="00A70B41">
          <w:rPr>
            <w:rFonts w:ascii="Calibri" w:hAnsi="Calibri" w:cs="Times New Roman"/>
            <w:b/>
            <w:i/>
          </w:rPr>
          <w:delText>T</w:delText>
        </w:r>
        <w:r w:rsidRPr="00DB6C0F" w:rsidDel="00A70B41">
          <w:rPr>
            <w:rFonts w:ascii="Calibri" w:hAnsi="Calibri" w:cs="Times New Roman"/>
            <w:b/>
            <w:vertAlign w:val="subscript"/>
          </w:rPr>
          <w:delText>2</w:delText>
        </w:r>
        <w:r w:rsidRPr="00DB6C0F" w:rsidDel="00A70B41">
          <w:rPr>
            <w:rFonts w:ascii="Calibri" w:hAnsi="Calibri" w:cs="Times New Roman"/>
            <w:b/>
          </w:rPr>
          <w:delText xml:space="preserve">*-weighted echo-planar images were continuously acquired with a repetition time of 2 s, echo time of 30 ms. We acquired </w:delText>
        </w:r>
        <w:r w:rsidDel="00A70B41">
          <w:rPr>
            <w:rFonts w:ascii="Calibri" w:hAnsi="Calibri" w:cs="Times New Roman"/>
            <w:b/>
          </w:rPr>
          <w:delText>510</w:delText>
        </w:r>
        <w:r w:rsidRPr="00DB6C0F" w:rsidDel="00A70B41">
          <w:rPr>
            <w:rFonts w:ascii="Calibri" w:hAnsi="Calibri" w:cs="Times New Roman"/>
            <w:b/>
          </w:rPr>
          <w:delText xml:space="preserve"> volumes per block, plus 3 dummy scans discarded before the analyses. Each volume included 64 × 64 × 36 voxels of 3 × 3 × 3 mm. A high-resolution </w:delText>
        </w:r>
        <w:r w:rsidRPr="00DB6C0F" w:rsidDel="00A70B41">
          <w:rPr>
            <w:rFonts w:ascii="Calibri" w:hAnsi="Calibri" w:cs="Times New Roman"/>
            <w:b/>
            <w:i/>
          </w:rPr>
          <w:delText>T</w:delText>
        </w:r>
        <w:r w:rsidRPr="00DB6C0F" w:rsidDel="00A70B41">
          <w:rPr>
            <w:rFonts w:ascii="Calibri" w:hAnsi="Calibri" w:cs="Times New Roman"/>
            <w:b/>
            <w:vertAlign w:val="subscript"/>
          </w:rPr>
          <w:delText>1</w:delText>
        </w:r>
        <w:r w:rsidRPr="00DB6C0F" w:rsidDel="00A70B41">
          <w:rPr>
            <w:rFonts w:ascii="Calibri" w:hAnsi="Calibri" w:cs="Times New Roman"/>
            <w:b/>
          </w:rPr>
          <w:delText>-weighted structural image was also obtained (voxel size = 1 × 1 × 1 mm). For standard preprocessing and univariate statistical analyses, we used SPM8 (Wellcome Department of Cognitive Neurology, London, United Kingdom). All other analyses were done with custom scripts for Matlab (Mathworks, Natick, MA, United States of America). We also used xjview (</w:delText>
        </w:r>
        <w:r w:rsidR="008F150F" w:rsidDel="00A70B41">
          <w:fldChar w:fldCharType="begin"/>
        </w:r>
        <w:r w:rsidR="00895584" w:rsidDel="00A70B41">
          <w:delInstrText>HYPERLINK "http://www.alivelearn.net/xjview"</w:delInstrText>
        </w:r>
        <w:r w:rsidR="008F150F" w:rsidDel="00A70B41">
          <w:fldChar w:fldCharType="separate"/>
        </w:r>
        <w:r w:rsidRPr="00DB6C0F" w:rsidDel="00A70B41">
          <w:rPr>
            <w:rFonts w:ascii="Calibri" w:hAnsi="Calibri" w:cs="Times New Roman"/>
            <w:b/>
            <w:color w:val="0000FF"/>
            <w:u w:val="single"/>
          </w:rPr>
          <w:delText>http://www.alivelearn.net/xjview</w:delText>
        </w:r>
        <w:r w:rsidR="008F150F" w:rsidDel="00A70B41">
          <w:fldChar w:fldCharType="end"/>
        </w:r>
        <w:r w:rsidRPr="00DB6C0F" w:rsidDel="00A70B41">
          <w:rPr>
            <w:rFonts w:ascii="Calibri" w:hAnsi="Calibri" w:cs="Times New Roman"/>
            <w:b/>
          </w:rPr>
          <w:delText>) to visualize the data</w:delText>
        </w:r>
        <w:r w:rsidR="00810E69" w:rsidDel="00A70B41">
          <w:rPr>
            <w:rFonts w:ascii="Calibri" w:hAnsi="Calibri" w:cs="Times New Roman"/>
            <w:b/>
          </w:rPr>
          <w:delText xml:space="preserve"> and to</w:delText>
        </w:r>
        <w:r w:rsidRPr="00DB6C0F" w:rsidDel="00A70B41">
          <w:rPr>
            <w:rFonts w:ascii="Calibri" w:hAnsi="Calibri" w:cs="Times New Roman"/>
            <w:b/>
          </w:rPr>
          <w:delText xml:space="preserve"> construct mask and conjunction images. For each participant, we first realigned all functional images, then we co-registered (rigid body transformation) the subject's anatomical scan to the mean functional image, and then co-registered the participant's data to the Montreal Neurological Institute (MNI) template brain. We then normalized each subject's data to the template brain space, using segmented probabilistic maps for </w:delText>
        </w:r>
        <w:r w:rsidR="00810E69" w:rsidRPr="00DB6C0F" w:rsidDel="00A70B41">
          <w:rPr>
            <w:rFonts w:ascii="Calibri" w:hAnsi="Calibri" w:cs="Times New Roman"/>
            <w:b/>
          </w:rPr>
          <w:delText>gr</w:delText>
        </w:r>
        <w:r w:rsidR="00810E69" w:rsidDel="00A70B41">
          <w:rPr>
            <w:rFonts w:ascii="Calibri" w:hAnsi="Calibri" w:cs="Times New Roman"/>
            <w:b/>
          </w:rPr>
          <w:delText>e</w:delText>
        </w:r>
        <w:r w:rsidR="00810E69" w:rsidRPr="00DB6C0F" w:rsidDel="00A70B41">
          <w:rPr>
            <w:rFonts w:ascii="Calibri" w:hAnsi="Calibri" w:cs="Times New Roman"/>
            <w:b/>
          </w:rPr>
          <w:delText xml:space="preserve">y </w:delText>
        </w:r>
        <w:r w:rsidRPr="00DB6C0F" w:rsidDel="00A70B41">
          <w:rPr>
            <w:rFonts w:ascii="Calibri" w:hAnsi="Calibri" w:cs="Times New Roman"/>
            <w:b/>
          </w:rPr>
          <w:delText xml:space="preserve">matter, white matter, and cerebro-spinal fluid. Functional images were resampled (4 × 4 × 4 mm voxels) and spatially smoothed (8-mm full-width half-maximum (FWHM) Gaussian kernel). </w:delText>
        </w:r>
      </w:del>
    </w:p>
    <w:p w:rsidR="00000000" w:rsidRDefault="00AA758C">
      <w:pPr>
        <w:jc w:val="both"/>
        <w:rPr>
          <w:del w:id="1607" w:author="Christopher Summerfield" w:date="2014-04-29T11:01:00Z"/>
          <w:rFonts w:ascii="Calibri" w:hAnsi="Calibri" w:cs="Times New Roman"/>
        </w:rPr>
        <w:pPrChange w:id="1608" w:author="Christopher Summerfield" w:date="2014-04-29T11:01:00Z">
          <w:pPr>
            <w:pStyle w:val="Heading3"/>
            <w:spacing w:before="2" w:after="2"/>
            <w:jc w:val="both"/>
          </w:pPr>
        </w:pPrChange>
      </w:pPr>
    </w:p>
    <w:p w:rsidR="00000000" w:rsidRDefault="00DB6C0F">
      <w:pPr>
        <w:jc w:val="both"/>
        <w:rPr>
          <w:del w:id="1609" w:author="Christopher Summerfield" w:date="2014-04-29T11:01:00Z"/>
          <w:rFonts w:ascii="Calibri" w:hAnsi="Calibri"/>
        </w:rPr>
        <w:pPrChange w:id="1610" w:author="Christopher Summerfield" w:date="2014-04-29T11:01:00Z">
          <w:pPr>
            <w:pStyle w:val="Heading3"/>
            <w:spacing w:before="2" w:after="2"/>
            <w:jc w:val="both"/>
          </w:pPr>
        </w:pPrChange>
      </w:pPr>
      <w:del w:id="1611" w:author="Christopher Summerfield" w:date="2014-04-29T11:01:00Z">
        <w:r w:rsidRPr="00AD4383" w:rsidDel="00A70B41">
          <w:rPr>
            <w:rFonts w:ascii="Calibri" w:hAnsi="Calibri" w:cs="Times New Roman"/>
          </w:rPr>
          <w:delText>fMRI analysis.</w:delText>
        </w:r>
        <w:r w:rsidRPr="00AD4383" w:rsidDel="00A70B41">
          <w:rPr>
            <w:rFonts w:ascii="Calibri" w:hAnsi="Calibri" w:cs="Times New Roman"/>
            <w:b/>
          </w:rPr>
          <w:delText xml:space="preserve"> </w:delText>
        </w:r>
        <w:r w:rsidR="00AD4383" w:rsidRPr="00AD4383" w:rsidDel="00A70B41">
          <w:rPr>
            <w:rFonts w:ascii="Calibri" w:hAnsi="Calibri"/>
            <w:b/>
          </w:rPr>
          <w:delText>Our univariate analyses used a generalized linear model (GLM) approach. A 128-s temporal high-pass filter was applied to remove low-frequency scanner artifacts. Temporal autocorrelation in the time series data was estimated using restricted maximum-likelihood estimates of variance components using a first-order autoregressive model (AR-1), and the resulting non-sphericity was used to form maximum-likelihood estimates of the activations. Our GLM included regressors coding for onsets and durations of stimuli or events, which were then convolved with the canonical hemodynamic response function (HRF) and regressed against the observed fMRI data. Experimental blocks were model</w:delText>
        </w:r>
        <w:r w:rsidR="00810E69" w:rsidDel="00A70B41">
          <w:rPr>
            <w:rFonts w:ascii="Calibri" w:hAnsi="Calibri"/>
            <w:b/>
          </w:rPr>
          <w:delText>l</w:delText>
        </w:r>
        <w:r w:rsidR="00AD4383" w:rsidRPr="00AD4383" w:rsidDel="00A70B41">
          <w:rPr>
            <w:rFonts w:ascii="Calibri" w:hAnsi="Calibri"/>
            <w:b/>
          </w:rPr>
          <w:delText>ed using separate regressors, and constant terms for each block were included. Additionally, motion parameters were included as nuisance variables.</w:delText>
        </w:r>
      </w:del>
    </w:p>
    <w:p w:rsidR="00000000" w:rsidRDefault="00AA758C">
      <w:pPr>
        <w:jc w:val="both"/>
        <w:rPr>
          <w:del w:id="1612" w:author="Christopher Summerfield" w:date="2014-04-29T11:01:00Z"/>
          <w:rFonts w:ascii="Calibri" w:hAnsi="Calibri"/>
        </w:rPr>
        <w:pPrChange w:id="1613" w:author="Christopher Summerfield" w:date="2014-04-29T11:01:00Z">
          <w:pPr>
            <w:pStyle w:val="Heading3"/>
            <w:spacing w:before="2" w:after="2"/>
            <w:jc w:val="both"/>
          </w:pPr>
        </w:pPrChange>
      </w:pPr>
    </w:p>
    <w:p w:rsidR="00000000" w:rsidRDefault="001C0601">
      <w:pPr>
        <w:jc w:val="both"/>
        <w:rPr>
          <w:del w:id="1614" w:author="Christopher Summerfield" w:date="2014-04-29T11:01:00Z"/>
          <w:rFonts w:ascii="Calibri" w:hAnsi="Calibri"/>
        </w:rPr>
        <w:pPrChange w:id="1615" w:author="Christopher Summerfield" w:date="2014-04-29T11:01:00Z">
          <w:pPr>
            <w:pStyle w:val="Heading3"/>
            <w:spacing w:before="2" w:after="2"/>
            <w:jc w:val="both"/>
          </w:pPr>
        </w:pPrChange>
      </w:pPr>
      <w:del w:id="1616" w:author="Christopher Summerfield" w:date="2014-04-29T11:01:00Z">
        <w:r w:rsidDel="00A70B41">
          <w:rPr>
            <w:rFonts w:ascii="Calibri" w:hAnsi="Calibri"/>
            <w:b/>
          </w:rPr>
          <w:delText xml:space="preserve">For the model-based analyses, we constructed a design matrix with 4 regressors: the expected value (i.e. |TV|) predicted by the best-fitting parameterisation of the model, that predicted by the performance-maximising parameterisation, the maximum hypothesis value across the all rules [max(HV)] and the minimum hypothesis value across all rules [min(HV)].  </w:delText>
        </w:r>
        <w:r w:rsidR="00DA258D" w:rsidDel="00A70B41">
          <w:rPr>
            <w:rFonts w:ascii="Calibri" w:hAnsi="Calibri"/>
            <w:b/>
          </w:rPr>
          <w:delText xml:space="preserve">For the </w:delText>
        </w:r>
        <w:r w:rsidDel="00A70B41">
          <w:rPr>
            <w:rFonts w:ascii="Calibri" w:hAnsi="Calibri"/>
            <w:b/>
          </w:rPr>
          <w:delText>standard</w:delText>
        </w:r>
        <w:r w:rsidR="00DA258D" w:rsidDel="00A70B41">
          <w:rPr>
            <w:rFonts w:ascii="Calibri" w:hAnsi="Calibri"/>
            <w:b/>
          </w:rPr>
          <w:delText xml:space="preserve"> analyses, we included a design matrix with regressors aligned to stimulus onset, encoding the main effect of stimulus (target vs. nontarget), cues (novel vs. familiar) and feedback (correct vs. error), alongside their two- and three-way interactions.  We report voxels that responded to these regressors at thresholds that were </w:delText>
        </w:r>
        <w:r w:rsidR="008B4D0B" w:rsidDel="00A70B41">
          <w:rPr>
            <w:rFonts w:ascii="Calibri" w:hAnsi="Calibri"/>
            <w:b/>
          </w:rPr>
          <w:delText>corrected</w:delText>
        </w:r>
        <w:r w:rsidR="00DA258D" w:rsidDel="00A70B41">
          <w:rPr>
            <w:rFonts w:ascii="Calibri" w:hAnsi="Calibri"/>
            <w:b/>
          </w:rPr>
          <w:delText xml:space="preserve"> for multiple comp</w:delText>
        </w:r>
        <w:r w:rsidR="00810E69" w:rsidDel="00A70B41">
          <w:rPr>
            <w:rFonts w:ascii="Calibri" w:hAnsi="Calibri"/>
            <w:b/>
          </w:rPr>
          <w:delText>a</w:delText>
        </w:r>
        <w:r w:rsidR="00DA258D" w:rsidDel="00A70B41">
          <w:rPr>
            <w:rFonts w:ascii="Calibri" w:hAnsi="Calibri"/>
            <w:b/>
          </w:rPr>
          <w:delText xml:space="preserve">risons, using </w:delText>
        </w:r>
        <w:r w:rsidR="008B4D0B" w:rsidDel="00A70B41">
          <w:rPr>
            <w:rFonts w:ascii="Calibri" w:hAnsi="Calibri"/>
            <w:b/>
          </w:rPr>
          <w:delText>a false discovery rate of p&lt;</w:delText>
        </w:r>
        <w:r w:rsidR="00DA258D" w:rsidDel="00A70B41">
          <w:rPr>
            <w:rFonts w:ascii="Calibri" w:hAnsi="Calibri"/>
            <w:b/>
          </w:rPr>
          <w:delText xml:space="preserve">0.05. </w:delText>
        </w:r>
        <w:r w:rsidR="006A6785" w:rsidDel="00A70B41">
          <w:rPr>
            <w:rFonts w:ascii="Calibri" w:hAnsi="Calibri"/>
            <w:b/>
          </w:rPr>
          <w:delText>Voxelwise statistics were rendered onto the MNI template brain using xjview (</w:delText>
        </w:r>
        <w:r w:rsidR="006A6785" w:rsidRPr="006A6785" w:rsidDel="00A70B41">
          <w:rPr>
            <w:rFonts w:ascii="Calibri" w:hAnsi="Calibri"/>
            <w:b/>
          </w:rPr>
          <w:delText>http://www.alivelearn.net/xjview8/</w:delText>
        </w:r>
        <w:r w:rsidR="006A6785" w:rsidDel="00A70B41">
          <w:rPr>
            <w:rFonts w:ascii="Calibri" w:hAnsi="Calibri"/>
            <w:b/>
          </w:rPr>
          <w:delText xml:space="preserve">). </w:delText>
        </w:r>
        <w:r w:rsidR="00DA258D" w:rsidDel="00A70B41">
          <w:rPr>
            <w:rFonts w:ascii="Calibri" w:hAnsi="Calibri"/>
            <w:b/>
          </w:rPr>
          <w:delText>Subsequently, to interrogate the complex interactions among factors, we extracted raw data from cluster-corrected regions of interest (ROIs) and resubmitted them to a new finite impulse response (FIR) regression analysis that estimated the parameter estimates assoc</w:delText>
        </w:r>
        <w:r w:rsidR="00810E69" w:rsidDel="00A70B41">
          <w:rPr>
            <w:rFonts w:ascii="Calibri" w:hAnsi="Calibri"/>
            <w:b/>
          </w:rPr>
          <w:delText>i</w:delText>
        </w:r>
        <w:r w:rsidR="00DA258D" w:rsidDel="00A70B41">
          <w:rPr>
            <w:rFonts w:ascii="Calibri" w:hAnsi="Calibri"/>
            <w:b/>
          </w:rPr>
          <w:delText xml:space="preserve">ated with each </w:delText>
        </w:r>
        <w:r w:rsidR="008B4D0B" w:rsidDel="00A70B41">
          <w:rPr>
            <w:rFonts w:ascii="Calibri" w:hAnsi="Calibri"/>
            <w:b/>
          </w:rPr>
          <w:delText xml:space="preserve">of 16 </w:delText>
        </w:r>
        <w:r w:rsidR="00DA258D" w:rsidDel="00A70B41">
          <w:rPr>
            <w:rFonts w:ascii="Calibri" w:hAnsi="Calibri"/>
            <w:b/>
          </w:rPr>
          <w:delText>peri-stimulus time bin</w:delText>
        </w:r>
        <w:r w:rsidR="008B4D0B" w:rsidDel="00A70B41">
          <w:rPr>
            <w:rFonts w:ascii="Calibri" w:hAnsi="Calibri"/>
            <w:b/>
          </w:rPr>
          <w:delText>s</w:delText>
        </w:r>
        <w:r w:rsidR="00DA258D" w:rsidDel="00A70B41">
          <w:rPr>
            <w:rFonts w:ascii="Calibri" w:hAnsi="Calibri"/>
            <w:b/>
          </w:rPr>
          <w:delText xml:space="preserve">.  </w:delText>
        </w:r>
        <w:r w:rsidR="006A6785" w:rsidDel="00A70B41">
          <w:rPr>
            <w:rFonts w:ascii="Calibri" w:hAnsi="Calibri"/>
            <w:b/>
          </w:rPr>
          <w:delText>Haemodynamic response</w:delText>
        </w:r>
        <w:r w:rsidR="008B4D0B" w:rsidDel="00A70B41">
          <w:rPr>
            <w:rFonts w:ascii="Calibri" w:hAnsi="Calibri"/>
            <w:b/>
          </w:rPr>
          <w:delText xml:space="preserve"> data were temporally upsampled by a factor of 10 for plotting.</w:delText>
        </w:r>
        <w:r w:rsidR="006A6785" w:rsidDel="00A70B41">
          <w:rPr>
            <w:rFonts w:ascii="Calibri" w:hAnsi="Calibri"/>
            <w:b/>
          </w:rPr>
          <w:delText xml:space="preserve">  Statistics are reported for an early time window (~6-8s post-stimulus) and a late time window (~8-10s post-feedback) where the BOLD signal peaked overall.  </w:delText>
        </w:r>
        <w:r w:rsidR="00E009C8" w:rsidDel="00A70B41">
          <w:rPr>
            <w:rFonts w:ascii="Calibri" w:hAnsi="Calibri"/>
            <w:b/>
          </w:rPr>
          <w:delText xml:space="preserve"> All ANOVAs were carried out with Greenhouse-Geisser correction for sphericity (reporting adjusted d.f. rounded to the nearest integer) using an alpha of p &lt; 0.05.</w:delText>
        </w:r>
      </w:del>
    </w:p>
    <w:p w:rsidR="00272972" w:rsidRDefault="00272972">
      <w:pPr>
        <w:jc w:val="both"/>
        <w:rPr>
          <w:del w:id="1617" w:author="Christopher Summerfield" w:date="2014-04-29T11:02:00Z"/>
          <w:rFonts w:ascii="Calibri" w:hAnsi="Calibri"/>
        </w:rPr>
      </w:pPr>
    </w:p>
    <w:p w:rsidR="00E246B6" w:rsidDel="00B71A10" w:rsidRDefault="00E246B6" w:rsidP="00E246B6">
      <w:pPr>
        <w:jc w:val="both"/>
        <w:rPr>
          <w:del w:id="1618" w:author="Christopher Summerfield" w:date="2014-04-29T11:02:00Z"/>
          <w:rFonts w:asciiTheme="majorHAnsi" w:hAnsiTheme="majorHAnsi"/>
        </w:rPr>
      </w:pPr>
    </w:p>
    <w:p w:rsidR="00E246B6" w:rsidRPr="006A6785" w:rsidRDefault="00E009C8" w:rsidP="00E246B6">
      <w:pPr>
        <w:jc w:val="both"/>
        <w:rPr>
          <w:rFonts w:asciiTheme="majorHAnsi" w:hAnsiTheme="majorHAnsi"/>
          <w:b/>
        </w:rPr>
      </w:pPr>
      <w:r>
        <w:rPr>
          <w:rFonts w:asciiTheme="majorHAnsi" w:hAnsiTheme="majorHAnsi"/>
          <w:b/>
        </w:rPr>
        <w:br w:type="page"/>
      </w:r>
      <w:r w:rsidR="006A6785">
        <w:rPr>
          <w:rFonts w:asciiTheme="majorHAnsi" w:hAnsiTheme="majorHAnsi"/>
          <w:b/>
        </w:rPr>
        <w:t>ACKNOWL</w:t>
      </w:r>
      <w:r w:rsidR="006A6785" w:rsidRPr="006A6785">
        <w:rPr>
          <w:rFonts w:asciiTheme="majorHAnsi" w:hAnsiTheme="majorHAnsi"/>
          <w:b/>
        </w:rPr>
        <w:t>EGDEMENTS</w:t>
      </w:r>
    </w:p>
    <w:p w:rsidR="006A6785" w:rsidRDefault="006A6785" w:rsidP="00E246B6">
      <w:pPr>
        <w:jc w:val="both"/>
        <w:rPr>
          <w:rFonts w:asciiTheme="majorHAnsi" w:hAnsiTheme="majorHAnsi"/>
        </w:rPr>
      </w:pPr>
    </w:p>
    <w:p w:rsidR="00E246B6" w:rsidRPr="006A6785" w:rsidRDefault="006A6785" w:rsidP="00E246B6">
      <w:pPr>
        <w:jc w:val="both"/>
        <w:rPr>
          <w:rFonts w:asciiTheme="majorHAnsi" w:hAnsiTheme="majorHAnsi"/>
        </w:rPr>
      </w:pPr>
      <w:r>
        <w:rPr>
          <w:rFonts w:asciiTheme="majorHAnsi" w:hAnsiTheme="majorHAnsi"/>
        </w:rPr>
        <w:t xml:space="preserve">This work was supported by an award from the </w:t>
      </w:r>
      <w:r w:rsidRPr="006A6785">
        <w:rPr>
          <w:rFonts w:ascii="Calibri" w:eastAsia="ArialMT" w:hAnsi="Calibri" w:cs="ArialMT"/>
          <w:color w:val="000000"/>
          <w:szCs w:val="22"/>
        </w:rPr>
        <w:t>Spanish ministry of science and innovation (PSI2010-16421)</w:t>
      </w:r>
      <w:r>
        <w:rPr>
          <w:rFonts w:ascii="Calibri" w:eastAsia="ArialMT" w:hAnsi="Calibri" w:cs="ArialMT"/>
          <w:color w:val="000000"/>
          <w:szCs w:val="22"/>
        </w:rPr>
        <w:t xml:space="preserve"> to M.R. and C.S.</w:t>
      </w:r>
      <w:r w:rsidR="00D912C6">
        <w:rPr>
          <w:rFonts w:ascii="Calibri" w:eastAsia="ArialMT" w:hAnsi="Calibri" w:cs="ArialMT"/>
          <w:color w:val="000000"/>
          <w:szCs w:val="22"/>
        </w:rPr>
        <w:t xml:space="preserve">  </w:t>
      </w:r>
      <w:r w:rsidR="00B74914">
        <w:rPr>
          <w:rFonts w:ascii="Calibri" w:eastAsia="ArialMT" w:hAnsi="Calibri" w:cs="ArialMT"/>
          <w:color w:val="000000"/>
          <w:szCs w:val="22"/>
        </w:rPr>
        <w:t xml:space="preserve">We thank Monika Waszczuk for help with data collection, and </w:t>
      </w:r>
      <w:r w:rsidR="00D912C6">
        <w:rPr>
          <w:rFonts w:ascii="Calibri" w:eastAsia="ArialMT" w:hAnsi="Calibri" w:cs="ArialMT"/>
          <w:color w:val="000000"/>
          <w:szCs w:val="22"/>
        </w:rPr>
        <w:t>Konstantinos Tsetsos</w:t>
      </w:r>
      <w:r w:rsidR="00B74914">
        <w:rPr>
          <w:rFonts w:ascii="Calibri" w:eastAsia="ArialMT" w:hAnsi="Calibri" w:cs="ArialMT"/>
          <w:color w:val="000000"/>
          <w:szCs w:val="22"/>
        </w:rPr>
        <w:t>, Hannah Tickle</w:t>
      </w:r>
      <w:r w:rsidR="00D912C6">
        <w:rPr>
          <w:rFonts w:ascii="Calibri" w:eastAsia="ArialMT" w:hAnsi="Calibri" w:cs="ArialMT"/>
          <w:color w:val="000000"/>
          <w:szCs w:val="22"/>
        </w:rPr>
        <w:t xml:space="preserve"> and</w:t>
      </w:r>
      <w:r w:rsidR="00D912C6" w:rsidRPr="00035103">
        <w:rPr>
          <w:rFonts w:asciiTheme="majorHAnsi" w:eastAsia="ArialMT" w:hAnsiTheme="majorHAnsi" w:cs="ArialMT"/>
          <w:color w:val="000000"/>
          <w:szCs w:val="22"/>
        </w:rPr>
        <w:t xml:space="preserve"> </w:t>
      </w:r>
      <w:r w:rsidR="00035103" w:rsidRPr="00035103">
        <w:rPr>
          <w:rStyle w:val="il"/>
          <w:rFonts w:asciiTheme="majorHAnsi" w:hAnsiTheme="majorHAnsi"/>
        </w:rPr>
        <w:t>José</w:t>
      </w:r>
      <w:r w:rsidR="00035103">
        <w:rPr>
          <w:rStyle w:val="il"/>
        </w:rPr>
        <w:t xml:space="preserve"> </w:t>
      </w:r>
      <w:r w:rsidR="00D912C6">
        <w:rPr>
          <w:rFonts w:ascii="Calibri" w:eastAsia="ArialMT" w:hAnsi="Calibri" w:cs="ArialMT"/>
          <w:color w:val="000000"/>
          <w:szCs w:val="22"/>
        </w:rPr>
        <w:t>Pe</w:t>
      </w:r>
      <w:del w:id="1619" w:author="Jan Balaguer" w:date="2014-04-16T13:09:00Z">
        <w:r w:rsidR="00D912C6" w:rsidDel="00B61FAC">
          <w:rPr>
            <w:rFonts w:ascii="Calibri" w:eastAsia="ArialMT" w:hAnsi="Calibri" w:cs="ArialMT"/>
            <w:color w:val="000000"/>
            <w:szCs w:val="22"/>
          </w:rPr>
          <w:delText>r</w:delText>
        </w:r>
      </w:del>
      <w:r w:rsidR="00D912C6">
        <w:rPr>
          <w:rFonts w:ascii="Calibri" w:eastAsia="ArialMT" w:hAnsi="Calibri" w:cs="ArialMT"/>
          <w:color w:val="000000"/>
          <w:szCs w:val="22"/>
        </w:rPr>
        <w:t>rales for comments on the manuscript.</w:t>
      </w:r>
    </w:p>
    <w:p w:rsidR="00E246B6" w:rsidRPr="006A6785" w:rsidRDefault="00E246B6" w:rsidP="00E246B6">
      <w:pPr>
        <w:jc w:val="both"/>
        <w:rPr>
          <w:rFonts w:asciiTheme="majorHAnsi" w:hAnsiTheme="majorHAnsi"/>
        </w:rPr>
      </w:pPr>
    </w:p>
    <w:p w:rsidR="007F245A" w:rsidRPr="0055566F" w:rsidRDefault="0055566F" w:rsidP="00E246B6">
      <w:pPr>
        <w:jc w:val="both"/>
        <w:rPr>
          <w:rFonts w:asciiTheme="majorHAnsi" w:hAnsiTheme="majorHAnsi"/>
          <w:b/>
        </w:rPr>
      </w:pPr>
      <w:r w:rsidRPr="00FA7740">
        <w:rPr>
          <w:rFonts w:asciiTheme="majorHAnsi" w:hAnsiTheme="majorHAnsi"/>
        </w:rPr>
        <w:br w:type="page"/>
      </w:r>
      <w:r w:rsidRPr="0055566F">
        <w:rPr>
          <w:rFonts w:asciiTheme="majorHAnsi" w:hAnsiTheme="majorHAnsi"/>
          <w:b/>
        </w:rPr>
        <w:t>REFERENCES</w:t>
      </w:r>
    </w:p>
    <w:p w:rsidR="007F245A" w:rsidRDefault="007F245A">
      <w:pPr>
        <w:rPr>
          <w:rFonts w:asciiTheme="majorHAnsi" w:hAnsiTheme="majorHAnsi"/>
        </w:rPr>
      </w:pPr>
    </w:p>
    <w:p w:rsidR="001261CC" w:rsidRPr="001261CC" w:rsidRDefault="008F150F" w:rsidP="001261CC">
      <w:pPr>
        <w:ind w:left="720" w:hanging="720"/>
        <w:rPr>
          <w:ins w:id="1620" w:author="Christopher Summerfield" w:date="2014-04-29T10:20:00Z"/>
          <w:rFonts w:ascii="Calibri" w:hAnsi="Calibri"/>
          <w:noProof/>
          <w:rPrChange w:id="1621" w:author="Christopher Summerfield" w:date="2014-04-29T10:20:00Z">
            <w:rPr>
              <w:ins w:id="1622" w:author="Christopher Summerfield" w:date="2014-04-29T10:20:00Z"/>
              <w:rFonts w:asciiTheme="majorHAnsi" w:hAnsiTheme="majorHAnsi"/>
            </w:rPr>
          </w:rPrChange>
        </w:rPr>
      </w:pPr>
      <w:r>
        <w:rPr>
          <w:rFonts w:asciiTheme="majorHAnsi" w:hAnsiTheme="majorHAnsi"/>
        </w:rPr>
        <w:fldChar w:fldCharType="begin"/>
      </w:r>
      <w:r w:rsidR="007F245A">
        <w:rPr>
          <w:rFonts w:asciiTheme="majorHAnsi" w:hAnsiTheme="majorHAnsi"/>
        </w:rPr>
        <w:instrText xml:space="preserve"> ADDIN EN.REFLIST </w:instrText>
      </w:r>
      <w:r>
        <w:rPr>
          <w:rFonts w:asciiTheme="majorHAnsi" w:hAnsiTheme="majorHAnsi"/>
        </w:rPr>
        <w:fldChar w:fldCharType="separate"/>
      </w:r>
      <w:ins w:id="1623" w:author="Christopher Summerfield" w:date="2014-04-29T10:20:00Z">
        <w:r w:rsidRPr="008F150F">
          <w:rPr>
            <w:rFonts w:ascii="Calibri" w:hAnsi="Calibri"/>
            <w:noProof/>
            <w:rPrChange w:id="1624" w:author="Christopher Summerfield" w:date="2014-04-29T10:20:00Z">
              <w:rPr>
                <w:rFonts w:asciiTheme="majorHAnsi" w:hAnsiTheme="majorHAnsi"/>
                <w:b/>
                <w:sz w:val="27"/>
                <w:szCs w:val="20"/>
                <w:lang w:val="en-GB"/>
              </w:rPr>
            </w:rPrChange>
          </w:rPr>
          <w:t>1.</w:t>
        </w:r>
        <w:r w:rsidRPr="008F150F">
          <w:rPr>
            <w:rFonts w:ascii="Calibri" w:hAnsi="Calibri"/>
            <w:noProof/>
            <w:rPrChange w:id="1625" w:author="Christopher Summerfield" w:date="2014-04-29T10:20:00Z">
              <w:rPr>
                <w:rFonts w:asciiTheme="majorHAnsi" w:hAnsiTheme="majorHAnsi"/>
                <w:b/>
                <w:sz w:val="27"/>
                <w:szCs w:val="20"/>
                <w:lang w:val="en-GB"/>
              </w:rPr>
            </w:rPrChange>
          </w:rPr>
          <w:tab/>
          <w:t xml:space="preserve">Koechlin, E. &amp; Summerfield, C. An information theoretical approach to prefrontal executive function. </w:t>
        </w:r>
        <w:r w:rsidRPr="008F150F">
          <w:rPr>
            <w:rFonts w:ascii="Calibri" w:hAnsi="Calibri"/>
            <w:i/>
            <w:noProof/>
            <w:rPrChange w:id="1626" w:author="Christopher Summerfield" w:date="2014-04-29T10:20:00Z">
              <w:rPr>
                <w:rFonts w:asciiTheme="majorHAnsi" w:hAnsiTheme="majorHAnsi"/>
                <w:b/>
                <w:sz w:val="27"/>
                <w:szCs w:val="20"/>
                <w:lang w:val="en-GB"/>
              </w:rPr>
            </w:rPrChange>
          </w:rPr>
          <w:t>Trends Cogn Sci</w:t>
        </w:r>
        <w:r w:rsidRPr="008F150F">
          <w:rPr>
            <w:rFonts w:ascii="Calibri" w:hAnsi="Calibri"/>
            <w:noProof/>
            <w:rPrChange w:id="1627"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628" w:author="Christopher Summerfield" w:date="2014-04-29T10:20:00Z">
              <w:rPr>
                <w:rFonts w:asciiTheme="majorHAnsi" w:hAnsiTheme="majorHAnsi"/>
                <w:b/>
                <w:sz w:val="27"/>
                <w:szCs w:val="20"/>
                <w:lang w:val="en-GB"/>
              </w:rPr>
            </w:rPrChange>
          </w:rPr>
          <w:t>11</w:t>
        </w:r>
        <w:r w:rsidRPr="008F150F">
          <w:rPr>
            <w:rFonts w:ascii="Calibri" w:hAnsi="Calibri"/>
            <w:noProof/>
            <w:rPrChange w:id="1629" w:author="Christopher Summerfield" w:date="2014-04-29T10:20:00Z">
              <w:rPr>
                <w:rFonts w:asciiTheme="majorHAnsi" w:hAnsiTheme="majorHAnsi"/>
                <w:b/>
                <w:sz w:val="27"/>
                <w:szCs w:val="20"/>
                <w:lang w:val="en-GB"/>
              </w:rPr>
            </w:rPrChange>
          </w:rPr>
          <w:t>, 229-235 (2007).</w:t>
        </w:r>
      </w:ins>
    </w:p>
    <w:p w:rsidR="001261CC" w:rsidRPr="001261CC" w:rsidRDefault="008F150F" w:rsidP="001261CC">
      <w:pPr>
        <w:ind w:left="720" w:hanging="720"/>
        <w:rPr>
          <w:ins w:id="1630" w:author="Christopher Summerfield" w:date="2014-04-29T10:20:00Z"/>
          <w:rFonts w:ascii="Calibri" w:hAnsi="Calibri"/>
          <w:noProof/>
          <w:rPrChange w:id="1631" w:author="Christopher Summerfield" w:date="2014-04-29T10:20:00Z">
            <w:rPr>
              <w:ins w:id="1632" w:author="Christopher Summerfield" w:date="2014-04-29T10:20:00Z"/>
              <w:rFonts w:asciiTheme="majorHAnsi" w:hAnsiTheme="majorHAnsi"/>
            </w:rPr>
          </w:rPrChange>
        </w:rPr>
      </w:pPr>
      <w:ins w:id="1633" w:author="Christopher Summerfield" w:date="2014-04-29T10:20:00Z">
        <w:r w:rsidRPr="008F150F">
          <w:rPr>
            <w:rFonts w:ascii="Calibri" w:hAnsi="Calibri"/>
            <w:noProof/>
            <w:rPrChange w:id="1634" w:author="Christopher Summerfield" w:date="2014-04-29T10:20:00Z">
              <w:rPr>
                <w:rFonts w:asciiTheme="majorHAnsi" w:hAnsiTheme="majorHAnsi"/>
                <w:b/>
                <w:sz w:val="27"/>
                <w:szCs w:val="20"/>
                <w:lang w:val="en-GB"/>
              </w:rPr>
            </w:rPrChange>
          </w:rPr>
          <w:t>2.</w:t>
        </w:r>
        <w:r w:rsidRPr="008F150F">
          <w:rPr>
            <w:rFonts w:ascii="Calibri" w:hAnsi="Calibri"/>
            <w:noProof/>
            <w:rPrChange w:id="1635" w:author="Christopher Summerfield" w:date="2014-04-29T10:20:00Z">
              <w:rPr>
                <w:rFonts w:asciiTheme="majorHAnsi" w:hAnsiTheme="majorHAnsi"/>
                <w:b/>
                <w:sz w:val="27"/>
                <w:szCs w:val="20"/>
                <w:lang w:val="en-GB"/>
              </w:rPr>
            </w:rPrChange>
          </w:rPr>
          <w:tab/>
          <w:t xml:space="preserve">Miller, E.K. &amp; Cohen, J.D. An integrative theory of prefrontal cortex function. </w:t>
        </w:r>
        <w:r w:rsidRPr="008F150F">
          <w:rPr>
            <w:rFonts w:ascii="Calibri" w:hAnsi="Calibri"/>
            <w:i/>
            <w:noProof/>
            <w:rPrChange w:id="1636" w:author="Christopher Summerfield" w:date="2014-04-29T10:20:00Z">
              <w:rPr>
                <w:rFonts w:asciiTheme="majorHAnsi" w:hAnsiTheme="majorHAnsi"/>
                <w:b/>
                <w:sz w:val="27"/>
                <w:szCs w:val="20"/>
                <w:lang w:val="en-GB"/>
              </w:rPr>
            </w:rPrChange>
          </w:rPr>
          <w:t>Annu Rev Neurosci</w:t>
        </w:r>
        <w:r w:rsidRPr="008F150F">
          <w:rPr>
            <w:rFonts w:ascii="Calibri" w:hAnsi="Calibri"/>
            <w:noProof/>
            <w:rPrChange w:id="1637"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638" w:author="Christopher Summerfield" w:date="2014-04-29T10:20:00Z">
              <w:rPr>
                <w:rFonts w:asciiTheme="majorHAnsi" w:hAnsiTheme="majorHAnsi"/>
                <w:b/>
                <w:sz w:val="27"/>
                <w:szCs w:val="20"/>
                <w:lang w:val="en-GB"/>
              </w:rPr>
            </w:rPrChange>
          </w:rPr>
          <w:t>24</w:t>
        </w:r>
        <w:r w:rsidRPr="008F150F">
          <w:rPr>
            <w:rFonts w:ascii="Calibri" w:hAnsi="Calibri"/>
            <w:noProof/>
            <w:rPrChange w:id="1639" w:author="Christopher Summerfield" w:date="2014-04-29T10:20:00Z">
              <w:rPr>
                <w:rFonts w:asciiTheme="majorHAnsi" w:hAnsiTheme="majorHAnsi"/>
                <w:b/>
                <w:sz w:val="27"/>
                <w:szCs w:val="20"/>
                <w:lang w:val="en-GB"/>
              </w:rPr>
            </w:rPrChange>
          </w:rPr>
          <w:t>, 167-202 (2001).</w:t>
        </w:r>
      </w:ins>
    </w:p>
    <w:p w:rsidR="001261CC" w:rsidRPr="001261CC" w:rsidRDefault="008F150F" w:rsidP="001261CC">
      <w:pPr>
        <w:ind w:left="720" w:hanging="720"/>
        <w:rPr>
          <w:ins w:id="1640" w:author="Christopher Summerfield" w:date="2014-04-29T10:20:00Z"/>
          <w:rFonts w:ascii="Calibri" w:hAnsi="Calibri"/>
          <w:noProof/>
          <w:rPrChange w:id="1641" w:author="Christopher Summerfield" w:date="2014-04-29T10:20:00Z">
            <w:rPr>
              <w:ins w:id="1642" w:author="Christopher Summerfield" w:date="2014-04-29T10:20:00Z"/>
              <w:rFonts w:asciiTheme="majorHAnsi" w:hAnsiTheme="majorHAnsi"/>
            </w:rPr>
          </w:rPrChange>
        </w:rPr>
      </w:pPr>
      <w:ins w:id="1643" w:author="Christopher Summerfield" w:date="2014-04-29T10:20:00Z">
        <w:r w:rsidRPr="008F150F">
          <w:rPr>
            <w:rFonts w:ascii="Calibri" w:hAnsi="Calibri"/>
            <w:noProof/>
            <w:rPrChange w:id="1644" w:author="Christopher Summerfield" w:date="2014-04-29T10:20:00Z">
              <w:rPr>
                <w:rFonts w:asciiTheme="majorHAnsi" w:hAnsiTheme="majorHAnsi"/>
                <w:b/>
                <w:sz w:val="27"/>
                <w:szCs w:val="20"/>
                <w:lang w:val="en-GB"/>
              </w:rPr>
            </w:rPrChange>
          </w:rPr>
          <w:t>3.</w:t>
        </w:r>
        <w:r w:rsidRPr="008F150F">
          <w:rPr>
            <w:rFonts w:ascii="Calibri" w:hAnsi="Calibri"/>
            <w:noProof/>
            <w:rPrChange w:id="1645" w:author="Christopher Summerfield" w:date="2014-04-29T10:20:00Z">
              <w:rPr>
                <w:rFonts w:asciiTheme="majorHAnsi" w:hAnsiTheme="majorHAnsi"/>
                <w:b/>
                <w:sz w:val="27"/>
                <w:szCs w:val="20"/>
                <w:lang w:val="en-GB"/>
              </w:rPr>
            </w:rPrChange>
          </w:rPr>
          <w:tab/>
          <w:t xml:space="preserve">Miller, E.K., Freedman, D.J. &amp; Wallis, J.D. The prefrontal cortex: categories, concepts and cognition. </w:t>
        </w:r>
        <w:r w:rsidRPr="008F150F">
          <w:rPr>
            <w:rFonts w:ascii="Calibri" w:hAnsi="Calibri"/>
            <w:i/>
            <w:noProof/>
            <w:rPrChange w:id="1646" w:author="Christopher Summerfield" w:date="2014-04-29T10:20:00Z">
              <w:rPr>
                <w:rFonts w:asciiTheme="majorHAnsi" w:hAnsiTheme="majorHAnsi"/>
                <w:b/>
                <w:sz w:val="27"/>
                <w:szCs w:val="20"/>
                <w:lang w:val="en-GB"/>
              </w:rPr>
            </w:rPrChange>
          </w:rPr>
          <w:t>Philos Trans R Soc Lond B Biol Sci</w:t>
        </w:r>
        <w:r w:rsidRPr="008F150F">
          <w:rPr>
            <w:rFonts w:ascii="Calibri" w:hAnsi="Calibri"/>
            <w:noProof/>
            <w:rPrChange w:id="1647"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648" w:author="Christopher Summerfield" w:date="2014-04-29T10:20:00Z">
              <w:rPr>
                <w:rFonts w:asciiTheme="majorHAnsi" w:hAnsiTheme="majorHAnsi"/>
                <w:b/>
                <w:sz w:val="27"/>
                <w:szCs w:val="20"/>
                <w:lang w:val="en-GB"/>
              </w:rPr>
            </w:rPrChange>
          </w:rPr>
          <w:t>357</w:t>
        </w:r>
        <w:r w:rsidRPr="008F150F">
          <w:rPr>
            <w:rFonts w:ascii="Calibri" w:hAnsi="Calibri"/>
            <w:noProof/>
            <w:rPrChange w:id="1649" w:author="Christopher Summerfield" w:date="2014-04-29T10:20:00Z">
              <w:rPr>
                <w:rFonts w:asciiTheme="majorHAnsi" w:hAnsiTheme="majorHAnsi"/>
                <w:b/>
                <w:sz w:val="27"/>
                <w:szCs w:val="20"/>
                <w:lang w:val="en-GB"/>
              </w:rPr>
            </w:rPrChange>
          </w:rPr>
          <w:t>, 1123-1136 (2002).</w:t>
        </w:r>
      </w:ins>
    </w:p>
    <w:p w:rsidR="001261CC" w:rsidRPr="001261CC" w:rsidRDefault="008F150F" w:rsidP="001261CC">
      <w:pPr>
        <w:ind w:left="720" w:hanging="720"/>
        <w:rPr>
          <w:ins w:id="1650" w:author="Christopher Summerfield" w:date="2014-04-29T10:20:00Z"/>
          <w:rFonts w:ascii="Calibri" w:hAnsi="Calibri"/>
          <w:noProof/>
          <w:rPrChange w:id="1651" w:author="Christopher Summerfield" w:date="2014-04-29T10:20:00Z">
            <w:rPr>
              <w:ins w:id="1652" w:author="Christopher Summerfield" w:date="2014-04-29T10:20:00Z"/>
              <w:rFonts w:asciiTheme="majorHAnsi" w:hAnsiTheme="majorHAnsi"/>
            </w:rPr>
          </w:rPrChange>
        </w:rPr>
      </w:pPr>
      <w:ins w:id="1653" w:author="Christopher Summerfield" w:date="2014-04-29T10:20:00Z">
        <w:r w:rsidRPr="008F150F">
          <w:rPr>
            <w:rFonts w:ascii="Calibri" w:hAnsi="Calibri"/>
            <w:noProof/>
            <w:rPrChange w:id="1654" w:author="Christopher Summerfield" w:date="2014-04-29T10:20:00Z">
              <w:rPr>
                <w:rFonts w:asciiTheme="majorHAnsi" w:hAnsiTheme="majorHAnsi"/>
                <w:b/>
                <w:sz w:val="27"/>
                <w:szCs w:val="20"/>
                <w:lang w:val="en-GB"/>
              </w:rPr>
            </w:rPrChange>
          </w:rPr>
          <w:t>4.</w:t>
        </w:r>
        <w:r w:rsidRPr="008F150F">
          <w:rPr>
            <w:rFonts w:ascii="Calibri" w:hAnsi="Calibri"/>
            <w:noProof/>
            <w:rPrChange w:id="1655" w:author="Christopher Summerfield" w:date="2014-04-29T10:20:00Z">
              <w:rPr>
                <w:rFonts w:asciiTheme="majorHAnsi" w:hAnsiTheme="majorHAnsi"/>
                <w:b/>
                <w:sz w:val="27"/>
                <w:szCs w:val="20"/>
                <w:lang w:val="en-GB"/>
              </w:rPr>
            </w:rPrChange>
          </w:rPr>
          <w:tab/>
          <w:t xml:space="preserve">Toni, I., Ramnani, N., Josephs, O., Ashburner, J. &amp; Passingham, R.E. Learning arbitrary visuomotor associations: temporal dynamic of brain activity. </w:t>
        </w:r>
        <w:r w:rsidRPr="008F150F">
          <w:rPr>
            <w:rFonts w:ascii="Calibri" w:hAnsi="Calibri"/>
            <w:i/>
            <w:noProof/>
            <w:rPrChange w:id="1656" w:author="Christopher Summerfield" w:date="2014-04-29T10:20:00Z">
              <w:rPr>
                <w:rFonts w:asciiTheme="majorHAnsi" w:hAnsiTheme="majorHAnsi"/>
                <w:b/>
                <w:sz w:val="27"/>
                <w:szCs w:val="20"/>
                <w:lang w:val="en-GB"/>
              </w:rPr>
            </w:rPrChange>
          </w:rPr>
          <w:t>Neuroimage</w:t>
        </w:r>
        <w:r w:rsidRPr="008F150F">
          <w:rPr>
            <w:rFonts w:ascii="Calibri" w:hAnsi="Calibri"/>
            <w:noProof/>
            <w:rPrChange w:id="1657"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658" w:author="Christopher Summerfield" w:date="2014-04-29T10:20:00Z">
              <w:rPr>
                <w:rFonts w:asciiTheme="majorHAnsi" w:hAnsiTheme="majorHAnsi"/>
                <w:b/>
                <w:sz w:val="27"/>
                <w:szCs w:val="20"/>
                <w:lang w:val="en-GB"/>
              </w:rPr>
            </w:rPrChange>
          </w:rPr>
          <w:t>14</w:t>
        </w:r>
        <w:r w:rsidRPr="008F150F">
          <w:rPr>
            <w:rFonts w:ascii="Calibri" w:hAnsi="Calibri"/>
            <w:noProof/>
            <w:rPrChange w:id="1659" w:author="Christopher Summerfield" w:date="2014-04-29T10:20:00Z">
              <w:rPr>
                <w:rFonts w:asciiTheme="majorHAnsi" w:hAnsiTheme="majorHAnsi"/>
                <w:b/>
                <w:sz w:val="27"/>
                <w:szCs w:val="20"/>
                <w:lang w:val="en-GB"/>
              </w:rPr>
            </w:rPrChange>
          </w:rPr>
          <w:t>, 1048-1057 (2001).</w:t>
        </w:r>
      </w:ins>
    </w:p>
    <w:p w:rsidR="001261CC" w:rsidRPr="001261CC" w:rsidRDefault="008F150F" w:rsidP="001261CC">
      <w:pPr>
        <w:ind w:left="720" w:hanging="720"/>
        <w:rPr>
          <w:ins w:id="1660" w:author="Christopher Summerfield" w:date="2014-04-29T10:20:00Z"/>
          <w:rFonts w:ascii="Calibri" w:hAnsi="Calibri"/>
          <w:noProof/>
          <w:rPrChange w:id="1661" w:author="Christopher Summerfield" w:date="2014-04-29T10:20:00Z">
            <w:rPr>
              <w:ins w:id="1662" w:author="Christopher Summerfield" w:date="2014-04-29T10:20:00Z"/>
              <w:rFonts w:asciiTheme="majorHAnsi" w:hAnsiTheme="majorHAnsi"/>
            </w:rPr>
          </w:rPrChange>
        </w:rPr>
      </w:pPr>
      <w:ins w:id="1663" w:author="Christopher Summerfield" w:date="2014-04-29T10:20:00Z">
        <w:r w:rsidRPr="008F150F">
          <w:rPr>
            <w:rFonts w:ascii="Calibri" w:hAnsi="Calibri"/>
            <w:noProof/>
            <w:rPrChange w:id="1664" w:author="Christopher Summerfield" w:date="2014-04-29T10:20:00Z">
              <w:rPr>
                <w:rFonts w:asciiTheme="majorHAnsi" w:hAnsiTheme="majorHAnsi"/>
                <w:b/>
                <w:sz w:val="27"/>
                <w:szCs w:val="20"/>
                <w:lang w:val="en-GB"/>
              </w:rPr>
            </w:rPrChange>
          </w:rPr>
          <w:t>5.</w:t>
        </w:r>
        <w:r w:rsidRPr="008F150F">
          <w:rPr>
            <w:rFonts w:ascii="Calibri" w:hAnsi="Calibri"/>
            <w:noProof/>
            <w:rPrChange w:id="1665" w:author="Christopher Summerfield" w:date="2014-04-29T10:20:00Z">
              <w:rPr>
                <w:rFonts w:asciiTheme="majorHAnsi" w:hAnsiTheme="majorHAnsi"/>
                <w:b/>
                <w:sz w:val="27"/>
                <w:szCs w:val="20"/>
                <w:lang w:val="en-GB"/>
              </w:rPr>
            </w:rPrChange>
          </w:rPr>
          <w:tab/>
          <w:t xml:space="preserve">Kemp, C. &amp; Jern, A. A taxonomy of inductive problems. </w:t>
        </w:r>
        <w:r w:rsidRPr="008F150F">
          <w:rPr>
            <w:rFonts w:ascii="Calibri" w:hAnsi="Calibri"/>
            <w:i/>
            <w:noProof/>
            <w:rPrChange w:id="1666" w:author="Christopher Summerfield" w:date="2014-04-29T10:20:00Z">
              <w:rPr>
                <w:rFonts w:asciiTheme="majorHAnsi" w:hAnsiTheme="majorHAnsi"/>
                <w:b/>
                <w:sz w:val="27"/>
                <w:szCs w:val="20"/>
                <w:lang w:val="en-GB"/>
              </w:rPr>
            </w:rPrChange>
          </w:rPr>
          <w:t>Psychon Bull Rev</w:t>
        </w:r>
        <w:r w:rsidRPr="008F150F">
          <w:rPr>
            <w:rFonts w:ascii="Calibri" w:hAnsi="Calibri"/>
            <w:noProof/>
            <w:rPrChange w:id="1667" w:author="Christopher Summerfield" w:date="2014-04-29T10:20:00Z">
              <w:rPr>
                <w:rFonts w:asciiTheme="majorHAnsi" w:hAnsiTheme="majorHAnsi"/>
                <w:b/>
                <w:sz w:val="27"/>
                <w:szCs w:val="20"/>
                <w:lang w:val="en-GB"/>
              </w:rPr>
            </w:rPrChange>
          </w:rPr>
          <w:t xml:space="preserve"> (2013).</w:t>
        </w:r>
      </w:ins>
    </w:p>
    <w:p w:rsidR="001261CC" w:rsidRPr="001261CC" w:rsidRDefault="008F150F" w:rsidP="001261CC">
      <w:pPr>
        <w:ind w:left="720" w:hanging="720"/>
        <w:rPr>
          <w:ins w:id="1668" w:author="Christopher Summerfield" w:date="2014-04-29T10:20:00Z"/>
          <w:rFonts w:ascii="Calibri" w:hAnsi="Calibri"/>
          <w:noProof/>
          <w:rPrChange w:id="1669" w:author="Christopher Summerfield" w:date="2014-04-29T10:20:00Z">
            <w:rPr>
              <w:ins w:id="1670" w:author="Christopher Summerfield" w:date="2014-04-29T10:20:00Z"/>
              <w:rFonts w:asciiTheme="majorHAnsi" w:hAnsiTheme="majorHAnsi"/>
            </w:rPr>
          </w:rPrChange>
        </w:rPr>
      </w:pPr>
      <w:ins w:id="1671" w:author="Christopher Summerfield" w:date="2014-04-29T10:20:00Z">
        <w:r w:rsidRPr="008F150F">
          <w:rPr>
            <w:rFonts w:ascii="Calibri" w:hAnsi="Calibri"/>
            <w:noProof/>
            <w:rPrChange w:id="1672" w:author="Christopher Summerfield" w:date="2014-04-29T10:20:00Z">
              <w:rPr>
                <w:rFonts w:asciiTheme="majorHAnsi" w:hAnsiTheme="majorHAnsi"/>
                <w:b/>
                <w:sz w:val="27"/>
                <w:szCs w:val="20"/>
                <w:lang w:val="en-GB"/>
              </w:rPr>
            </w:rPrChange>
          </w:rPr>
          <w:t>6.</w:t>
        </w:r>
        <w:r w:rsidRPr="008F150F">
          <w:rPr>
            <w:rFonts w:ascii="Calibri" w:hAnsi="Calibri"/>
            <w:noProof/>
            <w:rPrChange w:id="1673" w:author="Christopher Summerfield" w:date="2014-04-29T10:20:00Z">
              <w:rPr>
                <w:rFonts w:asciiTheme="majorHAnsi" w:hAnsiTheme="majorHAnsi"/>
                <w:b/>
                <w:sz w:val="27"/>
                <w:szCs w:val="20"/>
                <w:lang w:val="en-GB"/>
              </w:rPr>
            </w:rPrChange>
          </w:rPr>
          <w:tab/>
          <w:t xml:space="preserve">Bruner, J.S., Goodnow, J.J. &amp; Austin, G.A. </w:t>
        </w:r>
        <w:r w:rsidRPr="008F150F">
          <w:rPr>
            <w:rFonts w:ascii="Calibri" w:hAnsi="Calibri"/>
            <w:i/>
            <w:noProof/>
            <w:rPrChange w:id="1674" w:author="Christopher Summerfield" w:date="2014-04-29T10:20:00Z">
              <w:rPr>
                <w:rFonts w:asciiTheme="majorHAnsi" w:hAnsiTheme="majorHAnsi"/>
                <w:b/>
                <w:sz w:val="27"/>
                <w:szCs w:val="20"/>
                <w:lang w:val="en-GB"/>
              </w:rPr>
            </w:rPrChange>
          </w:rPr>
          <w:t>A study of thinking</w:t>
        </w:r>
        <w:r w:rsidRPr="008F150F">
          <w:rPr>
            <w:rFonts w:ascii="Calibri" w:hAnsi="Calibri"/>
            <w:noProof/>
            <w:rPrChange w:id="1675" w:author="Christopher Summerfield" w:date="2014-04-29T10:20:00Z">
              <w:rPr>
                <w:rFonts w:asciiTheme="majorHAnsi" w:hAnsiTheme="majorHAnsi"/>
                <w:b/>
                <w:sz w:val="27"/>
                <w:szCs w:val="20"/>
                <w:lang w:val="en-GB"/>
              </w:rPr>
            </w:rPrChange>
          </w:rPr>
          <w:t>, (WIley, New York, 1956).</w:t>
        </w:r>
      </w:ins>
    </w:p>
    <w:p w:rsidR="001261CC" w:rsidRPr="001261CC" w:rsidRDefault="008F150F" w:rsidP="001261CC">
      <w:pPr>
        <w:ind w:left="720" w:hanging="720"/>
        <w:rPr>
          <w:ins w:id="1676" w:author="Christopher Summerfield" w:date="2014-04-29T10:20:00Z"/>
          <w:rFonts w:ascii="Calibri" w:hAnsi="Calibri"/>
          <w:noProof/>
          <w:rPrChange w:id="1677" w:author="Christopher Summerfield" w:date="2014-04-29T10:20:00Z">
            <w:rPr>
              <w:ins w:id="1678" w:author="Christopher Summerfield" w:date="2014-04-29T10:20:00Z"/>
              <w:rFonts w:asciiTheme="majorHAnsi" w:hAnsiTheme="majorHAnsi"/>
            </w:rPr>
          </w:rPrChange>
        </w:rPr>
      </w:pPr>
      <w:ins w:id="1679" w:author="Christopher Summerfield" w:date="2014-04-29T10:20:00Z">
        <w:r w:rsidRPr="008F150F">
          <w:rPr>
            <w:rFonts w:ascii="Calibri" w:hAnsi="Calibri"/>
            <w:noProof/>
            <w:rPrChange w:id="1680" w:author="Christopher Summerfield" w:date="2014-04-29T10:20:00Z">
              <w:rPr>
                <w:rFonts w:asciiTheme="majorHAnsi" w:hAnsiTheme="majorHAnsi"/>
                <w:b/>
                <w:sz w:val="27"/>
                <w:szCs w:val="20"/>
                <w:lang w:val="en-GB"/>
              </w:rPr>
            </w:rPrChange>
          </w:rPr>
          <w:t>7.</w:t>
        </w:r>
        <w:r w:rsidRPr="008F150F">
          <w:rPr>
            <w:rFonts w:ascii="Calibri" w:hAnsi="Calibri"/>
            <w:noProof/>
            <w:rPrChange w:id="1681" w:author="Christopher Summerfield" w:date="2014-04-29T10:20:00Z">
              <w:rPr>
                <w:rFonts w:asciiTheme="majorHAnsi" w:hAnsiTheme="majorHAnsi"/>
                <w:b/>
                <w:sz w:val="27"/>
                <w:szCs w:val="20"/>
                <w:lang w:val="en-GB"/>
              </w:rPr>
            </w:rPrChange>
          </w:rPr>
          <w:tab/>
          <w:t xml:space="preserve">Heit, E. Models of inductive reasoning. in </w:t>
        </w:r>
        <w:r w:rsidRPr="008F150F">
          <w:rPr>
            <w:rFonts w:ascii="Calibri" w:hAnsi="Calibri"/>
            <w:i/>
            <w:noProof/>
            <w:rPrChange w:id="1682" w:author="Christopher Summerfield" w:date="2014-04-29T10:20:00Z">
              <w:rPr>
                <w:rFonts w:asciiTheme="majorHAnsi" w:hAnsiTheme="majorHAnsi"/>
                <w:b/>
                <w:sz w:val="27"/>
                <w:szCs w:val="20"/>
                <w:lang w:val="en-GB"/>
              </w:rPr>
            </w:rPrChange>
          </w:rPr>
          <w:t>Cambridge handbook of computational psychology</w:t>
        </w:r>
        <w:r w:rsidRPr="008F150F">
          <w:rPr>
            <w:rFonts w:ascii="Calibri" w:hAnsi="Calibri"/>
            <w:noProof/>
            <w:rPrChange w:id="1683" w:author="Christopher Summerfield" w:date="2014-04-29T10:20:00Z">
              <w:rPr>
                <w:rFonts w:asciiTheme="majorHAnsi" w:hAnsiTheme="majorHAnsi"/>
                <w:b/>
                <w:sz w:val="27"/>
                <w:szCs w:val="20"/>
                <w:lang w:val="en-GB"/>
              </w:rPr>
            </w:rPrChange>
          </w:rPr>
          <w:t xml:space="preserve"> (ed. Sun, R.) 322-338 (Cambridge University Press., 2008).</w:t>
        </w:r>
      </w:ins>
    </w:p>
    <w:p w:rsidR="001261CC" w:rsidRPr="001261CC" w:rsidRDefault="008F150F" w:rsidP="001261CC">
      <w:pPr>
        <w:ind w:left="720" w:hanging="720"/>
        <w:rPr>
          <w:ins w:id="1684" w:author="Christopher Summerfield" w:date="2014-04-29T10:20:00Z"/>
          <w:rFonts w:ascii="Calibri" w:hAnsi="Calibri"/>
          <w:noProof/>
          <w:rPrChange w:id="1685" w:author="Christopher Summerfield" w:date="2014-04-29T10:20:00Z">
            <w:rPr>
              <w:ins w:id="1686" w:author="Christopher Summerfield" w:date="2014-04-29T10:20:00Z"/>
              <w:rFonts w:asciiTheme="majorHAnsi" w:hAnsiTheme="majorHAnsi"/>
            </w:rPr>
          </w:rPrChange>
        </w:rPr>
      </w:pPr>
      <w:ins w:id="1687" w:author="Christopher Summerfield" w:date="2014-04-29T10:20:00Z">
        <w:r w:rsidRPr="008F150F">
          <w:rPr>
            <w:rFonts w:ascii="Calibri" w:hAnsi="Calibri"/>
            <w:noProof/>
            <w:rPrChange w:id="1688" w:author="Christopher Summerfield" w:date="2014-04-29T10:20:00Z">
              <w:rPr>
                <w:rFonts w:asciiTheme="majorHAnsi" w:hAnsiTheme="majorHAnsi"/>
                <w:b/>
                <w:sz w:val="27"/>
                <w:szCs w:val="20"/>
                <w:lang w:val="en-GB"/>
              </w:rPr>
            </w:rPrChange>
          </w:rPr>
          <w:t>8.</w:t>
        </w:r>
        <w:r w:rsidRPr="008F150F">
          <w:rPr>
            <w:rFonts w:ascii="Calibri" w:hAnsi="Calibri"/>
            <w:noProof/>
            <w:rPrChange w:id="1689" w:author="Christopher Summerfield" w:date="2014-04-29T10:20:00Z">
              <w:rPr>
                <w:rFonts w:asciiTheme="majorHAnsi" w:hAnsiTheme="majorHAnsi"/>
                <w:b/>
                <w:sz w:val="27"/>
                <w:szCs w:val="20"/>
                <w:lang w:val="en-GB"/>
              </w:rPr>
            </w:rPrChange>
          </w:rPr>
          <w:tab/>
          <w:t xml:space="preserve">Hume, D. </w:t>
        </w:r>
        <w:r w:rsidRPr="008F150F">
          <w:rPr>
            <w:rFonts w:ascii="Calibri" w:hAnsi="Calibri"/>
            <w:i/>
            <w:noProof/>
            <w:rPrChange w:id="1690" w:author="Christopher Summerfield" w:date="2014-04-29T10:20:00Z">
              <w:rPr>
                <w:rFonts w:asciiTheme="majorHAnsi" w:hAnsiTheme="majorHAnsi"/>
                <w:b/>
                <w:sz w:val="27"/>
                <w:szCs w:val="20"/>
                <w:lang w:val="en-GB"/>
              </w:rPr>
            </w:rPrChange>
          </w:rPr>
          <w:t>A Treatise of Human Nature (1967 edition)</w:t>
        </w:r>
        <w:r w:rsidRPr="008F150F">
          <w:rPr>
            <w:rFonts w:ascii="Calibri" w:hAnsi="Calibri"/>
            <w:noProof/>
            <w:rPrChange w:id="1691" w:author="Christopher Summerfield" w:date="2014-04-29T10:20:00Z">
              <w:rPr>
                <w:rFonts w:asciiTheme="majorHAnsi" w:hAnsiTheme="majorHAnsi"/>
                <w:b/>
                <w:sz w:val="27"/>
                <w:szCs w:val="20"/>
                <w:lang w:val="en-GB"/>
              </w:rPr>
            </w:rPrChange>
          </w:rPr>
          <w:t>, (Oxford University Press, Oxford, 1740).</w:t>
        </w:r>
      </w:ins>
    </w:p>
    <w:p w:rsidR="001261CC" w:rsidRPr="001261CC" w:rsidRDefault="008F150F" w:rsidP="001261CC">
      <w:pPr>
        <w:ind w:left="720" w:hanging="720"/>
        <w:rPr>
          <w:ins w:id="1692" w:author="Christopher Summerfield" w:date="2014-04-29T10:20:00Z"/>
          <w:rFonts w:ascii="Calibri" w:hAnsi="Calibri"/>
          <w:noProof/>
          <w:rPrChange w:id="1693" w:author="Christopher Summerfield" w:date="2014-04-29T10:20:00Z">
            <w:rPr>
              <w:ins w:id="1694" w:author="Christopher Summerfield" w:date="2014-04-29T10:20:00Z"/>
              <w:rFonts w:asciiTheme="majorHAnsi" w:hAnsiTheme="majorHAnsi"/>
            </w:rPr>
          </w:rPrChange>
        </w:rPr>
      </w:pPr>
      <w:ins w:id="1695" w:author="Christopher Summerfield" w:date="2014-04-29T10:20:00Z">
        <w:r w:rsidRPr="008F150F">
          <w:rPr>
            <w:rFonts w:ascii="Calibri" w:hAnsi="Calibri"/>
            <w:noProof/>
            <w:rPrChange w:id="1696" w:author="Christopher Summerfield" w:date="2014-04-29T10:20:00Z">
              <w:rPr>
                <w:rFonts w:asciiTheme="majorHAnsi" w:hAnsiTheme="majorHAnsi"/>
                <w:b/>
                <w:sz w:val="27"/>
                <w:szCs w:val="20"/>
                <w:lang w:val="en-GB"/>
              </w:rPr>
            </w:rPrChange>
          </w:rPr>
          <w:t>9.</w:t>
        </w:r>
        <w:r w:rsidRPr="008F150F">
          <w:rPr>
            <w:rFonts w:ascii="Calibri" w:hAnsi="Calibri"/>
            <w:noProof/>
            <w:rPrChange w:id="1697" w:author="Christopher Summerfield" w:date="2014-04-29T10:20:00Z">
              <w:rPr>
                <w:rFonts w:asciiTheme="majorHAnsi" w:hAnsiTheme="majorHAnsi"/>
                <w:b/>
                <w:sz w:val="27"/>
                <w:szCs w:val="20"/>
                <w:lang w:val="en-GB"/>
              </w:rPr>
            </w:rPrChange>
          </w:rPr>
          <w:tab/>
          <w:t xml:space="preserve">ATLAS. Observation of a New Particle in the Search for the Standard Model Higgs Boson with the ATLAS Detector at the LHC. </w:t>
        </w:r>
        <w:r w:rsidRPr="008F150F">
          <w:rPr>
            <w:rFonts w:ascii="Calibri" w:hAnsi="Calibri"/>
            <w:i/>
            <w:noProof/>
            <w:rPrChange w:id="1698" w:author="Christopher Summerfield" w:date="2014-04-29T10:20:00Z">
              <w:rPr>
                <w:rFonts w:asciiTheme="majorHAnsi" w:hAnsiTheme="majorHAnsi"/>
                <w:b/>
                <w:sz w:val="27"/>
                <w:szCs w:val="20"/>
                <w:lang w:val="en-GB"/>
              </w:rPr>
            </w:rPrChange>
          </w:rPr>
          <w:t>Physics Letters B</w:t>
        </w:r>
        <w:r w:rsidRPr="008F150F">
          <w:rPr>
            <w:rFonts w:ascii="Calibri" w:hAnsi="Calibri"/>
            <w:b/>
            <w:noProof/>
            <w:rPrChange w:id="1699" w:author="Christopher Summerfield" w:date="2014-04-29T10:20:00Z">
              <w:rPr>
                <w:rFonts w:asciiTheme="majorHAnsi" w:hAnsiTheme="majorHAnsi"/>
                <w:b/>
                <w:sz w:val="27"/>
                <w:szCs w:val="20"/>
                <w:lang w:val="en-GB"/>
              </w:rPr>
            </w:rPrChange>
          </w:rPr>
          <w:t xml:space="preserve"> 716</w:t>
        </w:r>
        <w:r w:rsidRPr="008F150F">
          <w:rPr>
            <w:rFonts w:ascii="Calibri" w:hAnsi="Calibri"/>
            <w:noProof/>
            <w:rPrChange w:id="1700" w:author="Christopher Summerfield" w:date="2014-04-29T10:20:00Z">
              <w:rPr>
                <w:rFonts w:asciiTheme="majorHAnsi" w:hAnsiTheme="majorHAnsi"/>
                <w:b/>
                <w:sz w:val="27"/>
                <w:szCs w:val="20"/>
                <w:lang w:val="en-GB"/>
              </w:rPr>
            </w:rPrChange>
          </w:rPr>
          <w:t>, 1-29 (2012).</w:t>
        </w:r>
      </w:ins>
    </w:p>
    <w:p w:rsidR="001261CC" w:rsidRPr="001261CC" w:rsidRDefault="008F150F" w:rsidP="001261CC">
      <w:pPr>
        <w:ind w:left="720" w:hanging="720"/>
        <w:rPr>
          <w:ins w:id="1701" w:author="Christopher Summerfield" w:date="2014-04-29T10:20:00Z"/>
          <w:rFonts w:ascii="Calibri" w:hAnsi="Calibri"/>
          <w:noProof/>
          <w:rPrChange w:id="1702" w:author="Christopher Summerfield" w:date="2014-04-29T10:20:00Z">
            <w:rPr>
              <w:ins w:id="1703" w:author="Christopher Summerfield" w:date="2014-04-29T10:20:00Z"/>
              <w:rFonts w:asciiTheme="majorHAnsi" w:hAnsiTheme="majorHAnsi"/>
            </w:rPr>
          </w:rPrChange>
        </w:rPr>
      </w:pPr>
      <w:ins w:id="1704" w:author="Christopher Summerfield" w:date="2014-04-29T10:20:00Z">
        <w:r w:rsidRPr="008F150F">
          <w:rPr>
            <w:rFonts w:ascii="Calibri" w:hAnsi="Calibri"/>
            <w:noProof/>
            <w:rPrChange w:id="1705" w:author="Christopher Summerfield" w:date="2014-04-29T10:20:00Z">
              <w:rPr>
                <w:rFonts w:asciiTheme="majorHAnsi" w:hAnsiTheme="majorHAnsi"/>
                <w:b/>
                <w:sz w:val="27"/>
                <w:szCs w:val="20"/>
                <w:lang w:val="en-GB"/>
              </w:rPr>
            </w:rPrChange>
          </w:rPr>
          <w:t>10.</w:t>
        </w:r>
        <w:r w:rsidRPr="008F150F">
          <w:rPr>
            <w:rFonts w:ascii="Calibri" w:hAnsi="Calibri"/>
            <w:noProof/>
            <w:rPrChange w:id="1706" w:author="Christopher Summerfield" w:date="2014-04-29T10:20:00Z">
              <w:rPr>
                <w:rFonts w:asciiTheme="majorHAnsi" w:hAnsiTheme="majorHAnsi"/>
                <w:b/>
                <w:sz w:val="27"/>
                <w:szCs w:val="20"/>
                <w:lang w:val="en-GB"/>
              </w:rPr>
            </w:rPrChange>
          </w:rPr>
          <w:tab/>
          <w:t xml:space="preserve">Gopnik, A. &amp; Schulz, L. Mechanisms of theory formation in young children. </w:t>
        </w:r>
        <w:r w:rsidRPr="008F150F">
          <w:rPr>
            <w:rFonts w:ascii="Calibri" w:hAnsi="Calibri"/>
            <w:i/>
            <w:noProof/>
            <w:rPrChange w:id="1707" w:author="Christopher Summerfield" w:date="2014-04-29T10:20:00Z">
              <w:rPr>
                <w:rFonts w:asciiTheme="majorHAnsi" w:hAnsiTheme="majorHAnsi"/>
                <w:b/>
                <w:sz w:val="27"/>
                <w:szCs w:val="20"/>
                <w:lang w:val="en-GB"/>
              </w:rPr>
            </w:rPrChange>
          </w:rPr>
          <w:t>Trends Cogn Sci</w:t>
        </w:r>
        <w:r w:rsidRPr="008F150F">
          <w:rPr>
            <w:rFonts w:ascii="Calibri" w:hAnsi="Calibri"/>
            <w:noProof/>
            <w:rPrChange w:id="1708"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709" w:author="Christopher Summerfield" w:date="2014-04-29T10:20:00Z">
              <w:rPr>
                <w:rFonts w:asciiTheme="majorHAnsi" w:hAnsiTheme="majorHAnsi"/>
                <w:b/>
                <w:sz w:val="27"/>
                <w:szCs w:val="20"/>
                <w:lang w:val="en-GB"/>
              </w:rPr>
            </w:rPrChange>
          </w:rPr>
          <w:t>8</w:t>
        </w:r>
        <w:r w:rsidRPr="008F150F">
          <w:rPr>
            <w:rFonts w:ascii="Calibri" w:hAnsi="Calibri"/>
            <w:noProof/>
            <w:rPrChange w:id="1710" w:author="Christopher Summerfield" w:date="2014-04-29T10:20:00Z">
              <w:rPr>
                <w:rFonts w:asciiTheme="majorHAnsi" w:hAnsiTheme="majorHAnsi"/>
                <w:b/>
                <w:sz w:val="27"/>
                <w:szCs w:val="20"/>
                <w:lang w:val="en-GB"/>
              </w:rPr>
            </w:rPrChange>
          </w:rPr>
          <w:t>, 371-377 (2004).</w:t>
        </w:r>
      </w:ins>
    </w:p>
    <w:p w:rsidR="001261CC" w:rsidRPr="001261CC" w:rsidRDefault="008F150F" w:rsidP="001261CC">
      <w:pPr>
        <w:ind w:left="720" w:hanging="720"/>
        <w:rPr>
          <w:ins w:id="1711" w:author="Christopher Summerfield" w:date="2014-04-29T10:20:00Z"/>
          <w:rFonts w:ascii="Calibri" w:hAnsi="Calibri"/>
          <w:noProof/>
          <w:rPrChange w:id="1712" w:author="Christopher Summerfield" w:date="2014-04-29T10:20:00Z">
            <w:rPr>
              <w:ins w:id="1713" w:author="Christopher Summerfield" w:date="2014-04-29T10:20:00Z"/>
              <w:rFonts w:asciiTheme="majorHAnsi" w:hAnsiTheme="majorHAnsi"/>
            </w:rPr>
          </w:rPrChange>
        </w:rPr>
      </w:pPr>
      <w:ins w:id="1714" w:author="Christopher Summerfield" w:date="2014-04-29T10:20:00Z">
        <w:r w:rsidRPr="008F150F">
          <w:rPr>
            <w:rFonts w:ascii="Calibri" w:hAnsi="Calibri"/>
            <w:noProof/>
            <w:rPrChange w:id="1715" w:author="Christopher Summerfield" w:date="2014-04-29T10:20:00Z">
              <w:rPr>
                <w:rFonts w:asciiTheme="majorHAnsi" w:hAnsiTheme="majorHAnsi"/>
                <w:b/>
                <w:sz w:val="27"/>
                <w:szCs w:val="20"/>
                <w:lang w:val="en-GB"/>
              </w:rPr>
            </w:rPrChange>
          </w:rPr>
          <w:t>11.</w:t>
        </w:r>
        <w:r w:rsidRPr="008F150F">
          <w:rPr>
            <w:rFonts w:ascii="Calibri" w:hAnsi="Calibri"/>
            <w:noProof/>
            <w:rPrChange w:id="1716" w:author="Christopher Summerfield" w:date="2014-04-29T10:20:00Z">
              <w:rPr>
                <w:rFonts w:asciiTheme="majorHAnsi" w:hAnsiTheme="majorHAnsi"/>
                <w:b/>
                <w:sz w:val="27"/>
                <w:szCs w:val="20"/>
                <w:lang w:val="en-GB"/>
              </w:rPr>
            </w:rPrChange>
          </w:rPr>
          <w:tab/>
          <w:t xml:space="preserve">Griffiths, T.L. &amp; Tenenbaum, J.B. Structure and strength in causal induction. </w:t>
        </w:r>
        <w:r w:rsidRPr="008F150F">
          <w:rPr>
            <w:rFonts w:ascii="Calibri" w:hAnsi="Calibri"/>
            <w:i/>
            <w:noProof/>
            <w:rPrChange w:id="1717" w:author="Christopher Summerfield" w:date="2014-04-29T10:20:00Z">
              <w:rPr>
                <w:rFonts w:asciiTheme="majorHAnsi" w:hAnsiTheme="majorHAnsi"/>
                <w:b/>
                <w:sz w:val="27"/>
                <w:szCs w:val="20"/>
                <w:lang w:val="en-GB"/>
              </w:rPr>
            </w:rPrChange>
          </w:rPr>
          <w:t>Cogn Psychol</w:t>
        </w:r>
        <w:r w:rsidRPr="008F150F">
          <w:rPr>
            <w:rFonts w:ascii="Calibri" w:hAnsi="Calibri"/>
            <w:noProof/>
            <w:rPrChange w:id="1718"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719" w:author="Christopher Summerfield" w:date="2014-04-29T10:20:00Z">
              <w:rPr>
                <w:rFonts w:asciiTheme="majorHAnsi" w:hAnsiTheme="majorHAnsi"/>
                <w:b/>
                <w:sz w:val="27"/>
                <w:szCs w:val="20"/>
                <w:lang w:val="en-GB"/>
              </w:rPr>
            </w:rPrChange>
          </w:rPr>
          <w:t>51</w:t>
        </w:r>
        <w:r w:rsidRPr="008F150F">
          <w:rPr>
            <w:rFonts w:ascii="Calibri" w:hAnsi="Calibri"/>
            <w:noProof/>
            <w:rPrChange w:id="1720" w:author="Christopher Summerfield" w:date="2014-04-29T10:20:00Z">
              <w:rPr>
                <w:rFonts w:asciiTheme="majorHAnsi" w:hAnsiTheme="majorHAnsi"/>
                <w:b/>
                <w:sz w:val="27"/>
                <w:szCs w:val="20"/>
                <w:lang w:val="en-GB"/>
              </w:rPr>
            </w:rPrChange>
          </w:rPr>
          <w:t>, 334-384 (2005).</w:t>
        </w:r>
      </w:ins>
    </w:p>
    <w:p w:rsidR="001261CC" w:rsidRPr="001261CC" w:rsidRDefault="008F150F" w:rsidP="001261CC">
      <w:pPr>
        <w:ind w:left="720" w:hanging="720"/>
        <w:rPr>
          <w:ins w:id="1721" w:author="Christopher Summerfield" w:date="2014-04-29T10:20:00Z"/>
          <w:rFonts w:ascii="Calibri" w:hAnsi="Calibri"/>
          <w:noProof/>
          <w:rPrChange w:id="1722" w:author="Christopher Summerfield" w:date="2014-04-29T10:20:00Z">
            <w:rPr>
              <w:ins w:id="1723" w:author="Christopher Summerfield" w:date="2014-04-29T10:20:00Z"/>
              <w:rFonts w:asciiTheme="majorHAnsi" w:hAnsiTheme="majorHAnsi"/>
            </w:rPr>
          </w:rPrChange>
        </w:rPr>
      </w:pPr>
      <w:ins w:id="1724" w:author="Christopher Summerfield" w:date="2014-04-29T10:20:00Z">
        <w:r w:rsidRPr="008F150F">
          <w:rPr>
            <w:rFonts w:ascii="Calibri" w:hAnsi="Calibri"/>
            <w:noProof/>
            <w:rPrChange w:id="1725" w:author="Christopher Summerfield" w:date="2014-04-29T10:20:00Z">
              <w:rPr>
                <w:rFonts w:asciiTheme="majorHAnsi" w:hAnsiTheme="majorHAnsi"/>
                <w:b/>
                <w:sz w:val="27"/>
                <w:szCs w:val="20"/>
                <w:lang w:val="en-GB"/>
              </w:rPr>
            </w:rPrChange>
          </w:rPr>
          <w:t>12.</w:t>
        </w:r>
        <w:r w:rsidRPr="008F150F">
          <w:rPr>
            <w:rFonts w:ascii="Calibri" w:hAnsi="Calibri"/>
            <w:noProof/>
            <w:rPrChange w:id="1726" w:author="Christopher Summerfield" w:date="2014-04-29T10:20:00Z">
              <w:rPr>
                <w:rFonts w:asciiTheme="majorHAnsi" w:hAnsiTheme="majorHAnsi"/>
                <w:b/>
                <w:sz w:val="27"/>
                <w:szCs w:val="20"/>
                <w:lang w:val="en-GB"/>
              </w:rPr>
            </w:rPrChange>
          </w:rPr>
          <w:tab/>
          <w:t xml:space="preserve">Jenkins, H.M. &amp; Ward, W.C. Judgment of contingency between responses and outcomes. </w:t>
        </w:r>
        <w:r w:rsidRPr="008F150F">
          <w:rPr>
            <w:rFonts w:ascii="Calibri" w:hAnsi="Calibri"/>
            <w:i/>
            <w:noProof/>
            <w:rPrChange w:id="1727" w:author="Christopher Summerfield" w:date="2014-04-29T10:20:00Z">
              <w:rPr>
                <w:rFonts w:asciiTheme="majorHAnsi" w:hAnsiTheme="majorHAnsi"/>
                <w:b/>
                <w:sz w:val="27"/>
                <w:szCs w:val="20"/>
                <w:lang w:val="en-GB"/>
              </w:rPr>
            </w:rPrChange>
          </w:rPr>
          <w:t>Psychological Monographs</w:t>
        </w:r>
        <w:r w:rsidRPr="008F150F">
          <w:rPr>
            <w:rFonts w:ascii="Calibri" w:hAnsi="Calibri"/>
            <w:noProof/>
            <w:rPrChange w:id="1728" w:author="Christopher Summerfield" w:date="2014-04-29T10:20:00Z">
              <w:rPr>
                <w:rFonts w:asciiTheme="majorHAnsi" w:hAnsiTheme="majorHAnsi"/>
                <w:b/>
                <w:sz w:val="27"/>
                <w:szCs w:val="20"/>
                <w:lang w:val="en-GB"/>
              </w:rPr>
            </w:rPrChange>
          </w:rPr>
          <w:t>, 79 (1965).</w:t>
        </w:r>
      </w:ins>
    </w:p>
    <w:p w:rsidR="001261CC" w:rsidRPr="001261CC" w:rsidRDefault="008F150F" w:rsidP="001261CC">
      <w:pPr>
        <w:ind w:left="720" w:hanging="720"/>
        <w:rPr>
          <w:ins w:id="1729" w:author="Christopher Summerfield" w:date="2014-04-29T10:20:00Z"/>
          <w:rFonts w:ascii="Calibri" w:hAnsi="Calibri"/>
          <w:noProof/>
          <w:rPrChange w:id="1730" w:author="Christopher Summerfield" w:date="2014-04-29T10:20:00Z">
            <w:rPr>
              <w:ins w:id="1731" w:author="Christopher Summerfield" w:date="2014-04-29T10:20:00Z"/>
              <w:rFonts w:asciiTheme="majorHAnsi" w:hAnsiTheme="majorHAnsi"/>
            </w:rPr>
          </w:rPrChange>
        </w:rPr>
      </w:pPr>
      <w:ins w:id="1732" w:author="Christopher Summerfield" w:date="2014-04-29T10:20:00Z">
        <w:r w:rsidRPr="008F150F">
          <w:rPr>
            <w:rFonts w:ascii="Calibri" w:hAnsi="Calibri"/>
            <w:noProof/>
            <w:rPrChange w:id="1733" w:author="Christopher Summerfield" w:date="2014-04-29T10:20:00Z">
              <w:rPr>
                <w:rFonts w:asciiTheme="majorHAnsi" w:hAnsiTheme="majorHAnsi"/>
                <w:b/>
                <w:sz w:val="27"/>
                <w:szCs w:val="20"/>
                <w:lang w:val="en-GB"/>
              </w:rPr>
            </w:rPrChange>
          </w:rPr>
          <w:t>13.</w:t>
        </w:r>
        <w:r w:rsidRPr="008F150F">
          <w:rPr>
            <w:rFonts w:ascii="Calibri" w:hAnsi="Calibri"/>
            <w:noProof/>
            <w:rPrChange w:id="1734" w:author="Christopher Summerfield" w:date="2014-04-29T10:20:00Z">
              <w:rPr>
                <w:rFonts w:asciiTheme="majorHAnsi" w:hAnsiTheme="majorHAnsi"/>
                <w:b/>
                <w:sz w:val="27"/>
                <w:szCs w:val="20"/>
                <w:lang w:val="en-GB"/>
              </w:rPr>
            </w:rPrChange>
          </w:rPr>
          <w:tab/>
          <w:t xml:space="preserve">Cheng, P.W. From covariation to causation: A causal power theory. </w:t>
        </w:r>
        <w:r w:rsidRPr="008F150F">
          <w:rPr>
            <w:rFonts w:ascii="Calibri" w:hAnsi="Calibri"/>
            <w:i/>
            <w:noProof/>
            <w:rPrChange w:id="1735" w:author="Christopher Summerfield" w:date="2014-04-29T10:20:00Z">
              <w:rPr>
                <w:rFonts w:asciiTheme="majorHAnsi" w:hAnsiTheme="majorHAnsi"/>
                <w:b/>
                <w:sz w:val="27"/>
                <w:szCs w:val="20"/>
                <w:lang w:val="en-GB"/>
              </w:rPr>
            </w:rPrChange>
          </w:rPr>
          <w:t>Psychological Review</w:t>
        </w:r>
        <w:r w:rsidRPr="008F150F">
          <w:rPr>
            <w:rFonts w:ascii="Calibri" w:hAnsi="Calibri"/>
            <w:noProof/>
            <w:rPrChange w:id="1736"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737" w:author="Christopher Summerfield" w:date="2014-04-29T10:20:00Z">
              <w:rPr>
                <w:rFonts w:asciiTheme="majorHAnsi" w:hAnsiTheme="majorHAnsi"/>
                <w:b/>
                <w:sz w:val="27"/>
                <w:szCs w:val="20"/>
                <w:lang w:val="en-GB"/>
              </w:rPr>
            </w:rPrChange>
          </w:rPr>
          <w:t>104</w:t>
        </w:r>
        <w:r w:rsidRPr="008F150F">
          <w:rPr>
            <w:rFonts w:ascii="Calibri" w:hAnsi="Calibri"/>
            <w:noProof/>
            <w:rPrChange w:id="1738" w:author="Christopher Summerfield" w:date="2014-04-29T10:20:00Z">
              <w:rPr>
                <w:rFonts w:asciiTheme="majorHAnsi" w:hAnsiTheme="majorHAnsi"/>
                <w:b/>
                <w:sz w:val="27"/>
                <w:szCs w:val="20"/>
                <w:lang w:val="en-GB"/>
              </w:rPr>
            </w:rPrChange>
          </w:rPr>
          <w:t>, 367–405 (1997).</w:t>
        </w:r>
      </w:ins>
    </w:p>
    <w:p w:rsidR="001261CC" w:rsidRPr="001261CC" w:rsidRDefault="008F150F" w:rsidP="001261CC">
      <w:pPr>
        <w:ind w:left="720" w:hanging="720"/>
        <w:rPr>
          <w:ins w:id="1739" w:author="Christopher Summerfield" w:date="2014-04-29T10:20:00Z"/>
          <w:rFonts w:ascii="Calibri" w:hAnsi="Calibri"/>
          <w:noProof/>
          <w:rPrChange w:id="1740" w:author="Christopher Summerfield" w:date="2014-04-29T10:20:00Z">
            <w:rPr>
              <w:ins w:id="1741" w:author="Christopher Summerfield" w:date="2014-04-29T10:20:00Z"/>
              <w:rFonts w:asciiTheme="majorHAnsi" w:hAnsiTheme="majorHAnsi"/>
            </w:rPr>
          </w:rPrChange>
        </w:rPr>
      </w:pPr>
      <w:ins w:id="1742" w:author="Christopher Summerfield" w:date="2014-04-29T10:20:00Z">
        <w:r w:rsidRPr="008F150F">
          <w:rPr>
            <w:rFonts w:ascii="Calibri" w:hAnsi="Calibri"/>
            <w:noProof/>
            <w:rPrChange w:id="1743" w:author="Christopher Summerfield" w:date="2014-04-29T10:20:00Z">
              <w:rPr>
                <w:rFonts w:asciiTheme="majorHAnsi" w:hAnsiTheme="majorHAnsi"/>
                <w:b/>
                <w:sz w:val="27"/>
                <w:szCs w:val="20"/>
                <w:lang w:val="en-GB"/>
              </w:rPr>
            </w:rPrChange>
          </w:rPr>
          <w:t>14.</w:t>
        </w:r>
        <w:r w:rsidRPr="008F150F">
          <w:rPr>
            <w:rFonts w:ascii="Calibri" w:hAnsi="Calibri"/>
            <w:noProof/>
            <w:rPrChange w:id="1744" w:author="Christopher Summerfield" w:date="2014-04-29T10:20:00Z">
              <w:rPr>
                <w:rFonts w:asciiTheme="majorHAnsi" w:hAnsiTheme="majorHAnsi"/>
                <w:b/>
                <w:sz w:val="27"/>
                <w:szCs w:val="20"/>
                <w:lang w:val="en-GB"/>
              </w:rPr>
            </w:rPrChange>
          </w:rPr>
          <w:tab/>
          <w:t xml:space="preserve">Popper, K.R. </w:t>
        </w:r>
        <w:r w:rsidRPr="008F150F">
          <w:rPr>
            <w:rFonts w:ascii="Calibri" w:hAnsi="Calibri"/>
            <w:i/>
            <w:noProof/>
            <w:rPrChange w:id="1745" w:author="Christopher Summerfield" w:date="2014-04-29T10:20:00Z">
              <w:rPr>
                <w:rFonts w:asciiTheme="majorHAnsi" w:hAnsiTheme="majorHAnsi"/>
                <w:b/>
                <w:sz w:val="27"/>
                <w:szCs w:val="20"/>
                <w:lang w:val="en-GB"/>
              </w:rPr>
            </w:rPrChange>
          </w:rPr>
          <w:t>The Logic of Scientific Discovery</w:t>
        </w:r>
        <w:r w:rsidRPr="008F150F">
          <w:rPr>
            <w:rFonts w:ascii="Calibri" w:hAnsi="Calibri"/>
            <w:noProof/>
            <w:rPrChange w:id="1746" w:author="Christopher Summerfield" w:date="2014-04-29T10:20:00Z">
              <w:rPr>
                <w:rFonts w:asciiTheme="majorHAnsi" w:hAnsiTheme="majorHAnsi"/>
                <w:b/>
                <w:sz w:val="27"/>
                <w:szCs w:val="20"/>
                <w:lang w:val="en-GB"/>
              </w:rPr>
            </w:rPrChange>
          </w:rPr>
          <w:t>, (Basic Books, New York, 1959).</w:t>
        </w:r>
      </w:ins>
    </w:p>
    <w:p w:rsidR="001261CC" w:rsidRPr="001261CC" w:rsidRDefault="008F150F" w:rsidP="001261CC">
      <w:pPr>
        <w:ind w:left="720" w:hanging="720"/>
        <w:rPr>
          <w:ins w:id="1747" w:author="Christopher Summerfield" w:date="2014-04-29T10:20:00Z"/>
          <w:rFonts w:ascii="Calibri" w:hAnsi="Calibri"/>
          <w:noProof/>
          <w:rPrChange w:id="1748" w:author="Christopher Summerfield" w:date="2014-04-29T10:20:00Z">
            <w:rPr>
              <w:ins w:id="1749" w:author="Christopher Summerfield" w:date="2014-04-29T10:20:00Z"/>
              <w:rFonts w:asciiTheme="majorHAnsi" w:hAnsiTheme="majorHAnsi"/>
            </w:rPr>
          </w:rPrChange>
        </w:rPr>
      </w:pPr>
      <w:ins w:id="1750" w:author="Christopher Summerfield" w:date="2014-04-29T10:20:00Z">
        <w:r w:rsidRPr="008F150F">
          <w:rPr>
            <w:rFonts w:ascii="Calibri" w:hAnsi="Calibri"/>
            <w:noProof/>
            <w:rPrChange w:id="1751" w:author="Christopher Summerfield" w:date="2014-04-29T10:20:00Z">
              <w:rPr>
                <w:rFonts w:asciiTheme="majorHAnsi" w:hAnsiTheme="majorHAnsi"/>
                <w:b/>
                <w:sz w:val="27"/>
                <w:szCs w:val="20"/>
                <w:lang w:val="en-GB"/>
              </w:rPr>
            </w:rPrChange>
          </w:rPr>
          <w:t>15.</w:t>
        </w:r>
        <w:r w:rsidRPr="008F150F">
          <w:rPr>
            <w:rFonts w:ascii="Calibri" w:hAnsi="Calibri"/>
            <w:noProof/>
            <w:rPrChange w:id="1752" w:author="Christopher Summerfield" w:date="2014-04-29T10:20:00Z">
              <w:rPr>
                <w:rFonts w:asciiTheme="majorHAnsi" w:hAnsiTheme="majorHAnsi"/>
                <w:b/>
                <w:sz w:val="27"/>
                <w:szCs w:val="20"/>
                <w:lang w:val="en-GB"/>
              </w:rPr>
            </w:rPrChange>
          </w:rPr>
          <w:tab/>
          <w:t xml:space="preserve">Fisher, R.A. </w:t>
        </w:r>
        <w:r w:rsidRPr="008F150F">
          <w:rPr>
            <w:rFonts w:ascii="Calibri" w:hAnsi="Calibri"/>
            <w:i/>
            <w:noProof/>
            <w:rPrChange w:id="1753" w:author="Christopher Summerfield" w:date="2014-04-29T10:20:00Z">
              <w:rPr>
                <w:rFonts w:asciiTheme="majorHAnsi" w:hAnsiTheme="majorHAnsi"/>
                <w:b/>
                <w:sz w:val="27"/>
                <w:szCs w:val="20"/>
                <w:lang w:val="en-GB"/>
              </w:rPr>
            </w:rPrChange>
          </w:rPr>
          <w:t>The design of experiments. 8th edition.</w:t>
        </w:r>
        <w:r w:rsidRPr="008F150F">
          <w:rPr>
            <w:rFonts w:ascii="Calibri" w:hAnsi="Calibri"/>
            <w:noProof/>
            <w:rPrChange w:id="1754" w:author="Christopher Summerfield" w:date="2014-04-29T10:20:00Z">
              <w:rPr>
                <w:rFonts w:asciiTheme="majorHAnsi" w:hAnsiTheme="majorHAnsi"/>
                <w:b/>
                <w:sz w:val="27"/>
                <w:szCs w:val="20"/>
                <w:lang w:val="en-GB"/>
              </w:rPr>
            </w:rPrChange>
          </w:rPr>
          <w:t>, (Hafner, Edinburgh., 1966).</w:t>
        </w:r>
      </w:ins>
    </w:p>
    <w:p w:rsidR="001261CC" w:rsidRPr="001261CC" w:rsidRDefault="008F150F" w:rsidP="001261CC">
      <w:pPr>
        <w:ind w:left="720" w:hanging="720"/>
        <w:rPr>
          <w:ins w:id="1755" w:author="Christopher Summerfield" w:date="2014-04-29T10:20:00Z"/>
          <w:rFonts w:ascii="Calibri" w:hAnsi="Calibri"/>
          <w:noProof/>
          <w:rPrChange w:id="1756" w:author="Christopher Summerfield" w:date="2014-04-29T10:20:00Z">
            <w:rPr>
              <w:ins w:id="1757" w:author="Christopher Summerfield" w:date="2014-04-29T10:20:00Z"/>
              <w:rFonts w:asciiTheme="majorHAnsi" w:hAnsiTheme="majorHAnsi"/>
            </w:rPr>
          </w:rPrChange>
        </w:rPr>
      </w:pPr>
      <w:ins w:id="1758" w:author="Christopher Summerfield" w:date="2014-04-29T10:20:00Z">
        <w:r w:rsidRPr="008F150F">
          <w:rPr>
            <w:rFonts w:ascii="Calibri" w:hAnsi="Calibri"/>
            <w:noProof/>
            <w:rPrChange w:id="1759" w:author="Christopher Summerfield" w:date="2014-04-29T10:20:00Z">
              <w:rPr>
                <w:rFonts w:asciiTheme="majorHAnsi" w:hAnsiTheme="majorHAnsi"/>
                <w:b/>
                <w:sz w:val="27"/>
                <w:szCs w:val="20"/>
                <w:lang w:val="en-GB"/>
              </w:rPr>
            </w:rPrChange>
          </w:rPr>
          <w:t>16.</w:t>
        </w:r>
        <w:r w:rsidRPr="008F150F">
          <w:rPr>
            <w:rFonts w:ascii="Calibri" w:hAnsi="Calibri"/>
            <w:noProof/>
            <w:rPrChange w:id="1760" w:author="Christopher Summerfield" w:date="2014-04-29T10:20:00Z">
              <w:rPr>
                <w:rFonts w:asciiTheme="majorHAnsi" w:hAnsiTheme="majorHAnsi"/>
                <w:b/>
                <w:sz w:val="27"/>
                <w:szCs w:val="20"/>
                <w:lang w:val="en-GB"/>
              </w:rPr>
            </w:rPrChange>
          </w:rPr>
          <w:tab/>
          <w:t xml:space="preserve">Wason, P.C. Reasoning about a rule. </w:t>
        </w:r>
        <w:r w:rsidRPr="008F150F">
          <w:rPr>
            <w:rFonts w:ascii="Calibri" w:hAnsi="Calibri"/>
            <w:i/>
            <w:noProof/>
            <w:rPrChange w:id="1761" w:author="Christopher Summerfield" w:date="2014-04-29T10:20:00Z">
              <w:rPr>
                <w:rFonts w:asciiTheme="majorHAnsi" w:hAnsiTheme="majorHAnsi"/>
                <w:b/>
                <w:sz w:val="27"/>
                <w:szCs w:val="20"/>
                <w:lang w:val="en-GB"/>
              </w:rPr>
            </w:rPrChange>
          </w:rPr>
          <w:t>Quarterly Journal of Experimental Psychology</w:t>
        </w:r>
        <w:r w:rsidRPr="008F150F">
          <w:rPr>
            <w:rFonts w:ascii="Calibri" w:hAnsi="Calibri"/>
            <w:noProof/>
            <w:rPrChange w:id="1762"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763" w:author="Christopher Summerfield" w:date="2014-04-29T10:20:00Z">
              <w:rPr>
                <w:rFonts w:asciiTheme="majorHAnsi" w:hAnsiTheme="majorHAnsi"/>
                <w:b/>
                <w:sz w:val="27"/>
                <w:szCs w:val="20"/>
                <w:lang w:val="en-GB"/>
              </w:rPr>
            </w:rPrChange>
          </w:rPr>
          <w:t>20</w:t>
        </w:r>
        <w:r w:rsidRPr="008F150F">
          <w:rPr>
            <w:rFonts w:ascii="Calibri" w:hAnsi="Calibri"/>
            <w:noProof/>
            <w:rPrChange w:id="1764" w:author="Christopher Summerfield" w:date="2014-04-29T10:20:00Z">
              <w:rPr>
                <w:rFonts w:asciiTheme="majorHAnsi" w:hAnsiTheme="majorHAnsi"/>
                <w:b/>
                <w:sz w:val="27"/>
                <w:szCs w:val="20"/>
                <w:lang w:val="en-GB"/>
              </w:rPr>
            </w:rPrChange>
          </w:rPr>
          <w:t>, 273–281 (1968).</w:t>
        </w:r>
      </w:ins>
    </w:p>
    <w:p w:rsidR="001261CC" w:rsidRPr="001261CC" w:rsidRDefault="008F150F" w:rsidP="001261CC">
      <w:pPr>
        <w:ind w:left="720" w:hanging="720"/>
        <w:rPr>
          <w:ins w:id="1765" w:author="Christopher Summerfield" w:date="2014-04-29T10:20:00Z"/>
          <w:rFonts w:ascii="Calibri" w:hAnsi="Calibri"/>
          <w:noProof/>
          <w:rPrChange w:id="1766" w:author="Christopher Summerfield" w:date="2014-04-29T10:20:00Z">
            <w:rPr>
              <w:ins w:id="1767" w:author="Christopher Summerfield" w:date="2014-04-29T10:20:00Z"/>
              <w:rFonts w:asciiTheme="majorHAnsi" w:hAnsiTheme="majorHAnsi"/>
            </w:rPr>
          </w:rPrChange>
        </w:rPr>
      </w:pPr>
      <w:ins w:id="1768" w:author="Christopher Summerfield" w:date="2014-04-29T10:20:00Z">
        <w:r w:rsidRPr="008F150F">
          <w:rPr>
            <w:rFonts w:ascii="Calibri" w:hAnsi="Calibri"/>
            <w:noProof/>
            <w:rPrChange w:id="1769" w:author="Christopher Summerfield" w:date="2014-04-29T10:20:00Z">
              <w:rPr>
                <w:rFonts w:asciiTheme="majorHAnsi" w:hAnsiTheme="majorHAnsi"/>
                <w:b/>
                <w:sz w:val="27"/>
                <w:szCs w:val="20"/>
                <w:lang w:val="en-GB"/>
              </w:rPr>
            </w:rPrChange>
          </w:rPr>
          <w:t>17.</w:t>
        </w:r>
        <w:r w:rsidRPr="008F150F">
          <w:rPr>
            <w:rFonts w:ascii="Calibri" w:hAnsi="Calibri"/>
            <w:noProof/>
            <w:rPrChange w:id="1770" w:author="Christopher Summerfield" w:date="2014-04-29T10:20:00Z">
              <w:rPr>
                <w:rFonts w:asciiTheme="majorHAnsi" w:hAnsiTheme="majorHAnsi"/>
                <w:b/>
                <w:sz w:val="27"/>
                <w:szCs w:val="20"/>
                <w:lang w:val="en-GB"/>
              </w:rPr>
            </w:rPrChange>
          </w:rPr>
          <w:tab/>
          <w:t xml:space="preserve">Nickerson, R.S. Confirmation bias: a ubiquitous phenomenon in many guises. </w:t>
        </w:r>
        <w:r w:rsidRPr="008F150F">
          <w:rPr>
            <w:rFonts w:ascii="Calibri" w:hAnsi="Calibri"/>
            <w:i/>
            <w:noProof/>
            <w:rPrChange w:id="1771" w:author="Christopher Summerfield" w:date="2014-04-29T10:20:00Z">
              <w:rPr>
                <w:rFonts w:asciiTheme="majorHAnsi" w:hAnsiTheme="majorHAnsi"/>
                <w:b/>
                <w:sz w:val="27"/>
                <w:szCs w:val="20"/>
                <w:lang w:val="en-GB"/>
              </w:rPr>
            </w:rPrChange>
          </w:rPr>
          <w:t>Review of General Psychology</w:t>
        </w:r>
        <w:r w:rsidRPr="008F150F">
          <w:rPr>
            <w:rFonts w:ascii="Calibri" w:hAnsi="Calibri"/>
            <w:noProof/>
            <w:rPrChange w:id="1772"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773" w:author="Christopher Summerfield" w:date="2014-04-29T10:20:00Z">
              <w:rPr>
                <w:rFonts w:asciiTheme="majorHAnsi" w:hAnsiTheme="majorHAnsi"/>
                <w:b/>
                <w:sz w:val="27"/>
                <w:szCs w:val="20"/>
                <w:lang w:val="en-GB"/>
              </w:rPr>
            </w:rPrChange>
          </w:rPr>
          <w:t>2</w:t>
        </w:r>
        <w:r w:rsidRPr="008F150F">
          <w:rPr>
            <w:rFonts w:ascii="Calibri" w:hAnsi="Calibri"/>
            <w:noProof/>
            <w:rPrChange w:id="1774" w:author="Christopher Summerfield" w:date="2014-04-29T10:20:00Z">
              <w:rPr>
                <w:rFonts w:asciiTheme="majorHAnsi" w:hAnsiTheme="majorHAnsi"/>
                <w:b/>
                <w:sz w:val="27"/>
                <w:szCs w:val="20"/>
                <w:lang w:val="en-GB"/>
              </w:rPr>
            </w:rPrChange>
          </w:rPr>
          <w:t>, 175-220 (1998).</w:t>
        </w:r>
      </w:ins>
    </w:p>
    <w:p w:rsidR="001261CC" w:rsidRPr="001261CC" w:rsidRDefault="008F150F" w:rsidP="001261CC">
      <w:pPr>
        <w:ind w:left="720" w:hanging="720"/>
        <w:rPr>
          <w:ins w:id="1775" w:author="Christopher Summerfield" w:date="2014-04-29T10:20:00Z"/>
          <w:rFonts w:ascii="Calibri" w:hAnsi="Calibri"/>
          <w:noProof/>
          <w:rPrChange w:id="1776" w:author="Christopher Summerfield" w:date="2014-04-29T10:20:00Z">
            <w:rPr>
              <w:ins w:id="1777" w:author="Christopher Summerfield" w:date="2014-04-29T10:20:00Z"/>
              <w:rFonts w:asciiTheme="majorHAnsi" w:hAnsiTheme="majorHAnsi"/>
            </w:rPr>
          </w:rPrChange>
        </w:rPr>
      </w:pPr>
      <w:ins w:id="1778" w:author="Christopher Summerfield" w:date="2014-04-29T10:20:00Z">
        <w:r w:rsidRPr="008F150F">
          <w:rPr>
            <w:rFonts w:ascii="Calibri" w:hAnsi="Calibri"/>
            <w:noProof/>
            <w:rPrChange w:id="1779" w:author="Christopher Summerfield" w:date="2014-04-29T10:20:00Z">
              <w:rPr>
                <w:rFonts w:asciiTheme="majorHAnsi" w:hAnsiTheme="majorHAnsi"/>
                <w:b/>
                <w:sz w:val="27"/>
                <w:szCs w:val="20"/>
                <w:lang w:val="en-GB"/>
              </w:rPr>
            </w:rPrChange>
          </w:rPr>
          <w:t>18.</w:t>
        </w:r>
        <w:r w:rsidRPr="008F150F">
          <w:rPr>
            <w:rFonts w:ascii="Calibri" w:hAnsi="Calibri"/>
            <w:noProof/>
            <w:rPrChange w:id="1780" w:author="Christopher Summerfield" w:date="2014-04-29T10:20:00Z">
              <w:rPr>
                <w:rFonts w:asciiTheme="majorHAnsi" w:hAnsiTheme="majorHAnsi"/>
                <w:b/>
                <w:sz w:val="27"/>
                <w:szCs w:val="20"/>
                <w:lang w:val="en-GB"/>
              </w:rPr>
            </w:rPrChange>
          </w:rPr>
          <w:tab/>
          <w:t xml:space="preserve">Doll, B.B., Hutchison, K.E. &amp; Frank, M.J. Dopaminergic genes predict individual differences in susceptibility to confirmation bias. </w:t>
        </w:r>
        <w:r w:rsidRPr="008F150F">
          <w:rPr>
            <w:rFonts w:ascii="Calibri" w:hAnsi="Calibri"/>
            <w:i/>
            <w:noProof/>
            <w:rPrChange w:id="1781" w:author="Christopher Summerfield" w:date="2014-04-29T10:20:00Z">
              <w:rPr>
                <w:rFonts w:asciiTheme="majorHAnsi" w:hAnsiTheme="majorHAnsi"/>
                <w:b/>
                <w:sz w:val="27"/>
                <w:szCs w:val="20"/>
                <w:lang w:val="en-GB"/>
              </w:rPr>
            </w:rPrChange>
          </w:rPr>
          <w:t>J Neurosci</w:t>
        </w:r>
        <w:r w:rsidRPr="008F150F">
          <w:rPr>
            <w:rFonts w:ascii="Calibri" w:hAnsi="Calibri"/>
            <w:noProof/>
            <w:rPrChange w:id="1782"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783" w:author="Christopher Summerfield" w:date="2014-04-29T10:20:00Z">
              <w:rPr>
                <w:rFonts w:asciiTheme="majorHAnsi" w:hAnsiTheme="majorHAnsi"/>
                <w:b/>
                <w:sz w:val="27"/>
                <w:szCs w:val="20"/>
                <w:lang w:val="en-GB"/>
              </w:rPr>
            </w:rPrChange>
          </w:rPr>
          <w:t>31</w:t>
        </w:r>
        <w:r w:rsidRPr="008F150F">
          <w:rPr>
            <w:rFonts w:ascii="Calibri" w:hAnsi="Calibri"/>
            <w:noProof/>
            <w:rPrChange w:id="1784" w:author="Christopher Summerfield" w:date="2014-04-29T10:20:00Z">
              <w:rPr>
                <w:rFonts w:asciiTheme="majorHAnsi" w:hAnsiTheme="majorHAnsi"/>
                <w:b/>
                <w:sz w:val="27"/>
                <w:szCs w:val="20"/>
                <w:lang w:val="en-GB"/>
              </w:rPr>
            </w:rPrChange>
          </w:rPr>
          <w:t>, 6188-6198 (2011).</w:t>
        </w:r>
      </w:ins>
    </w:p>
    <w:p w:rsidR="001261CC" w:rsidRPr="001261CC" w:rsidRDefault="008F150F" w:rsidP="001261CC">
      <w:pPr>
        <w:ind w:left="720" w:hanging="720"/>
        <w:rPr>
          <w:ins w:id="1785" w:author="Christopher Summerfield" w:date="2014-04-29T10:20:00Z"/>
          <w:rFonts w:ascii="Calibri" w:hAnsi="Calibri"/>
          <w:noProof/>
          <w:rPrChange w:id="1786" w:author="Christopher Summerfield" w:date="2014-04-29T10:20:00Z">
            <w:rPr>
              <w:ins w:id="1787" w:author="Christopher Summerfield" w:date="2014-04-29T10:20:00Z"/>
              <w:rFonts w:asciiTheme="majorHAnsi" w:hAnsiTheme="majorHAnsi"/>
            </w:rPr>
          </w:rPrChange>
        </w:rPr>
      </w:pPr>
      <w:ins w:id="1788" w:author="Christopher Summerfield" w:date="2014-04-29T10:20:00Z">
        <w:r w:rsidRPr="008F150F">
          <w:rPr>
            <w:rFonts w:ascii="Calibri" w:hAnsi="Calibri"/>
            <w:noProof/>
            <w:rPrChange w:id="1789" w:author="Christopher Summerfield" w:date="2014-04-29T10:20:00Z">
              <w:rPr>
                <w:rFonts w:asciiTheme="majorHAnsi" w:hAnsiTheme="majorHAnsi"/>
                <w:b/>
                <w:sz w:val="27"/>
                <w:szCs w:val="20"/>
                <w:lang w:val="en-GB"/>
              </w:rPr>
            </w:rPrChange>
          </w:rPr>
          <w:t>19.</w:t>
        </w:r>
        <w:r w:rsidRPr="008F150F">
          <w:rPr>
            <w:rFonts w:ascii="Calibri" w:hAnsi="Calibri"/>
            <w:noProof/>
            <w:rPrChange w:id="1790" w:author="Christopher Summerfield" w:date="2014-04-29T10:20:00Z">
              <w:rPr>
                <w:rFonts w:asciiTheme="majorHAnsi" w:hAnsiTheme="majorHAnsi"/>
                <w:b/>
                <w:sz w:val="27"/>
                <w:szCs w:val="20"/>
                <w:lang w:val="en-GB"/>
              </w:rPr>
            </w:rPrChange>
          </w:rPr>
          <w:tab/>
          <w:t xml:space="preserve">Doll, B.B., Jacobs, W.J., Sanfey, A.G. &amp; Frank, M.J. Instructional control of reinforcement learning: a behavioral and neurocomputational investigation. </w:t>
        </w:r>
        <w:r w:rsidRPr="008F150F">
          <w:rPr>
            <w:rFonts w:ascii="Calibri" w:hAnsi="Calibri"/>
            <w:i/>
            <w:noProof/>
            <w:rPrChange w:id="1791" w:author="Christopher Summerfield" w:date="2014-04-29T10:20:00Z">
              <w:rPr>
                <w:rFonts w:asciiTheme="majorHAnsi" w:hAnsiTheme="majorHAnsi"/>
                <w:b/>
                <w:sz w:val="27"/>
                <w:szCs w:val="20"/>
                <w:lang w:val="en-GB"/>
              </w:rPr>
            </w:rPrChange>
          </w:rPr>
          <w:t>Brain Res</w:t>
        </w:r>
        <w:r w:rsidRPr="008F150F">
          <w:rPr>
            <w:rFonts w:ascii="Calibri" w:hAnsi="Calibri"/>
            <w:noProof/>
            <w:rPrChange w:id="1792"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793" w:author="Christopher Summerfield" w:date="2014-04-29T10:20:00Z">
              <w:rPr>
                <w:rFonts w:asciiTheme="majorHAnsi" w:hAnsiTheme="majorHAnsi"/>
                <w:b/>
                <w:sz w:val="27"/>
                <w:szCs w:val="20"/>
                <w:lang w:val="en-GB"/>
              </w:rPr>
            </w:rPrChange>
          </w:rPr>
          <w:t>1299</w:t>
        </w:r>
        <w:r w:rsidRPr="008F150F">
          <w:rPr>
            <w:rFonts w:ascii="Calibri" w:hAnsi="Calibri"/>
            <w:noProof/>
            <w:rPrChange w:id="1794" w:author="Christopher Summerfield" w:date="2014-04-29T10:20:00Z">
              <w:rPr>
                <w:rFonts w:asciiTheme="majorHAnsi" w:hAnsiTheme="majorHAnsi"/>
                <w:b/>
                <w:sz w:val="27"/>
                <w:szCs w:val="20"/>
                <w:lang w:val="en-GB"/>
              </w:rPr>
            </w:rPrChange>
          </w:rPr>
          <w:t>, 74-94 (2009).</w:t>
        </w:r>
      </w:ins>
    </w:p>
    <w:p w:rsidR="001261CC" w:rsidRPr="001261CC" w:rsidRDefault="008F150F" w:rsidP="001261CC">
      <w:pPr>
        <w:ind w:left="720" w:hanging="720"/>
        <w:rPr>
          <w:ins w:id="1795" w:author="Christopher Summerfield" w:date="2014-04-29T10:20:00Z"/>
          <w:rFonts w:ascii="Calibri" w:hAnsi="Calibri"/>
          <w:noProof/>
          <w:rPrChange w:id="1796" w:author="Christopher Summerfield" w:date="2014-04-29T10:20:00Z">
            <w:rPr>
              <w:ins w:id="1797" w:author="Christopher Summerfield" w:date="2014-04-29T10:20:00Z"/>
              <w:rFonts w:asciiTheme="majorHAnsi" w:hAnsiTheme="majorHAnsi"/>
            </w:rPr>
          </w:rPrChange>
        </w:rPr>
      </w:pPr>
      <w:ins w:id="1798" w:author="Christopher Summerfield" w:date="2014-04-29T10:20:00Z">
        <w:r w:rsidRPr="008F150F">
          <w:rPr>
            <w:rFonts w:ascii="Calibri" w:hAnsi="Calibri"/>
            <w:noProof/>
            <w:rPrChange w:id="1799" w:author="Christopher Summerfield" w:date="2014-04-29T10:20:00Z">
              <w:rPr>
                <w:rFonts w:asciiTheme="majorHAnsi" w:hAnsiTheme="majorHAnsi"/>
                <w:b/>
                <w:sz w:val="27"/>
                <w:szCs w:val="20"/>
                <w:lang w:val="en-GB"/>
              </w:rPr>
            </w:rPrChange>
          </w:rPr>
          <w:t>20.</w:t>
        </w:r>
        <w:r w:rsidRPr="008F150F">
          <w:rPr>
            <w:rFonts w:ascii="Calibri" w:hAnsi="Calibri"/>
            <w:noProof/>
            <w:rPrChange w:id="1800" w:author="Christopher Summerfield" w:date="2014-04-29T10:20:00Z">
              <w:rPr>
                <w:rFonts w:asciiTheme="majorHAnsi" w:hAnsiTheme="majorHAnsi"/>
                <w:b/>
                <w:sz w:val="27"/>
                <w:szCs w:val="20"/>
                <w:lang w:val="en-GB"/>
              </w:rPr>
            </w:rPrChange>
          </w:rPr>
          <w:tab/>
          <w:t xml:space="preserve">Vul, E., Harris, C., Winkielman, P. &amp; Pashler, H. Puzzlingly high correlations in fMRI studies of emotion, personality, and social cognition. </w:t>
        </w:r>
        <w:r w:rsidRPr="008F150F">
          <w:rPr>
            <w:rFonts w:ascii="Calibri" w:hAnsi="Calibri"/>
            <w:i/>
            <w:noProof/>
            <w:rPrChange w:id="1801" w:author="Christopher Summerfield" w:date="2014-04-29T10:20:00Z">
              <w:rPr>
                <w:rFonts w:asciiTheme="majorHAnsi" w:hAnsiTheme="majorHAnsi"/>
                <w:b/>
                <w:sz w:val="27"/>
                <w:szCs w:val="20"/>
                <w:lang w:val="en-GB"/>
              </w:rPr>
            </w:rPrChange>
          </w:rPr>
          <w:t>Perspectives in Psychological Science</w:t>
        </w:r>
        <w:r w:rsidRPr="008F150F">
          <w:rPr>
            <w:rFonts w:ascii="Calibri" w:hAnsi="Calibri"/>
            <w:noProof/>
            <w:rPrChange w:id="1802"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803" w:author="Christopher Summerfield" w:date="2014-04-29T10:20:00Z">
              <w:rPr>
                <w:rFonts w:asciiTheme="majorHAnsi" w:hAnsiTheme="majorHAnsi"/>
                <w:b/>
                <w:sz w:val="27"/>
                <w:szCs w:val="20"/>
                <w:lang w:val="en-GB"/>
              </w:rPr>
            </w:rPrChange>
          </w:rPr>
          <w:t>4</w:t>
        </w:r>
        <w:r w:rsidRPr="008F150F">
          <w:rPr>
            <w:rFonts w:ascii="Calibri" w:hAnsi="Calibri"/>
            <w:noProof/>
            <w:rPrChange w:id="1804" w:author="Christopher Summerfield" w:date="2014-04-29T10:20:00Z">
              <w:rPr>
                <w:rFonts w:asciiTheme="majorHAnsi" w:hAnsiTheme="majorHAnsi"/>
                <w:b/>
                <w:sz w:val="27"/>
                <w:szCs w:val="20"/>
                <w:lang w:val="en-GB"/>
              </w:rPr>
            </w:rPrChange>
          </w:rPr>
          <w:t>, 274-290 (2009).</w:t>
        </w:r>
      </w:ins>
    </w:p>
    <w:p w:rsidR="001261CC" w:rsidRPr="001261CC" w:rsidRDefault="008F150F" w:rsidP="001261CC">
      <w:pPr>
        <w:ind w:left="720" w:hanging="720"/>
        <w:rPr>
          <w:ins w:id="1805" w:author="Christopher Summerfield" w:date="2014-04-29T10:20:00Z"/>
          <w:rFonts w:ascii="Calibri" w:hAnsi="Calibri"/>
          <w:noProof/>
          <w:rPrChange w:id="1806" w:author="Christopher Summerfield" w:date="2014-04-29T10:20:00Z">
            <w:rPr>
              <w:ins w:id="1807" w:author="Christopher Summerfield" w:date="2014-04-29T10:20:00Z"/>
              <w:rFonts w:asciiTheme="majorHAnsi" w:hAnsiTheme="majorHAnsi"/>
            </w:rPr>
          </w:rPrChange>
        </w:rPr>
      </w:pPr>
      <w:ins w:id="1808" w:author="Christopher Summerfield" w:date="2014-04-29T10:20:00Z">
        <w:r w:rsidRPr="008F150F">
          <w:rPr>
            <w:rFonts w:ascii="Calibri" w:hAnsi="Calibri"/>
            <w:noProof/>
            <w:rPrChange w:id="1809" w:author="Christopher Summerfield" w:date="2014-04-29T10:20:00Z">
              <w:rPr>
                <w:rFonts w:asciiTheme="majorHAnsi" w:hAnsiTheme="majorHAnsi"/>
                <w:b/>
                <w:sz w:val="27"/>
                <w:szCs w:val="20"/>
                <w:lang w:val="en-GB"/>
              </w:rPr>
            </w:rPrChange>
          </w:rPr>
          <w:t>21.</w:t>
        </w:r>
        <w:r w:rsidRPr="008F150F">
          <w:rPr>
            <w:rFonts w:ascii="Calibri" w:hAnsi="Calibri"/>
            <w:noProof/>
            <w:rPrChange w:id="1810" w:author="Christopher Summerfield" w:date="2014-04-29T10:20:00Z">
              <w:rPr>
                <w:rFonts w:asciiTheme="majorHAnsi" w:hAnsiTheme="majorHAnsi"/>
                <w:b/>
                <w:sz w:val="27"/>
                <w:szCs w:val="20"/>
                <w:lang w:val="en-GB"/>
              </w:rPr>
            </w:rPrChange>
          </w:rPr>
          <w:tab/>
          <w:t xml:space="preserve">Perales, J.C. &amp; Shanks, D.R. Models of covariation-based causal judgment: a review and synthesis. </w:t>
        </w:r>
        <w:r w:rsidRPr="008F150F">
          <w:rPr>
            <w:rFonts w:ascii="Calibri" w:hAnsi="Calibri"/>
            <w:i/>
            <w:noProof/>
            <w:rPrChange w:id="1811" w:author="Christopher Summerfield" w:date="2014-04-29T10:20:00Z">
              <w:rPr>
                <w:rFonts w:asciiTheme="majorHAnsi" w:hAnsiTheme="majorHAnsi"/>
                <w:b/>
                <w:sz w:val="27"/>
                <w:szCs w:val="20"/>
                <w:lang w:val="en-GB"/>
              </w:rPr>
            </w:rPrChange>
          </w:rPr>
          <w:t>Psychon Bull Rev</w:t>
        </w:r>
        <w:r w:rsidRPr="008F150F">
          <w:rPr>
            <w:rFonts w:ascii="Calibri" w:hAnsi="Calibri"/>
            <w:noProof/>
            <w:rPrChange w:id="1812"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813" w:author="Christopher Summerfield" w:date="2014-04-29T10:20:00Z">
              <w:rPr>
                <w:rFonts w:asciiTheme="majorHAnsi" w:hAnsiTheme="majorHAnsi"/>
                <w:b/>
                <w:sz w:val="27"/>
                <w:szCs w:val="20"/>
                <w:lang w:val="en-GB"/>
              </w:rPr>
            </w:rPrChange>
          </w:rPr>
          <w:t>14</w:t>
        </w:r>
        <w:r w:rsidRPr="008F150F">
          <w:rPr>
            <w:rFonts w:ascii="Calibri" w:hAnsi="Calibri"/>
            <w:noProof/>
            <w:rPrChange w:id="1814" w:author="Christopher Summerfield" w:date="2014-04-29T10:20:00Z">
              <w:rPr>
                <w:rFonts w:asciiTheme="majorHAnsi" w:hAnsiTheme="majorHAnsi"/>
                <w:b/>
                <w:sz w:val="27"/>
                <w:szCs w:val="20"/>
                <w:lang w:val="en-GB"/>
              </w:rPr>
            </w:rPrChange>
          </w:rPr>
          <w:t>, 577-596 (2007).</w:t>
        </w:r>
      </w:ins>
    </w:p>
    <w:p w:rsidR="001261CC" w:rsidRPr="001261CC" w:rsidRDefault="008F150F" w:rsidP="001261CC">
      <w:pPr>
        <w:ind w:left="720" w:hanging="720"/>
        <w:rPr>
          <w:ins w:id="1815" w:author="Christopher Summerfield" w:date="2014-04-29T10:20:00Z"/>
          <w:rFonts w:ascii="Calibri" w:hAnsi="Calibri"/>
          <w:noProof/>
          <w:rPrChange w:id="1816" w:author="Christopher Summerfield" w:date="2014-04-29T10:20:00Z">
            <w:rPr>
              <w:ins w:id="1817" w:author="Christopher Summerfield" w:date="2014-04-29T10:20:00Z"/>
              <w:rFonts w:asciiTheme="majorHAnsi" w:hAnsiTheme="majorHAnsi"/>
            </w:rPr>
          </w:rPrChange>
        </w:rPr>
      </w:pPr>
      <w:ins w:id="1818" w:author="Christopher Summerfield" w:date="2014-04-29T10:20:00Z">
        <w:r w:rsidRPr="008F150F">
          <w:rPr>
            <w:rFonts w:ascii="Calibri" w:hAnsi="Calibri"/>
            <w:noProof/>
            <w:rPrChange w:id="1819" w:author="Christopher Summerfield" w:date="2014-04-29T10:20:00Z">
              <w:rPr>
                <w:rFonts w:asciiTheme="majorHAnsi" w:hAnsiTheme="majorHAnsi"/>
                <w:b/>
                <w:sz w:val="27"/>
                <w:szCs w:val="20"/>
                <w:lang w:val="en-GB"/>
              </w:rPr>
            </w:rPrChange>
          </w:rPr>
          <w:t>22.</w:t>
        </w:r>
        <w:r w:rsidRPr="008F150F">
          <w:rPr>
            <w:rFonts w:ascii="Calibri" w:hAnsi="Calibri"/>
            <w:noProof/>
            <w:rPrChange w:id="1820" w:author="Christopher Summerfield" w:date="2014-04-29T10:20:00Z">
              <w:rPr>
                <w:rFonts w:asciiTheme="majorHAnsi" w:hAnsiTheme="majorHAnsi"/>
                <w:b/>
                <w:sz w:val="27"/>
                <w:szCs w:val="20"/>
                <w:lang w:val="en-GB"/>
              </w:rPr>
            </w:rPrChange>
          </w:rPr>
          <w:tab/>
          <w:t xml:space="preserve">Plassmann, H., O'Doherty, J. &amp; Rangel, A. Orbitofrontal cortex encodes willingness to pay in everyday economic transactions. </w:t>
        </w:r>
        <w:r w:rsidRPr="008F150F">
          <w:rPr>
            <w:rFonts w:ascii="Calibri" w:hAnsi="Calibri"/>
            <w:i/>
            <w:noProof/>
            <w:rPrChange w:id="1821" w:author="Christopher Summerfield" w:date="2014-04-29T10:20:00Z">
              <w:rPr>
                <w:rFonts w:asciiTheme="majorHAnsi" w:hAnsiTheme="majorHAnsi"/>
                <w:b/>
                <w:sz w:val="27"/>
                <w:szCs w:val="20"/>
                <w:lang w:val="en-GB"/>
              </w:rPr>
            </w:rPrChange>
          </w:rPr>
          <w:t>J Neurosci</w:t>
        </w:r>
        <w:r w:rsidRPr="008F150F">
          <w:rPr>
            <w:rFonts w:ascii="Calibri" w:hAnsi="Calibri"/>
            <w:noProof/>
            <w:rPrChange w:id="1822"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823" w:author="Christopher Summerfield" w:date="2014-04-29T10:20:00Z">
              <w:rPr>
                <w:rFonts w:asciiTheme="majorHAnsi" w:hAnsiTheme="majorHAnsi"/>
                <w:b/>
                <w:sz w:val="27"/>
                <w:szCs w:val="20"/>
                <w:lang w:val="en-GB"/>
              </w:rPr>
            </w:rPrChange>
          </w:rPr>
          <w:t>27</w:t>
        </w:r>
        <w:r w:rsidRPr="008F150F">
          <w:rPr>
            <w:rFonts w:ascii="Calibri" w:hAnsi="Calibri"/>
            <w:noProof/>
            <w:rPrChange w:id="1824" w:author="Christopher Summerfield" w:date="2014-04-29T10:20:00Z">
              <w:rPr>
                <w:rFonts w:asciiTheme="majorHAnsi" w:hAnsiTheme="majorHAnsi"/>
                <w:b/>
                <w:sz w:val="27"/>
                <w:szCs w:val="20"/>
                <w:lang w:val="en-GB"/>
              </w:rPr>
            </w:rPrChange>
          </w:rPr>
          <w:t>, 9984-9988 (2007).</w:t>
        </w:r>
      </w:ins>
    </w:p>
    <w:p w:rsidR="001261CC" w:rsidRPr="001261CC" w:rsidRDefault="008F150F" w:rsidP="001261CC">
      <w:pPr>
        <w:ind w:left="720" w:hanging="720"/>
        <w:rPr>
          <w:ins w:id="1825" w:author="Christopher Summerfield" w:date="2014-04-29T10:20:00Z"/>
          <w:rFonts w:ascii="Calibri" w:hAnsi="Calibri"/>
          <w:noProof/>
          <w:rPrChange w:id="1826" w:author="Christopher Summerfield" w:date="2014-04-29T10:20:00Z">
            <w:rPr>
              <w:ins w:id="1827" w:author="Christopher Summerfield" w:date="2014-04-29T10:20:00Z"/>
              <w:rFonts w:asciiTheme="majorHAnsi" w:hAnsiTheme="majorHAnsi"/>
            </w:rPr>
          </w:rPrChange>
        </w:rPr>
      </w:pPr>
      <w:ins w:id="1828" w:author="Christopher Summerfield" w:date="2014-04-29T10:20:00Z">
        <w:r w:rsidRPr="008F150F">
          <w:rPr>
            <w:rFonts w:ascii="Calibri" w:hAnsi="Calibri"/>
            <w:noProof/>
            <w:rPrChange w:id="1829" w:author="Christopher Summerfield" w:date="2014-04-29T10:20:00Z">
              <w:rPr>
                <w:rFonts w:asciiTheme="majorHAnsi" w:hAnsiTheme="majorHAnsi"/>
                <w:b/>
                <w:sz w:val="27"/>
                <w:szCs w:val="20"/>
                <w:lang w:val="en-GB"/>
              </w:rPr>
            </w:rPrChange>
          </w:rPr>
          <w:t>23.</w:t>
        </w:r>
        <w:r w:rsidRPr="008F150F">
          <w:rPr>
            <w:rFonts w:ascii="Calibri" w:hAnsi="Calibri"/>
            <w:noProof/>
            <w:rPrChange w:id="1830" w:author="Christopher Summerfield" w:date="2014-04-29T10:20:00Z">
              <w:rPr>
                <w:rFonts w:asciiTheme="majorHAnsi" w:hAnsiTheme="majorHAnsi"/>
                <w:b/>
                <w:sz w:val="27"/>
                <w:szCs w:val="20"/>
                <w:lang w:val="en-GB"/>
              </w:rPr>
            </w:rPrChange>
          </w:rPr>
          <w:tab/>
          <w:t xml:space="preserve">Padoa-Schioppa, C. &amp; Assad, J.A. Neurons in the orbitofrontal cortex encode economic value. </w:t>
        </w:r>
        <w:r w:rsidRPr="008F150F">
          <w:rPr>
            <w:rFonts w:ascii="Calibri" w:hAnsi="Calibri"/>
            <w:i/>
            <w:noProof/>
            <w:rPrChange w:id="1831" w:author="Christopher Summerfield" w:date="2014-04-29T10:20:00Z">
              <w:rPr>
                <w:rFonts w:asciiTheme="majorHAnsi" w:hAnsiTheme="majorHAnsi"/>
                <w:b/>
                <w:sz w:val="27"/>
                <w:szCs w:val="20"/>
                <w:lang w:val="en-GB"/>
              </w:rPr>
            </w:rPrChange>
          </w:rPr>
          <w:t>Nature</w:t>
        </w:r>
        <w:r w:rsidRPr="008F150F">
          <w:rPr>
            <w:rFonts w:ascii="Calibri" w:hAnsi="Calibri"/>
            <w:noProof/>
            <w:rPrChange w:id="1832"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833" w:author="Christopher Summerfield" w:date="2014-04-29T10:20:00Z">
              <w:rPr>
                <w:rFonts w:asciiTheme="majorHAnsi" w:hAnsiTheme="majorHAnsi"/>
                <w:b/>
                <w:sz w:val="27"/>
                <w:szCs w:val="20"/>
                <w:lang w:val="en-GB"/>
              </w:rPr>
            </w:rPrChange>
          </w:rPr>
          <w:t>441</w:t>
        </w:r>
        <w:r w:rsidRPr="008F150F">
          <w:rPr>
            <w:rFonts w:ascii="Calibri" w:hAnsi="Calibri"/>
            <w:noProof/>
            <w:rPrChange w:id="1834" w:author="Christopher Summerfield" w:date="2014-04-29T10:20:00Z">
              <w:rPr>
                <w:rFonts w:asciiTheme="majorHAnsi" w:hAnsiTheme="majorHAnsi"/>
                <w:b/>
                <w:sz w:val="27"/>
                <w:szCs w:val="20"/>
                <w:lang w:val="en-GB"/>
              </w:rPr>
            </w:rPrChange>
          </w:rPr>
          <w:t>, 223-226 (2006).</w:t>
        </w:r>
      </w:ins>
    </w:p>
    <w:p w:rsidR="001261CC" w:rsidRPr="001261CC" w:rsidRDefault="008F150F" w:rsidP="001261CC">
      <w:pPr>
        <w:ind w:left="720" w:hanging="720"/>
        <w:rPr>
          <w:ins w:id="1835" w:author="Christopher Summerfield" w:date="2014-04-29T10:20:00Z"/>
          <w:rFonts w:ascii="Calibri" w:hAnsi="Calibri"/>
          <w:noProof/>
          <w:rPrChange w:id="1836" w:author="Christopher Summerfield" w:date="2014-04-29T10:20:00Z">
            <w:rPr>
              <w:ins w:id="1837" w:author="Christopher Summerfield" w:date="2014-04-29T10:20:00Z"/>
              <w:rFonts w:asciiTheme="majorHAnsi" w:hAnsiTheme="majorHAnsi"/>
            </w:rPr>
          </w:rPrChange>
        </w:rPr>
      </w:pPr>
      <w:ins w:id="1838" w:author="Christopher Summerfield" w:date="2014-04-29T10:20:00Z">
        <w:r w:rsidRPr="008F150F">
          <w:rPr>
            <w:rFonts w:ascii="Calibri" w:hAnsi="Calibri"/>
            <w:noProof/>
            <w:rPrChange w:id="1839" w:author="Christopher Summerfield" w:date="2014-04-29T10:20:00Z">
              <w:rPr>
                <w:rFonts w:asciiTheme="majorHAnsi" w:hAnsiTheme="majorHAnsi"/>
                <w:b/>
                <w:sz w:val="27"/>
                <w:szCs w:val="20"/>
                <w:lang w:val="en-GB"/>
              </w:rPr>
            </w:rPrChange>
          </w:rPr>
          <w:t>24.</w:t>
        </w:r>
        <w:r w:rsidRPr="008F150F">
          <w:rPr>
            <w:rFonts w:ascii="Calibri" w:hAnsi="Calibri"/>
            <w:noProof/>
            <w:rPrChange w:id="1840" w:author="Christopher Summerfield" w:date="2014-04-29T10:20:00Z">
              <w:rPr>
                <w:rFonts w:asciiTheme="majorHAnsi" w:hAnsiTheme="majorHAnsi"/>
                <w:b/>
                <w:sz w:val="27"/>
                <w:szCs w:val="20"/>
                <w:lang w:val="en-GB"/>
              </w:rPr>
            </w:rPrChange>
          </w:rPr>
          <w:tab/>
          <w:t xml:space="preserve">Genovese, C.R., Lazar, N.A. &amp; Nichols, T. Thresholding of statistical maps in functional neuroimaging using the false discovery rate. </w:t>
        </w:r>
        <w:r w:rsidRPr="008F150F">
          <w:rPr>
            <w:rFonts w:ascii="Calibri" w:hAnsi="Calibri"/>
            <w:i/>
            <w:noProof/>
            <w:rPrChange w:id="1841" w:author="Christopher Summerfield" w:date="2014-04-29T10:20:00Z">
              <w:rPr>
                <w:rFonts w:asciiTheme="majorHAnsi" w:hAnsiTheme="majorHAnsi"/>
                <w:b/>
                <w:sz w:val="27"/>
                <w:szCs w:val="20"/>
                <w:lang w:val="en-GB"/>
              </w:rPr>
            </w:rPrChange>
          </w:rPr>
          <w:t>Neuroimage</w:t>
        </w:r>
        <w:r w:rsidRPr="008F150F">
          <w:rPr>
            <w:rFonts w:ascii="Calibri" w:hAnsi="Calibri"/>
            <w:noProof/>
            <w:rPrChange w:id="1842"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843" w:author="Christopher Summerfield" w:date="2014-04-29T10:20:00Z">
              <w:rPr>
                <w:rFonts w:asciiTheme="majorHAnsi" w:hAnsiTheme="majorHAnsi"/>
                <w:b/>
                <w:sz w:val="27"/>
                <w:szCs w:val="20"/>
                <w:lang w:val="en-GB"/>
              </w:rPr>
            </w:rPrChange>
          </w:rPr>
          <w:t>15</w:t>
        </w:r>
        <w:r w:rsidRPr="008F150F">
          <w:rPr>
            <w:rFonts w:ascii="Calibri" w:hAnsi="Calibri"/>
            <w:noProof/>
            <w:rPrChange w:id="1844" w:author="Christopher Summerfield" w:date="2014-04-29T10:20:00Z">
              <w:rPr>
                <w:rFonts w:asciiTheme="majorHAnsi" w:hAnsiTheme="majorHAnsi"/>
                <w:b/>
                <w:sz w:val="27"/>
                <w:szCs w:val="20"/>
                <w:lang w:val="en-GB"/>
              </w:rPr>
            </w:rPrChange>
          </w:rPr>
          <w:t>, 870-878 (2002).</w:t>
        </w:r>
      </w:ins>
    </w:p>
    <w:p w:rsidR="001261CC" w:rsidRPr="001261CC" w:rsidRDefault="008F150F" w:rsidP="001261CC">
      <w:pPr>
        <w:ind w:left="720" w:hanging="720"/>
        <w:rPr>
          <w:ins w:id="1845" w:author="Christopher Summerfield" w:date="2014-04-29T10:20:00Z"/>
          <w:rFonts w:ascii="Calibri" w:hAnsi="Calibri"/>
          <w:noProof/>
          <w:rPrChange w:id="1846" w:author="Christopher Summerfield" w:date="2014-04-29T10:20:00Z">
            <w:rPr>
              <w:ins w:id="1847" w:author="Christopher Summerfield" w:date="2014-04-29T10:20:00Z"/>
              <w:rFonts w:asciiTheme="majorHAnsi" w:hAnsiTheme="majorHAnsi"/>
            </w:rPr>
          </w:rPrChange>
        </w:rPr>
      </w:pPr>
      <w:ins w:id="1848" w:author="Christopher Summerfield" w:date="2014-04-29T10:20:00Z">
        <w:r w:rsidRPr="008F150F">
          <w:rPr>
            <w:rFonts w:ascii="Calibri" w:hAnsi="Calibri"/>
            <w:noProof/>
            <w:rPrChange w:id="1849" w:author="Christopher Summerfield" w:date="2014-04-29T10:20:00Z">
              <w:rPr>
                <w:rFonts w:asciiTheme="majorHAnsi" w:hAnsiTheme="majorHAnsi"/>
                <w:b/>
                <w:sz w:val="27"/>
                <w:szCs w:val="20"/>
                <w:lang w:val="en-GB"/>
              </w:rPr>
            </w:rPrChange>
          </w:rPr>
          <w:t>25.</w:t>
        </w:r>
        <w:r w:rsidRPr="008F150F">
          <w:rPr>
            <w:rFonts w:ascii="Calibri" w:hAnsi="Calibri"/>
            <w:noProof/>
            <w:rPrChange w:id="1850" w:author="Christopher Summerfield" w:date="2014-04-29T10:20:00Z">
              <w:rPr>
                <w:rFonts w:asciiTheme="majorHAnsi" w:hAnsiTheme="majorHAnsi"/>
                <w:b/>
                <w:sz w:val="27"/>
                <w:szCs w:val="20"/>
                <w:lang w:val="en-GB"/>
              </w:rPr>
            </w:rPrChange>
          </w:rPr>
          <w:tab/>
          <w:t xml:space="preserve">Kuhn, T.S. </w:t>
        </w:r>
        <w:r w:rsidRPr="008F150F">
          <w:rPr>
            <w:rFonts w:ascii="Calibri" w:hAnsi="Calibri"/>
            <w:i/>
            <w:noProof/>
            <w:rPrChange w:id="1851" w:author="Christopher Summerfield" w:date="2014-04-29T10:20:00Z">
              <w:rPr>
                <w:rFonts w:asciiTheme="majorHAnsi" w:hAnsiTheme="majorHAnsi"/>
                <w:b/>
                <w:sz w:val="27"/>
                <w:szCs w:val="20"/>
                <w:lang w:val="en-GB"/>
              </w:rPr>
            </w:rPrChange>
          </w:rPr>
          <w:t xml:space="preserve">The Structure of Scientific Revolutions. </w:t>
        </w:r>
        <w:r w:rsidRPr="008F150F">
          <w:rPr>
            <w:rFonts w:ascii="Calibri" w:hAnsi="Calibri"/>
            <w:noProof/>
            <w:rPrChange w:id="1852" w:author="Christopher Summerfield" w:date="2014-04-29T10:20:00Z">
              <w:rPr>
                <w:rFonts w:asciiTheme="majorHAnsi" w:hAnsiTheme="majorHAnsi"/>
                <w:b/>
                <w:sz w:val="27"/>
                <w:szCs w:val="20"/>
                <w:lang w:val="en-GB"/>
              </w:rPr>
            </w:rPrChange>
          </w:rPr>
          <w:t>, ( University of Chicago Press, Chicago, IL, 1962).</w:t>
        </w:r>
      </w:ins>
    </w:p>
    <w:p w:rsidR="001261CC" w:rsidRPr="001261CC" w:rsidRDefault="008F150F" w:rsidP="001261CC">
      <w:pPr>
        <w:ind w:left="720" w:hanging="720"/>
        <w:rPr>
          <w:ins w:id="1853" w:author="Christopher Summerfield" w:date="2014-04-29T10:20:00Z"/>
          <w:rFonts w:ascii="Calibri" w:hAnsi="Calibri"/>
          <w:noProof/>
          <w:rPrChange w:id="1854" w:author="Christopher Summerfield" w:date="2014-04-29T10:20:00Z">
            <w:rPr>
              <w:ins w:id="1855" w:author="Christopher Summerfield" w:date="2014-04-29T10:20:00Z"/>
              <w:rFonts w:asciiTheme="majorHAnsi" w:hAnsiTheme="majorHAnsi"/>
            </w:rPr>
          </w:rPrChange>
        </w:rPr>
      </w:pPr>
      <w:ins w:id="1856" w:author="Christopher Summerfield" w:date="2014-04-29T10:20:00Z">
        <w:r w:rsidRPr="008F150F">
          <w:rPr>
            <w:rFonts w:ascii="Calibri" w:hAnsi="Calibri"/>
            <w:noProof/>
            <w:rPrChange w:id="1857" w:author="Christopher Summerfield" w:date="2014-04-29T10:20:00Z">
              <w:rPr>
                <w:rFonts w:asciiTheme="majorHAnsi" w:hAnsiTheme="majorHAnsi"/>
                <w:b/>
                <w:sz w:val="27"/>
                <w:szCs w:val="20"/>
                <w:lang w:val="en-GB"/>
              </w:rPr>
            </w:rPrChange>
          </w:rPr>
          <w:t>26.</w:t>
        </w:r>
        <w:r w:rsidRPr="008F150F">
          <w:rPr>
            <w:rFonts w:ascii="Calibri" w:hAnsi="Calibri"/>
            <w:noProof/>
            <w:rPrChange w:id="1858" w:author="Christopher Summerfield" w:date="2014-04-29T10:20:00Z">
              <w:rPr>
                <w:rFonts w:asciiTheme="majorHAnsi" w:hAnsiTheme="majorHAnsi"/>
                <w:b/>
                <w:sz w:val="27"/>
                <w:szCs w:val="20"/>
                <w:lang w:val="en-GB"/>
              </w:rPr>
            </w:rPrChange>
          </w:rPr>
          <w:tab/>
          <w:t xml:space="preserve">Shanks, D.R. &amp; Dickinson, A. Associative accounts of causality judgment. in </w:t>
        </w:r>
        <w:r w:rsidRPr="008F150F">
          <w:rPr>
            <w:rFonts w:ascii="Calibri" w:hAnsi="Calibri"/>
            <w:i/>
            <w:noProof/>
            <w:rPrChange w:id="1859" w:author="Christopher Summerfield" w:date="2014-04-29T10:20:00Z">
              <w:rPr>
                <w:rFonts w:asciiTheme="majorHAnsi" w:hAnsiTheme="majorHAnsi"/>
                <w:b/>
                <w:sz w:val="27"/>
                <w:szCs w:val="20"/>
                <w:lang w:val="en-GB"/>
              </w:rPr>
            </w:rPrChange>
          </w:rPr>
          <w:t>The psychology of learning and motivation: Vol. 21. Advances in research and theory</w:t>
        </w:r>
        <w:r w:rsidRPr="008F150F">
          <w:rPr>
            <w:rFonts w:ascii="Calibri" w:hAnsi="Calibri"/>
            <w:noProof/>
            <w:rPrChange w:id="1860" w:author="Christopher Summerfield" w:date="2014-04-29T10:20:00Z">
              <w:rPr>
                <w:rFonts w:asciiTheme="majorHAnsi" w:hAnsiTheme="majorHAnsi"/>
                <w:b/>
                <w:sz w:val="27"/>
                <w:szCs w:val="20"/>
                <w:lang w:val="en-GB"/>
              </w:rPr>
            </w:rPrChange>
          </w:rPr>
          <w:t xml:space="preserve"> (ed. Bower, G.H.) 229-261 (San Diego: Academic Press, 1987).</w:t>
        </w:r>
      </w:ins>
    </w:p>
    <w:p w:rsidR="001261CC" w:rsidRPr="001261CC" w:rsidRDefault="008F150F" w:rsidP="001261CC">
      <w:pPr>
        <w:ind w:left="720" w:hanging="720"/>
        <w:rPr>
          <w:ins w:id="1861" w:author="Christopher Summerfield" w:date="2014-04-29T10:20:00Z"/>
          <w:rFonts w:ascii="Calibri" w:hAnsi="Calibri"/>
          <w:noProof/>
          <w:rPrChange w:id="1862" w:author="Christopher Summerfield" w:date="2014-04-29T10:20:00Z">
            <w:rPr>
              <w:ins w:id="1863" w:author="Christopher Summerfield" w:date="2014-04-29T10:20:00Z"/>
              <w:rFonts w:asciiTheme="majorHAnsi" w:hAnsiTheme="majorHAnsi"/>
            </w:rPr>
          </w:rPrChange>
        </w:rPr>
      </w:pPr>
      <w:ins w:id="1864" w:author="Christopher Summerfield" w:date="2014-04-29T10:20:00Z">
        <w:r w:rsidRPr="008F150F">
          <w:rPr>
            <w:rFonts w:ascii="Calibri" w:hAnsi="Calibri"/>
            <w:noProof/>
            <w:rPrChange w:id="1865" w:author="Christopher Summerfield" w:date="2014-04-29T10:20:00Z">
              <w:rPr>
                <w:rFonts w:asciiTheme="majorHAnsi" w:hAnsiTheme="majorHAnsi"/>
                <w:b/>
                <w:sz w:val="27"/>
                <w:szCs w:val="20"/>
                <w:lang w:val="en-GB"/>
              </w:rPr>
            </w:rPrChange>
          </w:rPr>
          <w:t>27.</w:t>
        </w:r>
        <w:r w:rsidRPr="008F150F">
          <w:rPr>
            <w:rFonts w:ascii="Calibri" w:hAnsi="Calibri"/>
            <w:noProof/>
            <w:rPrChange w:id="1866" w:author="Christopher Summerfield" w:date="2014-04-29T10:20:00Z">
              <w:rPr>
                <w:rFonts w:asciiTheme="majorHAnsi" w:hAnsiTheme="majorHAnsi"/>
                <w:b/>
                <w:sz w:val="27"/>
                <w:szCs w:val="20"/>
                <w:lang w:val="en-GB"/>
              </w:rPr>
            </w:rPrChange>
          </w:rPr>
          <w:tab/>
          <w:t xml:space="preserve">Holyoak, K.J. &amp; Cheng, P.W. Causal learning and inference as a rational process: the new synthesis. </w:t>
        </w:r>
        <w:r w:rsidRPr="008F150F">
          <w:rPr>
            <w:rFonts w:ascii="Calibri" w:hAnsi="Calibri"/>
            <w:i/>
            <w:noProof/>
            <w:rPrChange w:id="1867" w:author="Christopher Summerfield" w:date="2014-04-29T10:20:00Z">
              <w:rPr>
                <w:rFonts w:asciiTheme="majorHAnsi" w:hAnsiTheme="majorHAnsi"/>
                <w:b/>
                <w:sz w:val="27"/>
                <w:szCs w:val="20"/>
                <w:lang w:val="en-GB"/>
              </w:rPr>
            </w:rPrChange>
          </w:rPr>
          <w:t>Annu Rev Psychol</w:t>
        </w:r>
        <w:r w:rsidRPr="008F150F">
          <w:rPr>
            <w:rFonts w:ascii="Calibri" w:hAnsi="Calibri"/>
            <w:noProof/>
            <w:rPrChange w:id="1868"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869" w:author="Christopher Summerfield" w:date="2014-04-29T10:20:00Z">
              <w:rPr>
                <w:rFonts w:asciiTheme="majorHAnsi" w:hAnsiTheme="majorHAnsi"/>
                <w:b/>
                <w:sz w:val="27"/>
                <w:szCs w:val="20"/>
                <w:lang w:val="en-GB"/>
              </w:rPr>
            </w:rPrChange>
          </w:rPr>
          <w:t>62</w:t>
        </w:r>
        <w:r w:rsidRPr="008F150F">
          <w:rPr>
            <w:rFonts w:ascii="Calibri" w:hAnsi="Calibri"/>
            <w:noProof/>
            <w:rPrChange w:id="1870" w:author="Christopher Summerfield" w:date="2014-04-29T10:20:00Z">
              <w:rPr>
                <w:rFonts w:asciiTheme="majorHAnsi" w:hAnsiTheme="majorHAnsi"/>
                <w:b/>
                <w:sz w:val="27"/>
                <w:szCs w:val="20"/>
                <w:lang w:val="en-GB"/>
              </w:rPr>
            </w:rPrChange>
          </w:rPr>
          <w:t>, 135-163 (2011).</w:t>
        </w:r>
      </w:ins>
    </w:p>
    <w:p w:rsidR="001261CC" w:rsidRPr="001261CC" w:rsidRDefault="008F150F" w:rsidP="001261CC">
      <w:pPr>
        <w:ind w:left="720" w:hanging="720"/>
        <w:rPr>
          <w:ins w:id="1871" w:author="Christopher Summerfield" w:date="2014-04-29T10:20:00Z"/>
          <w:rFonts w:ascii="Calibri" w:hAnsi="Calibri"/>
          <w:noProof/>
          <w:rPrChange w:id="1872" w:author="Christopher Summerfield" w:date="2014-04-29T10:20:00Z">
            <w:rPr>
              <w:ins w:id="1873" w:author="Christopher Summerfield" w:date="2014-04-29T10:20:00Z"/>
              <w:rFonts w:asciiTheme="majorHAnsi" w:hAnsiTheme="majorHAnsi"/>
            </w:rPr>
          </w:rPrChange>
        </w:rPr>
      </w:pPr>
      <w:ins w:id="1874" w:author="Christopher Summerfield" w:date="2014-04-29T10:20:00Z">
        <w:r w:rsidRPr="008F150F">
          <w:rPr>
            <w:rFonts w:ascii="Calibri" w:hAnsi="Calibri"/>
            <w:noProof/>
            <w:rPrChange w:id="1875" w:author="Christopher Summerfield" w:date="2014-04-29T10:20:00Z">
              <w:rPr>
                <w:rFonts w:asciiTheme="majorHAnsi" w:hAnsiTheme="majorHAnsi"/>
                <w:b/>
                <w:sz w:val="27"/>
                <w:szCs w:val="20"/>
                <w:lang w:val="en-GB"/>
              </w:rPr>
            </w:rPrChange>
          </w:rPr>
          <w:t>28.</w:t>
        </w:r>
        <w:r w:rsidRPr="008F150F">
          <w:rPr>
            <w:rFonts w:ascii="Calibri" w:hAnsi="Calibri"/>
            <w:noProof/>
            <w:rPrChange w:id="1876" w:author="Christopher Summerfield" w:date="2014-04-29T10:20:00Z">
              <w:rPr>
                <w:rFonts w:asciiTheme="majorHAnsi" w:hAnsiTheme="majorHAnsi"/>
                <w:b/>
                <w:sz w:val="27"/>
                <w:szCs w:val="20"/>
                <w:lang w:val="en-GB"/>
              </w:rPr>
            </w:rPrChange>
          </w:rPr>
          <w:tab/>
          <w:t xml:space="preserve">Daw, N.D., Gershman, S.J., Seymour, B., Dayan, P. &amp; Dolan, R.J. Model-based influences on humans' choices and striatal prediction errors. </w:t>
        </w:r>
        <w:r w:rsidRPr="008F150F">
          <w:rPr>
            <w:rFonts w:ascii="Calibri" w:hAnsi="Calibri"/>
            <w:i/>
            <w:noProof/>
            <w:rPrChange w:id="1877" w:author="Christopher Summerfield" w:date="2014-04-29T10:20:00Z">
              <w:rPr>
                <w:rFonts w:asciiTheme="majorHAnsi" w:hAnsiTheme="majorHAnsi"/>
                <w:b/>
                <w:sz w:val="27"/>
                <w:szCs w:val="20"/>
                <w:lang w:val="en-GB"/>
              </w:rPr>
            </w:rPrChange>
          </w:rPr>
          <w:t>Neuron</w:t>
        </w:r>
        <w:r w:rsidRPr="008F150F">
          <w:rPr>
            <w:rFonts w:ascii="Calibri" w:hAnsi="Calibri"/>
            <w:noProof/>
            <w:rPrChange w:id="1878"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879" w:author="Christopher Summerfield" w:date="2014-04-29T10:20:00Z">
              <w:rPr>
                <w:rFonts w:asciiTheme="majorHAnsi" w:hAnsiTheme="majorHAnsi"/>
                <w:b/>
                <w:sz w:val="27"/>
                <w:szCs w:val="20"/>
                <w:lang w:val="en-GB"/>
              </w:rPr>
            </w:rPrChange>
          </w:rPr>
          <w:t>69</w:t>
        </w:r>
        <w:r w:rsidRPr="008F150F">
          <w:rPr>
            <w:rFonts w:ascii="Calibri" w:hAnsi="Calibri"/>
            <w:noProof/>
            <w:rPrChange w:id="1880" w:author="Christopher Summerfield" w:date="2014-04-29T10:20:00Z">
              <w:rPr>
                <w:rFonts w:asciiTheme="majorHAnsi" w:hAnsiTheme="majorHAnsi"/>
                <w:b/>
                <w:sz w:val="27"/>
                <w:szCs w:val="20"/>
                <w:lang w:val="en-GB"/>
              </w:rPr>
            </w:rPrChange>
          </w:rPr>
          <w:t>, 1204-1215 (2011).</w:t>
        </w:r>
      </w:ins>
    </w:p>
    <w:p w:rsidR="001261CC" w:rsidRPr="001261CC" w:rsidRDefault="008F150F" w:rsidP="001261CC">
      <w:pPr>
        <w:ind w:left="720" w:hanging="720"/>
        <w:rPr>
          <w:ins w:id="1881" w:author="Christopher Summerfield" w:date="2014-04-29T10:20:00Z"/>
          <w:rFonts w:ascii="Calibri" w:hAnsi="Calibri"/>
          <w:noProof/>
          <w:rPrChange w:id="1882" w:author="Christopher Summerfield" w:date="2014-04-29T10:20:00Z">
            <w:rPr>
              <w:ins w:id="1883" w:author="Christopher Summerfield" w:date="2014-04-29T10:20:00Z"/>
              <w:rFonts w:asciiTheme="majorHAnsi" w:hAnsiTheme="majorHAnsi"/>
            </w:rPr>
          </w:rPrChange>
        </w:rPr>
      </w:pPr>
      <w:ins w:id="1884" w:author="Christopher Summerfield" w:date="2014-04-29T10:20:00Z">
        <w:r w:rsidRPr="008F150F">
          <w:rPr>
            <w:rFonts w:ascii="Calibri" w:hAnsi="Calibri"/>
            <w:noProof/>
            <w:rPrChange w:id="1885" w:author="Christopher Summerfield" w:date="2014-04-29T10:20:00Z">
              <w:rPr>
                <w:rFonts w:asciiTheme="majorHAnsi" w:hAnsiTheme="majorHAnsi"/>
                <w:b/>
                <w:sz w:val="27"/>
                <w:szCs w:val="20"/>
                <w:lang w:val="en-GB"/>
              </w:rPr>
            </w:rPrChange>
          </w:rPr>
          <w:t>29.</w:t>
        </w:r>
        <w:r w:rsidRPr="008F150F">
          <w:rPr>
            <w:rFonts w:ascii="Calibri" w:hAnsi="Calibri"/>
            <w:noProof/>
            <w:rPrChange w:id="1886" w:author="Christopher Summerfield" w:date="2014-04-29T10:20:00Z">
              <w:rPr>
                <w:rFonts w:asciiTheme="majorHAnsi" w:hAnsiTheme="majorHAnsi"/>
                <w:b/>
                <w:sz w:val="27"/>
                <w:szCs w:val="20"/>
                <w:lang w:val="en-GB"/>
              </w:rPr>
            </w:rPrChange>
          </w:rPr>
          <w:tab/>
          <w:t xml:space="preserve">Glascher, J., Daw, N., Dayan, P. &amp; O'Doherty, J.P. States versus rewards: dissociable neural prediction error signals underlying model-based and model-free reinforcement learning. </w:t>
        </w:r>
        <w:r w:rsidRPr="008F150F">
          <w:rPr>
            <w:rFonts w:ascii="Calibri" w:hAnsi="Calibri"/>
            <w:i/>
            <w:noProof/>
            <w:rPrChange w:id="1887" w:author="Christopher Summerfield" w:date="2014-04-29T10:20:00Z">
              <w:rPr>
                <w:rFonts w:asciiTheme="majorHAnsi" w:hAnsiTheme="majorHAnsi"/>
                <w:b/>
                <w:sz w:val="27"/>
                <w:szCs w:val="20"/>
                <w:lang w:val="en-GB"/>
              </w:rPr>
            </w:rPrChange>
          </w:rPr>
          <w:t>Neuron</w:t>
        </w:r>
        <w:r w:rsidRPr="008F150F">
          <w:rPr>
            <w:rFonts w:ascii="Calibri" w:hAnsi="Calibri"/>
            <w:noProof/>
            <w:rPrChange w:id="1888"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889" w:author="Christopher Summerfield" w:date="2014-04-29T10:20:00Z">
              <w:rPr>
                <w:rFonts w:asciiTheme="majorHAnsi" w:hAnsiTheme="majorHAnsi"/>
                <w:b/>
                <w:sz w:val="27"/>
                <w:szCs w:val="20"/>
                <w:lang w:val="en-GB"/>
              </w:rPr>
            </w:rPrChange>
          </w:rPr>
          <w:t>66</w:t>
        </w:r>
        <w:r w:rsidRPr="008F150F">
          <w:rPr>
            <w:rFonts w:ascii="Calibri" w:hAnsi="Calibri"/>
            <w:noProof/>
            <w:rPrChange w:id="1890" w:author="Christopher Summerfield" w:date="2014-04-29T10:20:00Z">
              <w:rPr>
                <w:rFonts w:asciiTheme="majorHAnsi" w:hAnsiTheme="majorHAnsi"/>
                <w:b/>
                <w:sz w:val="27"/>
                <w:szCs w:val="20"/>
                <w:lang w:val="en-GB"/>
              </w:rPr>
            </w:rPrChange>
          </w:rPr>
          <w:t>, 585-595 (2010).</w:t>
        </w:r>
      </w:ins>
    </w:p>
    <w:p w:rsidR="001261CC" w:rsidRPr="001261CC" w:rsidRDefault="008F150F" w:rsidP="001261CC">
      <w:pPr>
        <w:ind w:left="720" w:hanging="720"/>
        <w:rPr>
          <w:ins w:id="1891" w:author="Christopher Summerfield" w:date="2014-04-29T10:20:00Z"/>
          <w:rFonts w:ascii="Calibri" w:hAnsi="Calibri"/>
          <w:noProof/>
          <w:rPrChange w:id="1892" w:author="Christopher Summerfield" w:date="2014-04-29T10:20:00Z">
            <w:rPr>
              <w:ins w:id="1893" w:author="Christopher Summerfield" w:date="2014-04-29T10:20:00Z"/>
              <w:rFonts w:asciiTheme="majorHAnsi" w:hAnsiTheme="majorHAnsi"/>
            </w:rPr>
          </w:rPrChange>
        </w:rPr>
      </w:pPr>
      <w:ins w:id="1894" w:author="Christopher Summerfield" w:date="2014-04-29T10:20:00Z">
        <w:r w:rsidRPr="008F150F">
          <w:rPr>
            <w:rFonts w:ascii="Calibri" w:hAnsi="Calibri"/>
            <w:noProof/>
            <w:rPrChange w:id="1895" w:author="Christopher Summerfield" w:date="2014-04-29T10:20:00Z">
              <w:rPr>
                <w:rFonts w:asciiTheme="majorHAnsi" w:hAnsiTheme="majorHAnsi"/>
                <w:b/>
                <w:sz w:val="27"/>
                <w:szCs w:val="20"/>
                <w:lang w:val="en-GB"/>
              </w:rPr>
            </w:rPrChange>
          </w:rPr>
          <w:t>30.</w:t>
        </w:r>
        <w:r w:rsidRPr="008F150F">
          <w:rPr>
            <w:rFonts w:ascii="Calibri" w:hAnsi="Calibri"/>
            <w:noProof/>
            <w:rPrChange w:id="1896" w:author="Christopher Summerfield" w:date="2014-04-29T10:20:00Z">
              <w:rPr>
                <w:rFonts w:asciiTheme="majorHAnsi" w:hAnsiTheme="majorHAnsi"/>
                <w:b/>
                <w:sz w:val="27"/>
                <w:szCs w:val="20"/>
                <w:lang w:val="en-GB"/>
              </w:rPr>
            </w:rPrChange>
          </w:rPr>
          <w:tab/>
          <w:t xml:space="preserve">Dolan, R.J. &amp; Dayan, P. Goals and habits in the brain. </w:t>
        </w:r>
        <w:r w:rsidRPr="008F150F">
          <w:rPr>
            <w:rFonts w:ascii="Calibri" w:hAnsi="Calibri"/>
            <w:i/>
            <w:noProof/>
            <w:rPrChange w:id="1897" w:author="Christopher Summerfield" w:date="2014-04-29T10:20:00Z">
              <w:rPr>
                <w:rFonts w:asciiTheme="majorHAnsi" w:hAnsiTheme="majorHAnsi"/>
                <w:b/>
                <w:sz w:val="27"/>
                <w:szCs w:val="20"/>
                <w:lang w:val="en-GB"/>
              </w:rPr>
            </w:rPrChange>
          </w:rPr>
          <w:t>Neuron</w:t>
        </w:r>
        <w:r w:rsidRPr="008F150F">
          <w:rPr>
            <w:rFonts w:ascii="Calibri" w:hAnsi="Calibri"/>
            <w:noProof/>
            <w:rPrChange w:id="1898"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899" w:author="Christopher Summerfield" w:date="2014-04-29T10:20:00Z">
              <w:rPr>
                <w:rFonts w:asciiTheme="majorHAnsi" w:hAnsiTheme="majorHAnsi"/>
                <w:b/>
                <w:sz w:val="27"/>
                <w:szCs w:val="20"/>
                <w:lang w:val="en-GB"/>
              </w:rPr>
            </w:rPrChange>
          </w:rPr>
          <w:t>80</w:t>
        </w:r>
        <w:r w:rsidRPr="008F150F">
          <w:rPr>
            <w:rFonts w:ascii="Calibri" w:hAnsi="Calibri"/>
            <w:noProof/>
            <w:rPrChange w:id="1900" w:author="Christopher Summerfield" w:date="2014-04-29T10:20:00Z">
              <w:rPr>
                <w:rFonts w:asciiTheme="majorHAnsi" w:hAnsiTheme="majorHAnsi"/>
                <w:b/>
                <w:sz w:val="27"/>
                <w:szCs w:val="20"/>
                <w:lang w:val="en-GB"/>
              </w:rPr>
            </w:rPrChange>
          </w:rPr>
          <w:t>, 312-325 (2013).</w:t>
        </w:r>
      </w:ins>
    </w:p>
    <w:p w:rsidR="001261CC" w:rsidRPr="001261CC" w:rsidRDefault="008F150F" w:rsidP="001261CC">
      <w:pPr>
        <w:ind w:left="720" w:hanging="720"/>
        <w:rPr>
          <w:ins w:id="1901" w:author="Christopher Summerfield" w:date="2014-04-29T10:20:00Z"/>
          <w:rFonts w:ascii="Calibri" w:hAnsi="Calibri"/>
          <w:noProof/>
          <w:rPrChange w:id="1902" w:author="Christopher Summerfield" w:date="2014-04-29T10:20:00Z">
            <w:rPr>
              <w:ins w:id="1903" w:author="Christopher Summerfield" w:date="2014-04-29T10:20:00Z"/>
              <w:rFonts w:asciiTheme="majorHAnsi" w:hAnsiTheme="majorHAnsi"/>
            </w:rPr>
          </w:rPrChange>
        </w:rPr>
      </w:pPr>
      <w:ins w:id="1904" w:author="Christopher Summerfield" w:date="2014-04-29T10:20:00Z">
        <w:r w:rsidRPr="008F150F">
          <w:rPr>
            <w:rFonts w:ascii="Calibri" w:hAnsi="Calibri"/>
            <w:noProof/>
            <w:rPrChange w:id="1905" w:author="Christopher Summerfield" w:date="2014-04-29T10:20:00Z">
              <w:rPr>
                <w:rFonts w:asciiTheme="majorHAnsi" w:hAnsiTheme="majorHAnsi"/>
                <w:b/>
                <w:sz w:val="27"/>
                <w:szCs w:val="20"/>
                <w:lang w:val="en-GB"/>
              </w:rPr>
            </w:rPrChange>
          </w:rPr>
          <w:t>31.</w:t>
        </w:r>
        <w:r w:rsidRPr="008F150F">
          <w:rPr>
            <w:rFonts w:ascii="Calibri" w:hAnsi="Calibri"/>
            <w:noProof/>
            <w:rPrChange w:id="1906" w:author="Christopher Summerfield" w:date="2014-04-29T10:20:00Z">
              <w:rPr>
                <w:rFonts w:asciiTheme="majorHAnsi" w:hAnsiTheme="majorHAnsi"/>
                <w:b/>
                <w:sz w:val="27"/>
                <w:szCs w:val="20"/>
                <w:lang w:val="en-GB"/>
              </w:rPr>
            </w:rPrChange>
          </w:rPr>
          <w:tab/>
          <w:t xml:space="preserve">Smittenaar, P., Fitzgerald, T.H., Romei, V., Wright, N.D. &amp; Dolan, R.J. Disruption of Dorsolateral Prefrontal Cortex Decreases Model-Based in Favor of Model-free Control in Humans. </w:t>
        </w:r>
        <w:r w:rsidRPr="008F150F">
          <w:rPr>
            <w:rFonts w:ascii="Calibri" w:hAnsi="Calibri"/>
            <w:i/>
            <w:noProof/>
            <w:rPrChange w:id="1907" w:author="Christopher Summerfield" w:date="2014-04-29T10:20:00Z">
              <w:rPr>
                <w:rFonts w:asciiTheme="majorHAnsi" w:hAnsiTheme="majorHAnsi"/>
                <w:b/>
                <w:sz w:val="27"/>
                <w:szCs w:val="20"/>
                <w:lang w:val="en-GB"/>
              </w:rPr>
            </w:rPrChange>
          </w:rPr>
          <w:t>Neuron</w:t>
        </w:r>
        <w:r w:rsidRPr="008F150F">
          <w:rPr>
            <w:rFonts w:ascii="Calibri" w:hAnsi="Calibri"/>
            <w:noProof/>
            <w:rPrChange w:id="1908" w:author="Christopher Summerfield" w:date="2014-04-29T10:20:00Z">
              <w:rPr>
                <w:rFonts w:asciiTheme="majorHAnsi" w:hAnsiTheme="majorHAnsi"/>
                <w:b/>
                <w:sz w:val="27"/>
                <w:szCs w:val="20"/>
                <w:lang w:val="en-GB"/>
              </w:rPr>
            </w:rPrChange>
          </w:rPr>
          <w:t xml:space="preserve"> (2013).</w:t>
        </w:r>
      </w:ins>
    </w:p>
    <w:p w:rsidR="001261CC" w:rsidRPr="001261CC" w:rsidRDefault="008F150F" w:rsidP="001261CC">
      <w:pPr>
        <w:ind w:left="720" w:hanging="720"/>
        <w:rPr>
          <w:ins w:id="1909" w:author="Christopher Summerfield" w:date="2014-04-29T10:20:00Z"/>
          <w:rFonts w:ascii="Calibri" w:hAnsi="Calibri"/>
          <w:noProof/>
          <w:rPrChange w:id="1910" w:author="Christopher Summerfield" w:date="2014-04-29T10:20:00Z">
            <w:rPr>
              <w:ins w:id="1911" w:author="Christopher Summerfield" w:date="2014-04-29T10:20:00Z"/>
              <w:rFonts w:asciiTheme="majorHAnsi" w:hAnsiTheme="majorHAnsi"/>
            </w:rPr>
          </w:rPrChange>
        </w:rPr>
      </w:pPr>
      <w:ins w:id="1912" w:author="Christopher Summerfield" w:date="2014-04-29T10:20:00Z">
        <w:r w:rsidRPr="008F150F">
          <w:rPr>
            <w:rFonts w:ascii="Calibri" w:hAnsi="Calibri"/>
            <w:noProof/>
            <w:rPrChange w:id="1913" w:author="Christopher Summerfield" w:date="2014-04-29T10:20:00Z">
              <w:rPr>
                <w:rFonts w:asciiTheme="majorHAnsi" w:hAnsiTheme="majorHAnsi"/>
                <w:b/>
                <w:sz w:val="27"/>
                <w:szCs w:val="20"/>
                <w:lang w:val="en-GB"/>
              </w:rPr>
            </w:rPrChange>
          </w:rPr>
          <w:t>32.</w:t>
        </w:r>
        <w:r w:rsidRPr="008F150F">
          <w:rPr>
            <w:rFonts w:ascii="Calibri" w:hAnsi="Calibri"/>
            <w:noProof/>
            <w:rPrChange w:id="1914" w:author="Christopher Summerfield" w:date="2014-04-29T10:20:00Z">
              <w:rPr>
                <w:rFonts w:asciiTheme="majorHAnsi" w:hAnsiTheme="majorHAnsi"/>
                <w:b/>
                <w:sz w:val="27"/>
                <w:szCs w:val="20"/>
                <w:lang w:val="en-GB"/>
              </w:rPr>
            </w:rPrChange>
          </w:rPr>
          <w:tab/>
          <w:t>Corlett, P.R.</w:t>
        </w:r>
        <w:r w:rsidRPr="008F150F">
          <w:rPr>
            <w:rFonts w:ascii="Calibri" w:hAnsi="Calibri"/>
            <w:i/>
            <w:noProof/>
            <w:rPrChange w:id="1915" w:author="Christopher Summerfield" w:date="2014-04-29T10:20:00Z">
              <w:rPr>
                <w:rFonts w:asciiTheme="majorHAnsi" w:hAnsiTheme="majorHAnsi"/>
                <w:b/>
                <w:sz w:val="27"/>
                <w:szCs w:val="20"/>
                <w:lang w:val="en-GB"/>
              </w:rPr>
            </w:rPrChange>
          </w:rPr>
          <w:t>, et al.</w:t>
        </w:r>
        <w:r w:rsidRPr="008F150F">
          <w:rPr>
            <w:rFonts w:ascii="Calibri" w:hAnsi="Calibri"/>
            <w:noProof/>
            <w:rPrChange w:id="1916" w:author="Christopher Summerfield" w:date="2014-04-29T10:20:00Z">
              <w:rPr>
                <w:rFonts w:asciiTheme="majorHAnsi" w:hAnsiTheme="majorHAnsi"/>
                <w:b/>
                <w:sz w:val="27"/>
                <w:szCs w:val="20"/>
                <w:lang w:val="en-GB"/>
              </w:rPr>
            </w:rPrChange>
          </w:rPr>
          <w:t xml:space="preserve"> Prediction error during retrospective revaluation of causal associations in humans: fMRI evidence in favor of an associative model of learning. </w:t>
        </w:r>
        <w:r w:rsidRPr="008F150F">
          <w:rPr>
            <w:rFonts w:ascii="Calibri" w:hAnsi="Calibri"/>
            <w:i/>
            <w:noProof/>
            <w:rPrChange w:id="1917" w:author="Christopher Summerfield" w:date="2014-04-29T10:20:00Z">
              <w:rPr>
                <w:rFonts w:asciiTheme="majorHAnsi" w:hAnsiTheme="majorHAnsi"/>
                <w:b/>
                <w:sz w:val="27"/>
                <w:szCs w:val="20"/>
                <w:lang w:val="en-GB"/>
              </w:rPr>
            </w:rPrChange>
          </w:rPr>
          <w:t>Neuron</w:t>
        </w:r>
        <w:r w:rsidRPr="008F150F">
          <w:rPr>
            <w:rFonts w:ascii="Calibri" w:hAnsi="Calibri"/>
            <w:noProof/>
            <w:rPrChange w:id="1918"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919" w:author="Christopher Summerfield" w:date="2014-04-29T10:20:00Z">
              <w:rPr>
                <w:rFonts w:asciiTheme="majorHAnsi" w:hAnsiTheme="majorHAnsi"/>
                <w:b/>
                <w:sz w:val="27"/>
                <w:szCs w:val="20"/>
                <w:lang w:val="en-GB"/>
              </w:rPr>
            </w:rPrChange>
          </w:rPr>
          <w:t>44</w:t>
        </w:r>
        <w:r w:rsidRPr="008F150F">
          <w:rPr>
            <w:rFonts w:ascii="Calibri" w:hAnsi="Calibri"/>
            <w:noProof/>
            <w:rPrChange w:id="1920" w:author="Christopher Summerfield" w:date="2014-04-29T10:20:00Z">
              <w:rPr>
                <w:rFonts w:asciiTheme="majorHAnsi" w:hAnsiTheme="majorHAnsi"/>
                <w:b/>
                <w:sz w:val="27"/>
                <w:szCs w:val="20"/>
                <w:lang w:val="en-GB"/>
              </w:rPr>
            </w:rPrChange>
          </w:rPr>
          <w:t>, 877-888 (2004).</w:t>
        </w:r>
      </w:ins>
    </w:p>
    <w:p w:rsidR="001261CC" w:rsidRPr="001261CC" w:rsidRDefault="008F150F" w:rsidP="001261CC">
      <w:pPr>
        <w:ind w:left="720" w:hanging="720"/>
        <w:rPr>
          <w:ins w:id="1921" w:author="Christopher Summerfield" w:date="2014-04-29T10:20:00Z"/>
          <w:rFonts w:ascii="Calibri" w:hAnsi="Calibri"/>
          <w:noProof/>
          <w:rPrChange w:id="1922" w:author="Christopher Summerfield" w:date="2014-04-29T10:20:00Z">
            <w:rPr>
              <w:ins w:id="1923" w:author="Christopher Summerfield" w:date="2014-04-29T10:20:00Z"/>
              <w:rFonts w:asciiTheme="majorHAnsi" w:hAnsiTheme="majorHAnsi"/>
            </w:rPr>
          </w:rPrChange>
        </w:rPr>
      </w:pPr>
      <w:ins w:id="1924" w:author="Christopher Summerfield" w:date="2014-04-29T10:20:00Z">
        <w:r w:rsidRPr="008F150F">
          <w:rPr>
            <w:rFonts w:ascii="Calibri" w:hAnsi="Calibri"/>
            <w:noProof/>
            <w:rPrChange w:id="1925" w:author="Christopher Summerfield" w:date="2014-04-29T10:20:00Z">
              <w:rPr>
                <w:rFonts w:asciiTheme="majorHAnsi" w:hAnsiTheme="majorHAnsi"/>
                <w:b/>
                <w:sz w:val="27"/>
                <w:szCs w:val="20"/>
                <w:lang w:val="en-GB"/>
              </w:rPr>
            </w:rPrChange>
          </w:rPr>
          <w:t>33.</w:t>
        </w:r>
        <w:r w:rsidRPr="008F150F">
          <w:rPr>
            <w:rFonts w:ascii="Calibri" w:hAnsi="Calibri"/>
            <w:noProof/>
            <w:rPrChange w:id="1926" w:author="Christopher Summerfield" w:date="2014-04-29T10:20:00Z">
              <w:rPr>
                <w:rFonts w:asciiTheme="majorHAnsi" w:hAnsiTheme="majorHAnsi"/>
                <w:b/>
                <w:sz w:val="27"/>
                <w:szCs w:val="20"/>
                <w:lang w:val="en-GB"/>
              </w:rPr>
            </w:rPrChange>
          </w:rPr>
          <w:tab/>
          <w:t>Turner, D.C.</w:t>
        </w:r>
        <w:r w:rsidRPr="008F150F">
          <w:rPr>
            <w:rFonts w:ascii="Calibri" w:hAnsi="Calibri"/>
            <w:i/>
            <w:noProof/>
            <w:rPrChange w:id="1927" w:author="Christopher Summerfield" w:date="2014-04-29T10:20:00Z">
              <w:rPr>
                <w:rFonts w:asciiTheme="majorHAnsi" w:hAnsiTheme="majorHAnsi"/>
                <w:b/>
                <w:sz w:val="27"/>
                <w:szCs w:val="20"/>
                <w:lang w:val="en-GB"/>
              </w:rPr>
            </w:rPrChange>
          </w:rPr>
          <w:t>, et al.</w:t>
        </w:r>
        <w:r w:rsidRPr="008F150F">
          <w:rPr>
            <w:rFonts w:ascii="Calibri" w:hAnsi="Calibri"/>
            <w:noProof/>
            <w:rPrChange w:id="1928" w:author="Christopher Summerfield" w:date="2014-04-29T10:20:00Z">
              <w:rPr>
                <w:rFonts w:asciiTheme="majorHAnsi" w:hAnsiTheme="majorHAnsi"/>
                <w:b/>
                <w:sz w:val="27"/>
                <w:szCs w:val="20"/>
                <w:lang w:val="en-GB"/>
              </w:rPr>
            </w:rPrChange>
          </w:rPr>
          <w:t xml:space="preserve"> The role of the lateral frontal cortex in causal associative learning: exploring preventative and super-learning. </w:t>
        </w:r>
        <w:r w:rsidRPr="008F150F">
          <w:rPr>
            <w:rFonts w:ascii="Calibri" w:hAnsi="Calibri"/>
            <w:i/>
            <w:noProof/>
            <w:rPrChange w:id="1929" w:author="Christopher Summerfield" w:date="2014-04-29T10:20:00Z">
              <w:rPr>
                <w:rFonts w:asciiTheme="majorHAnsi" w:hAnsiTheme="majorHAnsi"/>
                <w:b/>
                <w:sz w:val="27"/>
                <w:szCs w:val="20"/>
                <w:lang w:val="en-GB"/>
              </w:rPr>
            </w:rPrChange>
          </w:rPr>
          <w:t>Cereb Cortex</w:t>
        </w:r>
        <w:r w:rsidRPr="008F150F">
          <w:rPr>
            <w:rFonts w:ascii="Calibri" w:hAnsi="Calibri"/>
            <w:noProof/>
            <w:rPrChange w:id="1930"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931" w:author="Christopher Summerfield" w:date="2014-04-29T10:20:00Z">
              <w:rPr>
                <w:rFonts w:asciiTheme="majorHAnsi" w:hAnsiTheme="majorHAnsi"/>
                <w:b/>
                <w:sz w:val="27"/>
                <w:szCs w:val="20"/>
                <w:lang w:val="en-GB"/>
              </w:rPr>
            </w:rPrChange>
          </w:rPr>
          <w:t>14</w:t>
        </w:r>
        <w:r w:rsidRPr="008F150F">
          <w:rPr>
            <w:rFonts w:ascii="Calibri" w:hAnsi="Calibri"/>
            <w:noProof/>
            <w:rPrChange w:id="1932" w:author="Christopher Summerfield" w:date="2014-04-29T10:20:00Z">
              <w:rPr>
                <w:rFonts w:asciiTheme="majorHAnsi" w:hAnsiTheme="majorHAnsi"/>
                <w:b/>
                <w:sz w:val="27"/>
                <w:szCs w:val="20"/>
                <w:lang w:val="en-GB"/>
              </w:rPr>
            </w:rPrChange>
          </w:rPr>
          <w:t>, 872-880 (2004).</w:t>
        </w:r>
      </w:ins>
    </w:p>
    <w:p w:rsidR="001261CC" w:rsidRPr="001261CC" w:rsidRDefault="008F150F" w:rsidP="001261CC">
      <w:pPr>
        <w:ind w:left="720" w:hanging="720"/>
        <w:rPr>
          <w:ins w:id="1933" w:author="Christopher Summerfield" w:date="2014-04-29T10:20:00Z"/>
          <w:rFonts w:ascii="Calibri" w:hAnsi="Calibri"/>
          <w:noProof/>
          <w:rPrChange w:id="1934" w:author="Christopher Summerfield" w:date="2014-04-29T10:20:00Z">
            <w:rPr>
              <w:ins w:id="1935" w:author="Christopher Summerfield" w:date="2014-04-29T10:20:00Z"/>
              <w:rFonts w:asciiTheme="majorHAnsi" w:hAnsiTheme="majorHAnsi"/>
            </w:rPr>
          </w:rPrChange>
        </w:rPr>
      </w:pPr>
      <w:ins w:id="1936" w:author="Christopher Summerfield" w:date="2014-04-29T10:20:00Z">
        <w:r w:rsidRPr="008F150F">
          <w:rPr>
            <w:rFonts w:ascii="Calibri" w:hAnsi="Calibri"/>
            <w:noProof/>
            <w:rPrChange w:id="1937" w:author="Christopher Summerfield" w:date="2014-04-29T10:20:00Z">
              <w:rPr>
                <w:rFonts w:asciiTheme="majorHAnsi" w:hAnsiTheme="majorHAnsi"/>
                <w:b/>
                <w:sz w:val="27"/>
                <w:szCs w:val="20"/>
                <w:lang w:val="en-GB"/>
              </w:rPr>
            </w:rPrChange>
          </w:rPr>
          <w:t>34.</w:t>
        </w:r>
        <w:r w:rsidRPr="008F150F">
          <w:rPr>
            <w:rFonts w:ascii="Calibri" w:hAnsi="Calibri"/>
            <w:noProof/>
            <w:rPrChange w:id="1938" w:author="Christopher Summerfield" w:date="2014-04-29T10:20:00Z">
              <w:rPr>
                <w:rFonts w:asciiTheme="majorHAnsi" w:hAnsiTheme="majorHAnsi"/>
                <w:b/>
                <w:sz w:val="27"/>
                <w:szCs w:val="20"/>
                <w:lang w:val="en-GB"/>
              </w:rPr>
            </w:rPrChange>
          </w:rPr>
          <w:tab/>
          <w:t>Crescentini, C.</w:t>
        </w:r>
        <w:r w:rsidRPr="008F150F">
          <w:rPr>
            <w:rFonts w:ascii="Calibri" w:hAnsi="Calibri"/>
            <w:i/>
            <w:noProof/>
            <w:rPrChange w:id="1939" w:author="Christopher Summerfield" w:date="2014-04-29T10:20:00Z">
              <w:rPr>
                <w:rFonts w:asciiTheme="majorHAnsi" w:hAnsiTheme="majorHAnsi"/>
                <w:b/>
                <w:sz w:val="27"/>
                <w:szCs w:val="20"/>
                <w:lang w:val="en-GB"/>
              </w:rPr>
            </w:rPrChange>
          </w:rPr>
          <w:t>, et al.</w:t>
        </w:r>
        <w:r w:rsidRPr="008F150F">
          <w:rPr>
            <w:rFonts w:ascii="Calibri" w:hAnsi="Calibri"/>
            <w:noProof/>
            <w:rPrChange w:id="1940" w:author="Christopher Summerfield" w:date="2014-04-29T10:20:00Z">
              <w:rPr>
                <w:rFonts w:asciiTheme="majorHAnsi" w:hAnsiTheme="majorHAnsi"/>
                <w:b/>
                <w:sz w:val="27"/>
                <w:szCs w:val="20"/>
                <w:lang w:val="en-GB"/>
              </w:rPr>
            </w:rPrChange>
          </w:rPr>
          <w:t xml:space="preserve"> Mechanisms of rule acquisition and rule following in inductive reasoning. </w:t>
        </w:r>
        <w:r w:rsidRPr="008F150F">
          <w:rPr>
            <w:rFonts w:ascii="Calibri" w:hAnsi="Calibri"/>
            <w:i/>
            <w:noProof/>
            <w:rPrChange w:id="1941" w:author="Christopher Summerfield" w:date="2014-04-29T10:20:00Z">
              <w:rPr>
                <w:rFonts w:asciiTheme="majorHAnsi" w:hAnsiTheme="majorHAnsi"/>
                <w:b/>
                <w:sz w:val="27"/>
                <w:szCs w:val="20"/>
                <w:lang w:val="en-GB"/>
              </w:rPr>
            </w:rPrChange>
          </w:rPr>
          <w:t>J Neurosci</w:t>
        </w:r>
        <w:r w:rsidRPr="008F150F">
          <w:rPr>
            <w:rFonts w:ascii="Calibri" w:hAnsi="Calibri"/>
            <w:noProof/>
            <w:rPrChange w:id="1942"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943" w:author="Christopher Summerfield" w:date="2014-04-29T10:20:00Z">
              <w:rPr>
                <w:rFonts w:asciiTheme="majorHAnsi" w:hAnsiTheme="majorHAnsi"/>
                <w:b/>
                <w:sz w:val="27"/>
                <w:szCs w:val="20"/>
                <w:lang w:val="en-GB"/>
              </w:rPr>
            </w:rPrChange>
          </w:rPr>
          <w:t>31</w:t>
        </w:r>
        <w:r w:rsidRPr="008F150F">
          <w:rPr>
            <w:rFonts w:ascii="Calibri" w:hAnsi="Calibri"/>
            <w:noProof/>
            <w:rPrChange w:id="1944" w:author="Christopher Summerfield" w:date="2014-04-29T10:20:00Z">
              <w:rPr>
                <w:rFonts w:asciiTheme="majorHAnsi" w:hAnsiTheme="majorHAnsi"/>
                <w:b/>
                <w:sz w:val="27"/>
                <w:szCs w:val="20"/>
                <w:lang w:val="en-GB"/>
              </w:rPr>
            </w:rPrChange>
          </w:rPr>
          <w:t>, 7763-7774 (2011).</w:t>
        </w:r>
      </w:ins>
    </w:p>
    <w:p w:rsidR="001261CC" w:rsidRPr="001261CC" w:rsidRDefault="008F150F" w:rsidP="001261CC">
      <w:pPr>
        <w:ind w:left="720" w:hanging="720"/>
        <w:rPr>
          <w:ins w:id="1945" w:author="Christopher Summerfield" w:date="2014-04-29T10:20:00Z"/>
          <w:rFonts w:ascii="Calibri" w:hAnsi="Calibri"/>
          <w:noProof/>
          <w:rPrChange w:id="1946" w:author="Christopher Summerfield" w:date="2014-04-29T10:20:00Z">
            <w:rPr>
              <w:ins w:id="1947" w:author="Christopher Summerfield" w:date="2014-04-29T10:20:00Z"/>
              <w:rFonts w:asciiTheme="majorHAnsi" w:hAnsiTheme="majorHAnsi"/>
            </w:rPr>
          </w:rPrChange>
        </w:rPr>
      </w:pPr>
      <w:ins w:id="1948" w:author="Christopher Summerfield" w:date="2014-04-29T10:20:00Z">
        <w:r w:rsidRPr="008F150F">
          <w:rPr>
            <w:rFonts w:ascii="Calibri" w:hAnsi="Calibri"/>
            <w:noProof/>
            <w:rPrChange w:id="1949" w:author="Christopher Summerfield" w:date="2014-04-29T10:20:00Z">
              <w:rPr>
                <w:rFonts w:asciiTheme="majorHAnsi" w:hAnsiTheme="majorHAnsi"/>
                <w:b/>
                <w:sz w:val="27"/>
                <w:szCs w:val="20"/>
                <w:lang w:val="en-GB"/>
              </w:rPr>
            </w:rPrChange>
          </w:rPr>
          <w:t>35.</w:t>
        </w:r>
        <w:r w:rsidRPr="008F150F">
          <w:rPr>
            <w:rFonts w:ascii="Calibri" w:hAnsi="Calibri"/>
            <w:noProof/>
            <w:rPrChange w:id="1950" w:author="Christopher Summerfield" w:date="2014-04-29T10:20:00Z">
              <w:rPr>
                <w:rFonts w:asciiTheme="majorHAnsi" w:hAnsiTheme="majorHAnsi"/>
                <w:b/>
                <w:sz w:val="27"/>
                <w:szCs w:val="20"/>
                <w:lang w:val="en-GB"/>
              </w:rPr>
            </w:rPrChange>
          </w:rPr>
          <w:tab/>
          <w:t xml:space="preserve">Hampshire, A., Thompson, R., Duncan, J. &amp; Owen, A.M. Lateral prefrontal cortex subregions make dissociable contributions during fluid reasoning. </w:t>
        </w:r>
        <w:r w:rsidRPr="008F150F">
          <w:rPr>
            <w:rFonts w:ascii="Calibri" w:hAnsi="Calibri"/>
            <w:i/>
            <w:noProof/>
            <w:rPrChange w:id="1951" w:author="Christopher Summerfield" w:date="2014-04-29T10:20:00Z">
              <w:rPr>
                <w:rFonts w:asciiTheme="majorHAnsi" w:hAnsiTheme="majorHAnsi"/>
                <w:b/>
                <w:sz w:val="27"/>
                <w:szCs w:val="20"/>
                <w:lang w:val="en-GB"/>
              </w:rPr>
            </w:rPrChange>
          </w:rPr>
          <w:t>Cereb Cortex</w:t>
        </w:r>
        <w:r w:rsidRPr="008F150F">
          <w:rPr>
            <w:rFonts w:ascii="Calibri" w:hAnsi="Calibri"/>
            <w:noProof/>
            <w:rPrChange w:id="1952"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953" w:author="Christopher Summerfield" w:date="2014-04-29T10:20:00Z">
              <w:rPr>
                <w:rFonts w:asciiTheme="majorHAnsi" w:hAnsiTheme="majorHAnsi"/>
                <w:b/>
                <w:sz w:val="27"/>
                <w:szCs w:val="20"/>
                <w:lang w:val="en-GB"/>
              </w:rPr>
            </w:rPrChange>
          </w:rPr>
          <w:t>21</w:t>
        </w:r>
        <w:r w:rsidRPr="008F150F">
          <w:rPr>
            <w:rFonts w:ascii="Calibri" w:hAnsi="Calibri"/>
            <w:noProof/>
            <w:rPrChange w:id="1954" w:author="Christopher Summerfield" w:date="2014-04-29T10:20:00Z">
              <w:rPr>
                <w:rFonts w:asciiTheme="majorHAnsi" w:hAnsiTheme="majorHAnsi"/>
                <w:b/>
                <w:sz w:val="27"/>
                <w:szCs w:val="20"/>
                <w:lang w:val="en-GB"/>
              </w:rPr>
            </w:rPrChange>
          </w:rPr>
          <w:t>, 1-10 (2011).</w:t>
        </w:r>
      </w:ins>
    </w:p>
    <w:p w:rsidR="001261CC" w:rsidRPr="001261CC" w:rsidRDefault="008F150F" w:rsidP="001261CC">
      <w:pPr>
        <w:ind w:left="720" w:hanging="720"/>
        <w:rPr>
          <w:ins w:id="1955" w:author="Christopher Summerfield" w:date="2014-04-29T10:20:00Z"/>
          <w:rFonts w:ascii="Calibri" w:hAnsi="Calibri"/>
          <w:noProof/>
          <w:rPrChange w:id="1956" w:author="Christopher Summerfield" w:date="2014-04-29T10:20:00Z">
            <w:rPr>
              <w:ins w:id="1957" w:author="Christopher Summerfield" w:date="2014-04-29T10:20:00Z"/>
              <w:rFonts w:asciiTheme="majorHAnsi" w:hAnsiTheme="majorHAnsi"/>
            </w:rPr>
          </w:rPrChange>
        </w:rPr>
      </w:pPr>
      <w:ins w:id="1958" w:author="Christopher Summerfield" w:date="2014-04-29T10:20:00Z">
        <w:r w:rsidRPr="008F150F">
          <w:rPr>
            <w:rFonts w:ascii="Calibri" w:hAnsi="Calibri"/>
            <w:noProof/>
            <w:rPrChange w:id="1959" w:author="Christopher Summerfield" w:date="2014-04-29T10:20:00Z">
              <w:rPr>
                <w:rFonts w:asciiTheme="majorHAnsi" w:hAnsiTheme="majorHAnsi"/>
                <w:b/>
                <w:sz w:val="27"/>
                <w:szCs w:val="20"/>
                <w:lang w:val="en-GB"/>
              </w:rPr>
            </w:rPrChange>
          </w:rPr>
          <w:t>36.</w:t>
        </w:r>
        <w:r w:rsidRPr="008F150F">
          <w:rPr>
            <w:rFonts w:ascii="Calibri" w:hAnsi="Calibri"/>
            <w:noProof/>
            <w:rPrChange w:id="1960" w:author="Christopher Summerfield" w:date="2014-04-29T10:20:00Z">
              <w:rPr>
                <w:rFonts w:asciiTheme="majorHAnsi" w:hAnsiTheme="majorHAnsi"/>
                <w:b/>
                <w:sz w:val="27"/>
                <w:szCs w:val="20"/>
                <w:lang w:val="en-GB"/>
              </w:rPr>
            </w:rPrChange>
          </w:rPr>
          <w:tab/>
          <w:t xml:space="preserve">Goel, V. &amp; Dolan, R.J. Differential involvement of left prefrontal cortex in inductive and deductive reasoning. </w:t>
        </w:r>
        <w:r w:rsidRPr="008F150F">
          <w:rPr>
            <w:rFonts w:ascii="Calibri" w:hAnsi="Calibri"/>
            <w:i/>
            <w:noProof/>
            <w:rPrChange w:id="1961" w:author="Christopher Summerfield" w:date="2014-04-29T10:20:00Z">
              <w:rPr>
                <w:rFonts w:asciiTheme="majorHAnsi" w:hAnsiTheme="majorHAnsi"/>
                <w:b/>
                <w:sz w:val="27"/>
                <w:szCs w:val="20"/>
                <w:lang w:val="en-GB"/>
              </w:rPr>
            </w:rPrChange>
          </w:rPr>
          <w:t>Cognition</w:t>
        </w:r>
        <w:r w:rsidRPr="008F150F">
          <w:rPr>
            <w:rFonts w:ascii="Calibri" w:hAnsi="Calibri"/>
            <w:noProof/>
            <w:rPrChange w:id="1962"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963" w:author="Christopher Summerfield" w:date="2014-04-29T10:20:00Z">
              <w:rPr>
                <w:rFonts w:asciiTheme="majorHAnsi" w:hAnsiTheme="majorHAnsi"/>
                <w:b/>
                <w:sz w:val="27"/>
                <w:szCs w:val="20"/>
                <w:lang w:val="en-GB"/>
              </w:rPr>
            </w:rPrChange>
          </w:rPr>
          <w:t>93</w:t>
        </w:r>
        <w:r w:rsidRPr="008F150F">
          <w:rPr>
            <w:rFonts w:ascii="Calibri" w:hAnsi="Calibri"/>
            <w:noProof/>
            <w:rPrChange w:id="1964" w:author="Christopher Summerfield" w:date="2014-04-29T10:20:00Z">
              <w:rPr>
                <w:rFonts w:asciiTheme="majorHAnsi" w:hAnsiTheme="majorHAnsi"/>
                <w:b/>
                <w:sz w:val="27"/>
                <w:szCs w:val="20"/>
                <w:lang w:val="en-GB"/>
              </w:rPr>
            </w:rPrChange>
          </w:rPr>
          <w:t>, B109-121 (2004).</w:t>
        </w:r>
      </w:ins>
    </w:p>
    <w:p w:rsidR="001261CC" w:rsidRPr="001261CC" w:rsidRDefault="008F150F" w:rsidP="001261CC">
      <w:pPr>
        <w:ind w:left="720" w:hanging="720"/>
        <w:rPr>
          <w:ins w:id="1965" w:author="Christopher Summerfield" w:date="2014-04-29T10:20:00Z"/>
          <w:rFonts w:ascii="Calibri" w:hAnsi="Calibri"/>
          <w:noProof/>
          <w:rPrChange w:id="1966" w:author="Christopher Summerfield" w:date="2014-04-29T10:20:00Z">
            <w:rPr>
              <w:ins w:id="1967" w:author="Christopher Summerfield" w:date="2014-04-29T10:20:00Z"/>
              <w:rFonts w:asciiTheme="majorHAnsi" w:hAnsiTheme="majorHAnsi"/>
            </w:rPr>
          </w:rPrChange>
        </w:rPr>
      </w:pPr>
      <w:ins w:id="1968" w:author="Christopher Summerfield" w:date="2014-04-29T10:20:00Z">
        <w:r w:rsidRPr="008F150F">
          <w:rPr>
            <w:rFonts w:ascii="Calibri" w:hAnsi="Calibri"/>
            <w:noProof/>
            <w:rPrChange w:id="1969" w:author="Christopher Summerfield" w:date="2014-04-29T10:20:00Z">
              <w:rPr>
                <w:rFonts w:asciiTheme="majorHAnsi" w:hAnsiTheme="majorHAnsi"/>
                <w:b/>
                <w:sz w:val="27"/>
                <w:szCs w:val="20"/>
                <w:lang w:val="en-GB"/>
              </w:rPr>
            </w:rPrChange>
          </w:rPr>
          <w:t>37.</w:t>
        </w:r>
        <w:r w:rsidRPr="008F150F">
          <w:rPr>
            <w:rFonts w:ascii="Calibri" w:hAnsi="Calibri"/>
            <w:noProof/>
            <w:rPrChange w:id="1970" w:author="Christopher Summerfield" w:date="2014-04-29T10:20:00Z">
              <w:rPr>
                <w:rFonts w:asciiTheme="majorHAnsi" w:hAnsiTheme="majorHAnsi"/>
                <w:b/>
                <w:sz w:val="27"/>
                <w:szCs w:val="20"/>
                <w:lang w:val="en-GB"/>
              </w:rPr>
            </w:rPrChange>
          </w:rPr>
          <w:tab/>
          <w:t xml:space="preserve">Reverberi, C., D'Agostini, S., Skrap, M. &amp; Shallice, T. Generation and recognition of abstract rules in different frontal lobe subgroups. </w:t>
        </w:r>
        <w:r w:rsidRPr="008F150F">
          <w:rPr>
            <w:rFonts w:ascii="Calibri" w:hAnsi="Calibri"/>
            <w:i/>
            <w:noProof/>
            <w:rPrChange w:id="1971" w:author="Christopher Summerfield" w:date="2014-04-29T10:20:00Z">
              <w:rPr>
                <w:rFonts w:asciiTheme="majorHAnsi" w:hAnsiTheme="majorHAnsi"/>
                <w:b/>
                <w:sz w:val="27"/>
                <w:szCs w:val="20"/>
                <w:lang w:val="en-GB"/>
              </w:rPr>
            </w:rPrChange>
          </w:rPr>
          <w:t>Neuropsychologia</w:t>
        </w:r>
        <w:r w:rsidRPr="008F150F">
          <w:rPr>
            <w:rFonts w:ascii="Calibri" w:hAnsi="Calibri"/>
            <w:noProof/>
            <w:rPrChange w:id="1972"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973" w:author="Christopher Summerfield" w:date="2014-04-29T10:20:00Z">
              <w:rPr>
                <w:rFonts w:asciiTheme="majorHAnsi" w:hAnsiTheme="majorHAnsi"/>
                <w:b/>
                <w:sz w:val="27"/>
                <w:szCs w:val="20"/>
                <w:lang w:val="en-GB"/>
              </w:rPr>
            </w:rPrChange>
          </w:rPr>
          <w:t>43</w:t>
        </w:r>
        <w:r w:rsidRPr="008F150F">
          <w:rPr>
            <w:rFonts w:ascii="Calibri" w:hAnsi="Calibri"/>
            <w:noProof/>
            <w:rPrChange w:id="1974" w:author="Christopher Summerfield" w:date="2014-04-29T10:20:00Z">
              <w:rPr>
                <w:rFonts w:asciiTheme="majorHAnsi" w:hAnsiTheme="majorHAnsi"/>
                <w:b/>
                <w:sz w:val="27"/>
                <w:szCs w:val="20"/>
                <w:lang w:val="en-GB"/>
              </w:rPr>
            </w:rPrChange>
          </w:rPr>
          <w:t>, 1924-1937 (2005).</w:t>
        </w:r>
      </w:ins>
    </w:p>
    <w:p w:rsidR="001261CC" w:rsidRPr="001261CC" w:rsidRDefault="008F150F" w:rsidP="001261CC">
      <w:pPr>
        <w:ind w:left="720" w:hanging="720"/>
        <w:rPr>
          <w:ins w:id="1975" w:author="Christopher Summerfield" w:date="2014-04-29T10:20:00Z"/>
          <w:rFonts w:ascii="Calibri" w:hAnsi="Calibri"/>
          <w:noProof/>
          <w:rPrChange w:id="1976" w:author="Christopher Summerfield" w:date="2014-04-29T10:20:00Z">
            <w:rPr>
              <w:ins w:id="1977" w:author="Christopher Summerfield" w:date="2014-04-29T10:20:00Z"/>
              <w:rFonts w:asciiTheme="majorHAnsi" w:hAnsiTheme="majorHAnsi"/>
            </w:rPr>
          </w:rPrChange>
        </w:rPr>
      </w:pPr>
      <w:ins w:id="1978" w:author="Christopher Summerfield" w:date="2014-04-29T10:20:00Z">
        <w:r w:rsidRPr="008F150F">
          <w:rPr>
            <w:rFonts w:ascii="Calibri" w:hAnsi="Calibri"/>
            <w:noProof/>
            <w:rPrChange w:id="1979" w:author="Christopher Summerfield" w:date="2014-04-29T10:20:00Z">
              <w:rPr>
                <w:rFonts w:asciiTheme="majorHAnsi" w:hAnsiTheme="majorHAnsi"/>
                <w:b/>
                <w:sz w:val="27"/>
                <w:szCs w:val="20"/>
                <w:lang w:val="en-GB"/>
              </w:rPr>
            </w:rPrChange>
          </w:rPr>
          <w:t>38.</w:t>
        </w:r>
        <w:r w:rsidRPr="008F150F">
          <w:rPr>
            <w:rFonts w:ascii="Calibri" w:hAnsi="Calibri"/>
            <w:noProof/>
            <w:rPrChange w:id="1980" w:author="Christopher Summerfield" w:date="2014-04-29T10:20:00Z">
              <w:rPr>
                <w:rFonts w:asciiTheme="majorHAnsi" w:hAnsiTheme="majorHAnsi"/>
                <w:b/>
                <w:sz w:val="27"/>
                <w:szCs w:val="20"/>
                <w:lang w:val="en-GB"/>
              </w:rPr>
            </w:rPrChange>
          </w:rPr>
          <w:tab/>
          <w:t xml:space="preserve">McCarthy, J. &amp; Hayes, P.J. Some philosophical problems from the standpoint of artificial intelligence. in </w:t>
        </w:r>
        <w:r w:rsidRPr="008F150F">
          <w:rPr>
            <w:rFonts w:ascii="Calibri" w:hAnsi="Calibri"/>
            <w:i/>
            <w:noProof/>
            <w:rPrChange w:id="1981" w:author="Christopher Summerfield" w:date="2014-04-29T10:20:00Z">
              <w:rPr>
                <w:rFonts w:asciiTheme="majorHAnsi" w:hAnsiTheme="majorHAnsi"/>
                <w:b/>
                <w:sz w:val="27"/>
                <w:szCs w:val="20"/>
                <w:lang w:val="en-GB"/>
              </w:rPr>
            </w:rPrChange>
          </w:rPr>
          <w:t>Machine intelligence</w:t>
        </w:r>
        <w:r w:rsidRPr="008F150F">
          <w:rPr>
            <w:rFonts w:ascii="Calibri" w:hAnsi="Calibri"/>
            <w:noProof/>
            <w:rPrChange w:id="1982" w:author="Christopher Summerfield" w:date="2014-04-29T10:20:00Z">
              <w:rPr>
                <w:rFonts w:asciiTheme="majorHAnsi" w:hAnsiTheme="majorHAnsi"/>
                <w:b/>
                <w:sz w:val="27"/>
                <w:szCs w:val="20"/>
                <w:lang w:val="en-GB"/>
              </w:rPr>
            </w:rPrChange>
          </w:rPr>
          <w:t>, Vol. 4 (eds. Meltzer, B. &amp; Michie, D.) (Edinburgh University Press, 1968).</w:t>
        </w:r>
      </w:ins>
    </w:p>
    <w:p w:rsidR="001261CC" w:rsidRPr="001261CC" w:rsidRDefault="008F150F" w:rsidP="001261CC">
      <w:pPr>
        <w:ind w:left="720" w:hanging="720"/>
        <w:rPr>
          <w:ins w:id="1983" w:author="Christopher Summerfield" w:date="2014-04-29T10:20:00Z"/>
          <w:rFonts w:ascii="Calibri" w:hAnsi="Calibri"/>
          <w:noProof/>
          <w:rPrChange w:id="1984" w:author="Christopher Summerfield" w:date="2014-04-29T10:20:00Z">
            <w:rPr>
              <w:ins w:id="1985" w:author="Christopher Summerfield" w:date="2014-04-29T10:20:00Z"/>
              <w:rFonts w:asciiTheme="majorHAnsi" w:hAnsiTheme="majorHAnsi"/>
            </w:rPr>
          </w:rPrChange>
        </w:rPr>
      </w:pPr>
      <w:ins w:id="1986" w:author="Christopher Summerfield" w:date="2014-04-29T10:20:00Z">
        <w:r w:rsidRPr="008F150F">
          <w:rPr>
            <w:rFonts w:ascii="Calibri" w:hAnsi="Calibri"/>
            <w:noProof/>
            <w:rPrChange w:id="1987" w:author="Christopher Summerfield" w:date="2014-04-29T10:20:00Z">
              <w:rPr>
                <w:rFonts w:asciiTheme="majorHAnsi" w:hAnsiTheme="majorHAnsi"/>
                <w:b/>
                <w:sz w:val="27"/>
                <w:szCs w:val="20"/>
                <w:lang w:val="en-GB"/>
              </w:rPr>
            </w:rPrChange>
          </w:rPr>
          <w:t>39.</w:t>
        </w:r>
        <w:r w:rsidRPr="008F150F">
          <w:rPr>
            <w:rFonts w:ascii="Calibri" w:hAnsi="Calibri"/>
            <w:noProof/>
            <w:rPrChange w:id="1988" w:author="Christopher Summerfield" w:date="2014-04-29T10:20:00Z">
              <w:rPr>
                <w:rFonts w:asciiTheme="majorHAnsi" w:hAnsiTheme="majorHAnsi"/>
                <w:b/>
                <w:sz w:val="27"/>
                <w:szCs w:val="20"/>
                <w:lang w:val="en-GB"/>
              </w:rPr>
            </w:rPrChange>
          </w:rPr>
          <w:tab/>
          <w:t xml:space="preserve">Oaksford, M. &amp; Chater, N. Precis of bayesian rationality: The probabilistic approach to human reasoning. </w:t>
        </w:r>
        <w:r w:rsidRPr="008F150F">
          <w:rPr>
            <w:rFonts w:ascii="Calibri" w:hAnsi="Calibri"/>
            <w:i/>
            <w:noProof/>
            <w:rPrChange w:id="1989" w:author="Christopher Summerfield" w:date="2014-04-29T10:20:00Z">
              <w:rPr>
                <w:rFonts w:asciiTheme="majorHAnsi" w:hAnsiTheme="majorHAnsi"/>
                <w:b/>
                <w:sz w:val="27"/>
                <w:szCs w:val="20"/>
                <w:lang w:val="en-GB"/>
              </w:rPr>
            </w:rPrChange>
          </w:rPr>
          <w:t>Behav Brain Sci</w:t>
        </w:r>
        <w:r w:rsidRPr="008F150F">
          <w:rPr>
            <w:rFonts w:ascii="Calibri" w:hAnsi="Calibri"/>
            <w:noProof/>
            <w:rPrChange w:id="1990" w:author="Christopher Summerfield" w:date="2014-04-29T10:20:00Z">
              <w:rPr>
                <w:rFonts w:asciiTheme="majorHAnsi" w:hAnsiTheme="majorHAnsi"/>
                <w:b/>
                <w:sz w:val="27"/>
                <w:szCs w:val="20"/>
                <w:lang w:val="en-GB"/>
              </w:rPr>
            </w:rPrChange>
          </w:rPr>
          <w:t xml:space="preserve"> </w:t>
        </w:r>
        <w:r w:rsidRPr="008F150F">
          <w:rPr>
            <w:rFonts w:ascii="Calibri" w:hAnsi="Calibri"/>
            <w:b/>
            <w:noProof/>
            <w:rPrChange w:id="1991" w:author="Christopher Summerfield" w:date="2014-04-29T10:20:00Z">
              <w:rPr>
                <w:rFonts w:asciiTheme="majorHAnsi" w:hAnsiTheme="majorHAnsi"/>
                <w:b/>
                <w:sz w:val="27"/>
                <w:szCs w:val="20"/>
                <w:lang w:val="en-GB"/>
              </w:rPr>
            </w:rPrChange>
          </w:rPr>
          <w:t>32</w:t>
        </w:r>
        <w:r w:rsidRPr="008F150F">
          <w:rPr>
            <w:rFonts w:ascii="Calibri" w:hAnsi="Calibri"/>
            <w:noProof/>
            <w:rPrChange w:id="1992" w:author="Christopher Summerfield" w:date="2014-04-29T10:20:00Z">
              <w:rPr>
                <w:rFonts w:asciiTheme="majorHAnsi" w:hAnsiTheme="majorHAnsi"/>
                <w:b/>
                <w:sz w:val="27"/>
                <w:szCs w:val="20"/>
                <w:lang w:val="en-GB"/>
              </w:rPr>
            </w:rPrChange>
          </w:rPr>
          <w:t>, 69-84; discussion 85-120 (2009).</w:t>
        </w:r>
      </w:ins>
    </w:p>
    <w:p w:rsidR="00000000" w:rsidRDefault="00AA758C">
      <w:pPr>
        <w:ind w:left="720" w:hanging="720"/>
        <w:rPr>
          <w:ins w:id="1993" w:author="Christopher Summerfield" w:date="2014-04-29T10:20:00Z"/>
          <w:rFonts w:ascii="Calibri" w:hAnsi="Calibri"/>
          <w:noProof/>
        </w:rPr>
        <w:pPrChange w:id="1994" w:author="Christopher Summerfield" w:date="2014-04-29T10:20:00Z">
          <w:pPr/>
        </w:pPrChange>
      </w:pPr>
    </w:p>
    <w:p w:rsidR="00333041" w:rsidRPr="00333041" w:rsidDel="00705ED5" w:rsidRDefault="00333041" w:rsidP="00333041">
      <w:pPr>
        <w:ind w:left="720" w:hanging="720"/>
        <w:rPr>
          <w:del w:id="1995" w:author="Christopher Summerfield" w:date="2014-04-23T15:13:00Z"/>
          <w:rFonts w:ascii="Calibri" w:hAnsi="Calibri"/>
          <w:noProof/>
        </w:rPr>
      </w:pPr>
      <w:del w:id="1996" w:author="Christopher Summerfield" w:date="2014-04-23T15:13:00Z">
        <w:r w:rsidRPr="00333041" w:rsidDel="00705ED5">
          <w:rPr>
            <w:rFonts w:ascii="Calibri" w:hAnsi="Calibri"/>
            <w:noProof/>
          </w:rPr>
          <w:delText>1.</w:delText>
        </w:r>
        <w:r w:rsidRPr="00333041" w:rsidDel="00705ED5">
          <w:rPr>
            <w:rFonts w:ascii="Calibri" w:hAnsi="Calibri"/>
            <w:noProof/>
          </w:rPr>
          <w:tab/>
          <w:delText xml:space="preserve">Koechlin, E. &amp; Summerfield, C. An information theoretical approach to prefrontal executive function. </w:delText>
        </w:r>
        <w:r w:rsidRPr="00333041" w:rsidDel="00705ED5">
          <w:rPr>
            <w:rFonts w:ascii="Calibri" w:hAnsi="Calibri"/>
            <w:i/>
            <w:noProof/>
          </w:rPr>
          <w:delText>Trends Cogn Sci</w:delText>
        </w:r>
        <w:r w:rsidRPr="00333041" w:rsidDel="00705ED5">
          <w:rPr>
            <w:rFonts w:ascii="Calibri" w:hAnsi="Calibri"/>
            <w:noProof/>
          </w:rPr>
          <w:delText xml:space="preserve"> </w:delText>
        </w:r>
        <w:r w:rsidRPr="00333041" w:rsidDel="00705ED5">
          <w:rPr>
            <w:rFonts w:ascii="Calibri" w:hAnsi="Calibri"/>
            <w:b/>
            <w:noProof/>
          </w:rPr>
          <w:delText>11</w:delText>
        </w:r>
        <w:r w:rsidRPr="00333041" w:rsidDel="00705ED5">
          <w:rPr>
            <w:rFonts w:ascii="Calibri" w:hAnsi="Calibri"/>
            <w:noProof/>
          </w:rPr>
          <w:delText>, 229-235 (2007).</w:delText>
        </w:r>
      </w:del>
    </w:p>
    <w:p w:rsidR="00333041" w:rsidRPr="00333041" w:rsidDel="00705ED5" w:rsidRDefault="00333041" w:rsidP="00333041">
      <w:pPr>
        <w:ind w:left="720" w:hanging="720"/>
        <w:rPr>
          <w:del w:id="1997" w:author="Christopher Summerfield" w:date="2014-04-23T15:13:00Z"/>
          <w:rFonts w:ascii="Calibri" w:hAnsi="Calibri"/>
          <w:noProof/>
        </w:rPr>
      </w:pPr>
      <w:del w:id="1998" w:author="Christopher Summerfield" w:date="2014-04-23T15:13:00Z">
        <w:r w:rsidRPr="00333041" w:rsidDel="00705ED5">
          <w:rPr>
            <w:rFonts w:ascii="Calibri" w:hAnsi="Calibri"/>
            <w:noProof/>
          </w:rPr>
          <w:delText>2.</w:delText>
        </w:r>
        <w:r w:rsidRPr="00333041" w:rsidDel="00705ED5">
          <w:rPr>
            <w:rFonts w:ascii="Calibri" w:hAnsi="Calibri"/>
            <w:noProof/>
          </w:rPr>
          <w:tab/>
          <w:delText xml:space="preserve">Miller, E.K. &amp; Cohen, J.D. An integrative theory of prefrontal cortex function. </w:delText>
        </w:r>
        <w:r w:rsidRPr="00333041" w:rsidDel="00705ED5">
          <w:rPr>
            <w:rFonts w:ascii="Calibri" w:hAnsi="Calibri"/>
            <w:i/>
            <w:noProof/>
          </w:rPr>
          <w:delText>Annu Rev Neurosci</w:delText>
        </w:r>
        <w:r w:rsidRPr="00333041" w:rsidDel="00705ED5">
          <w:rPr>
            <w:rFonts w:ascii="Calibri" w:hAnsi="Calibri"/>
            <w:noProof/>
          </w:rPr>
          <w:delText xml:space="preserve"> </w:delText>
        </w:r>
        <w:r w:rsidRPr="00333041" w:rsidDel="00705ED5">
          <w:rPr>
            <w:rFonts w:ascii="Calibri" w:hAnsi="Calibri"/>
            <w:b/>
            <w:noProof/>
          </w:rPr>
          <w:delText>24</w:delText>
        </w:r>
        <w:r w:rsidRPr="00333041" w:rsidDel="00705ED5">
          <w:rPr>
            <w:rFonts w:ascii="Calibri" w:hAnsi="Calibri"/>
            <w:noProof/>
          </w:rPr>
          <w:delText>, 167-202 (2001).</w:delText>
        </w:r>
      </w:del>
    </w:p>
    <w:p w:rsidR="00333041" w:rsidRPr="00333041" w:rsidDel="00705ED5" w:rsidRDefault="00333041" w:rsidP="00333041">
      <w:pPr>
        <w:ind w:left="720" w:hanging="720"/>
        <w:rPr>
          <w:del w:id="1999" w:author="Christopher Summerfield" w:date="2014-04-23T15:13:00Z"/>
          <w:rFonts w:ascii="Calibri" w:hAnsi="Calibri"/>
          <w:noProof/>
        </w:rPr>
      </w:pPr>
      <w:del w:id="2000" w:author="Christopher Summerfield" w:date="2014-04-23T15:13:00Z">
        <w:r w:rsidRPr="00333041" w:rsidDel="00705ED5">
          <w:rPr>
            <w:rFonts w:ascii="Calibri" w:hAnsi="Calibri"/>
            <w:noProof/>
          </w:rPr>
          <w:delText>3.</w:delText>
        </w:r>
        <w:r w:rsidRPr="00333041" w:rsidDel="00705ED5">
          <w:rPr>
            <w:rFonts w:ascii="Calibri" w:hAnsi="Calibri"/>
            <w:noProof/>
          </w:rPr>
          <w:tab/>
          <w:delText xml:space="preserve">Miller, E.K., Freedman, D.J. &amp; Wallis, J.D. The prefrontal cortex: categories, concepts and cognition. </w:delText>
        </w:r>
        <w:r w:rsidRPr="00333041" w:rsidDel="00705ED5">
          <w:rPr>
            <w:rFonts w:ascii="Calibri" w:hAnsi="Calibri"/>
            <w:i/>
            <w:noProof/>
          </w:rPr>
          <w:delText>Philos Trans R Soc Lond B Biol Sci</w:delText>
        </w:r>
        <w:r w:rsidRPr="00333041" w:rsidDel="00705ED5">
          <w:rPr>
            <w:rFonts w:ascii="Calibri" w:hAnsi="Calibri"/>
            <w:noProof/>
          </w:rPr>
          <w:delText xml:space="preserve"> </w:delText>
        </w:r>
        <w:r w:rsidRPr="00333041" w:rsidDel="00705ED5">
          <w:rPr>
            <w:rFonts w:ascii="Calibri" w:hAnsi="Calibri"/>
            <w:b/>
            <w:noProof/>
          </w:rPr>
          <w:delText>357</w:delText>
        </w:r>
        <w:r w:rsidRPr="00333041" w:rsidDel="00705ED5">
          <w:rPr>
            <w:rFonts w:ascii="Calibri" w:hAnsi="Calibri"/>
            <w:noProof/>
          </w:rPr>
          <w:delText>, 1123-1136 (2002).</w:delText>
        </w:r>
      </w:del>
    </w:p>
    <w:p w:rsidR="00333041" w:rsidRPr="00333041" w:rsidDel="00705ED5" w:rsidRDefault="00333041" w:rsidP="00333041">
      <w:pPr>
        <w:ind w:left="720" w:hanging="720"/>
        <w:rPr>
          <w:del w:id="2001" w:author="Christopher Summerfield" w:date="2014-04-23T15:13:00Z"/>
          <w:rFonts w:ascii="Calibri" w:hAnsi="Calibri"/>
          <w:noProof/>
        </w:rPr>
      </w:pPr>
      <w:del w:id="2002" w:author="Christopher Summerfield" w:date="2014-04-23T15:13:00Z">
        <w:r w:rsidRPr="00333041" w:rsidDel="00705ED5">
          <w:rPr>
            <w:rFonts w:ascii="Calibri" w:hAnsi="Calibri"/>
            <w:noProof/>
          </w:rPr>
          <w:delText>4.</w:delText>
        </w:r>
        <w:r w:rsidRPr="00333041" w:rsidDel="00705ED5">
          <w:rPr>
            <w:rFonts w:ascii="Calibri" w:hAnsi="Calibri"/>
            <w:noProof/>
          </w:rPr>
          <w:tab/>
          <w:delText xml:space="preserve">Toni, I., Ramnani, N., Josephs, O., Ashburner, J. &amp; Passingham, R.E. Learning arbitrary visuomotor associations: temporal dynamic of brain activity. </w:delText>
        </w:r>
        <w:r w:rsidRPr="00333041" w:rsidDel="00705ED5">
          <w:rPr>
            <w:rFonts w:ascii="Calibri" w:hAnsi="Calibri"/>
            <w:i/>
            <w:noProof/>
          </w:rPr>
          <w:delText>Neuroimage</w:delText>
        </w:r>
        <w:r w:rsidRPr="00333041" w:rsidDel="00705ED5">
          <w:rPr>
            <w:rFonts w:ascii="Calibri" w:hAnsi="Calibri"/>
            <w:noProof/>
          </w:rPr>
          <w:delText xml:space="preserve"> </w:delText>
        </w:r>
        <w:r w:rsidRPr="00333041" w:rsidDel="00705ED5">
          <w:rPr>
            <w:rFonts w:ascii="Calibri" w:hAnsi="Calibri"/>
            <w:b/>
            <w:noProof/>
          </w:rPr>
          <w:delText>14</w:delText>
        </w:r>
        <w:r w:rsidRPr="00333041" w:rsidDel="00705ED5">
          <w:rPr>
            <w:rFonts w:ascii="Calibri" w:hAnsi="Calibri"/>
            <w:noProof/>
          </w:rPr>
          <w:delText>, 1048-1057 (2001).</w:delText>
        </w:r>
      </w:del>
    </w:p>
    <w:p w:rsidR="00333041" w:rsidRPr="00333041" w:rsidDel="00705ED5" w:rsidRDefault="00333041" w:rsidP="00333041">
      <w:pPr>
        <w:ind w:left="720" w:hanging="720"/>
        <w:rPr>
          <w:del w:id="2003" w:author="Christopher Summerfield" w:date="2014-04-23T15:13:00Z"/>
          <w:rFonts w:ascii="Calibri" w:hAnsi="Calibri"/>
          <w:noProof/>
        </w:rPr>
      </w:pPr>
      <w:del w:id="2004" w:author="Christopher Summerfield" w:date="2014-04-23T15:13:00Z">
        <w:r w:rsidRPr="00333041" w:rsidDel="00705ED5">
          <w:rPr>
            <w:rFonts w:ascii="Calibri" w:hAnsi="Calibri"/>
            <w:noProof/>
          </w:rPr>
          <w:delText>5.</w:delText>
        </w:r>
        <w:r w:rsidRPr="00333041" w:rsidDel="00705ED5">
          <w:rPr>
            <w:rFonts w:ascii="Calibri" w:hAnsi="Calibri"/>
            <w:noProof/>
          </w:rPr>
          <w:tab/>
          <w:delText xml:space="preserve">Kemp, C. &amp; Jern, A. A taxonomy of inductive problems. </w:delText>
        </w:r>
        <w:r w:rsidRPr="00333041" w:rsidDel="00705ED5">
          <w:rPr>
            <w:rFonts w:ascii="Calibri" w:hAnsi="Calibri"/>
            <w:i/>
            <w:noProof/>
          </w:rPr>
          <w:delText>Psychon Bull Rev</w:delText>
        </w:r>
        <w:r w:rsidRPr="00333041" w:rsidDel="00705ED5">
          <w:rPr>
            <w:rFonts w:ascii="Calibri" w:hAnsi="Calibri"/>
            <w:noProof/>
          </w:rPr>
          <w:delText xml:space="preserve"> (2013).</w:delText>
        </w:r>
      </w:del>
    </w:p>
    <w:p w:rsidR="00333041" w:rsidRPr="00333041" w:rsidDel="00705ED5" w:rsidRDefault="00333041" w:rsidP="00333041">
      <w:pPr>
        <w:ind w:left="720" w:hanging="720"/>
        <w:rPr>
          <w:del w:id="2005" w:author="Christopher Summerfield" w:date="2014-04-23T15:13:00Z"/>
          <w:rFonts w:ascii="Calibri" w:hAnsi="Calibri"/>
          <w:noProof/>
        </w:rPr>
      </w:pPr>
      <w:del w:id="2006" w:author="Christopher Summerfield" w:date="2014-04-23T15:13:00Z">
        <w:r w:rsidRPr="00333041" w:rsidDel="00705ED5">
          <w:rPr>
            <w:rFonts w:ascii="Calibri" w:hAnsi="Calibri"/>
            <w:noProof/>
          </w:rPr>
          <w:delText>6.</w:delText>
        </w:r>
        <w:r w:rsidRPr="00333041" w:rsidDel="00705ED5">
          <w:rPr>
            <w:rFonts w:ascii="Calibri" w:hAnsi="Calibri"/>
            <w:noProof/>
          </w:rPr>
          <w:tab/>
          <w:delText xml:space="preserve">Bruner, J.S., Goodnow, J.J. &amp; Austin, G.A. </w:delText>
        </w:r>
        <w:r w:rsidRPr="00333041" w:rsidDel="00705ED5">
          <w:rPr>
            <w:rFonts w:ascii="Calibri" w:hAnsi="Calibri"/>
            <w:i/>
            <w:noProof/>
          </w:rPr>
          <w:delText>A study of thinking</w:delText>
        </w:r>
        <w:r w:rsidRPr="00333041" w:rsidDel="00705ED5">
          <w:rPr>
            <w:rFonts w:ascii="Calibri" w:hAnsi="Calibri"/>
            <w:noProof/>
          </w:rPr>
          <w:delText>, (WIley, New York, 1956).</w:delText>
        </w:r>
      </w:del>
    </w:p>
    <w:p w:rsidR="00333041" w:rsidRPr="00333041" w:rsidDel="00705ED5" w:rsidRDefault="00333041" w:rsidP="00333041">
      <w:pPr>
        <w:ind w:left="720" w:hanging="720"/>
        <w:rPr>
          <w:del w:id="2007" w:author="Christopher Summerfield" w:date="2014-04-23T15:13:00Z"/>
          <w:rFonts w:ascii="Calibri" w:hAnsi="Calibri"/>
          <w:noProof/>
        </w:rPr>
      </w:pPr>
      <w:del w:id="2008" w:author="Christopher Summerfield" w:date="2014-04-23T15:13:00Z">
        <w:r w:rsidRPr="00333041" w:rsidDel="00705ED5">
          <w:rPr>
            <w:rFonts w:ascii="Calibri" w:hAnsi="Calibri"/>
            <w:noProof/>
          </w:rPr>
          <w:delText>7.</w:delText>
        </w:r>
        <w:r w:rsidRPr="00333041" w:rsidDel="00705ED5">
          <w:rPr>
            <w:rFonts w:ascii="Calibri" w:hAnsi="Calibri"/>
            <w:noProof/>
          </w:rPr>
          <w:tab/>
          <w:delText xml:space="preserve">Heit, E. Models of inductive reasoning. in </w:delText>
        </w:r>
        <w:r w:rsidRPr="00333041" w:rsidDel="00705ED5">
          <w:rPr>
            <w:rFonts w:ascii="Calibri" w:hAnsi="Calibri"/>
            <w:i/>
            <w:noProof/>
          </w:rPr>
          <w:delText>Cambridge handbook of computational psychology</w:delText>
        </w:r>
        <w:r w:rsidRPr="00333041" w:rsidDel="00705ED5">
          <w:rPr>
            <w:rFonts w:ascii="Calibri" w:hAnsi="Calibri"/>
            <w:noProof/>
          </w:rPr>
          <w:delText xml:space="preserve"> (ed. Sun, R.) 322-338 (Cambridge University Press., 2008).</w:delText>
        </w:r>
      </w:del>
    </w:p>
    <w:p w:rsidR="00333041" w:rsidRPr="00333041" w:rsidDel="00705ED5" w:rsidRDefault="00333041" w:rsidP="00333041">
      <w:pPr>
        <w:ind w:left="720" w:hanging="720"/>
        <w:rPr>
          <w:del w:id="2009" w:author="Christopher Summerfield" w:date="2014-04-23T15:13:00Z"/>
          <w:rFonts w:ascii="Calibri" w:hAnsi="Calibri"/>
          <w:noProof/>
        </w:rPr>
      </w:pPr>
      <w:del w:id="2010" w:author="Christopher Summerfield" w:date="2014-04-23T15:13:00Z">
        <w:r w:rsidRPr="00333041" w:rsidDel="00705ED5">
          <w:rPr>
            <w:rFonts w:ascii="Calibri" w:hAnsi="Calibri"/>
            <w:noProof/>
          </w:rPr>
          <w:delText>8.</w:delText>
        </w:r>
        <w:r w:rsidRPr="00333041" w:rsidDel="00705ED5">
          <w:rPr>
            <w:rFonts w:ascii="Calibri" w:hAnsi="Calibri"/>
            <w:noProof/>
          </w:rPr>
          <w:tab/>
          <w:delText xml:space="preserve">Hume, D. </w:delText>
        </w:r>
        <w:r w:rsidRPr="00333041" w:rsidDel="00705ED5">
          <w:rPr>
            <w:rFonts w:ascii="Calibri" w:hAnsi="Calibri"/>
            <w:i/>
            <w:noProof/>
          </w:rPr>
          <w:delText>A Treatise of Human Nature (1967 edition)</w:delText>
        </w:r>
        <w:r w:rsidRPr="00333041" w:rsidDel="00705ED5">
          <w:rPr>
            <w:rFonts w:ascii="Calibri" w:hAnsi="Calibri"/>
            <w:noProof/>
          </w:rPr>
          <w:delText>, (Oxford University Press, Oxford, 1740).</w:delText>
        </w:r>
      </w:del>
    </w:p>
    <w:p w:rsidR="00333041" w:rsidRPr="00333041" w:rsidDel="00705ED5" w:rsidRDefault="00333041" w:rsidP="00333041">
      <w:pPr>
        <w:ind w:left="720" w:hanging="720"/>
        <w:rPr>
          <w:del w:id="2011" w:author="Christopher Summerfield" w:date="2014-04-23T15:13:00Z"/>
          <w:rFonts w:ascii="Calibri" w:hAnsi="Calibri"/>
          <w:noProof/>
        </w:rPr>
      </w:pPr>
      <w:del w:id="2012" w:author="Christopher Summerfield" w:date="2014-04-23T15:13:00Z">
        <w:r w:rsidRPr="00333041" w:rsidDel="00705ED5">
          <w:rPr>
            <w:rFonts w:ascii="Calibri" w:hAnsi="Calibri"/>
            <w:noProof/>
          </w:rPr>
          <w:delText>9.</w:delText>
        </w:r>
        <w:r w:rsidRPr="00333041" w:rsidDel="00705ED5">
          <w:rPr>
            <w:rFonts w:ascii="Calibri" w:hAnsi="Calibri"/>
            <w:noProof/>
          </w:rPr>
          <w:tab/>
          <w:delText xml:space="preserve">ATLAS. Observation of a New Particle in the Search for the Standard Model Higgs Boson with the ATLAS Detector at the LHC. </w:delText>
        </w:r>
        <w:r w:rsidRPr="00333041" w:rsidDel="00705ED5">
          <w:rPr>
            <w:rFonts w:ascii="Calibri" w:hAnsi="Calibri"/>
            <w:i/>
            <w:noProof/>
          </w:rPr>
          <w:delText>Physics Letters B</w:delText>
        </w:r>
        <w:r w:rsidRPr="00333041" w:rsidDel="00705ED5">
          <w:rPr>
            <w:rFonts w:ascii="Calibri" w:hAnsi="Calibri"/>
            <w:b/>
            <w:noProof/>
          </w:rPr>
          <w:delText xml:space="preserve"> 716</w:delText>
        </w:r>
        <w:r w:rsidRPr="00333041" w:rsidDel="00705ED5">
          <w:rPr>
            <w:rFonts w:ascii="Calibri" w:hAnsi="Calibri"/>
            <w:noProof/>
          </w:rPr>
          <w:delText>, 1-29 (2012).</w:delText>
        </w:r>
      </w:del>
    </w:p>
    <w:p w:rsidR="00333041" w:rsidRPr="00333041" w:rsidDel="00705ED5" w:rsidRDefault="00333041" w:rsidP="00333041">
      <w:pPr>
        <w:ind w:left="720" w:hanging="720"/>
        <w:rPr>
          <w:del w:id="2013" w:author="Christopher Summerfield" w:date="2014-04-23T15:13:00Z"/>
          <w:rFonts w:ascii="Calibri" w:hAnsi="Calibri"/>
          <w:noProof/>
        </w:rPr>
      </w:pPr>
      <w:del w:id="2014" w:author="Christopher Summerfield" w:date="2014-04-23T15:13:00Z">
        <w:r w:rsidRPr="00333041" w:rsidDel="00705ED5">
          <w:rPr>
            <w:rFonts w:ascii="Calibri" w:hAnsi="Calibri"/>
            <w:noProof/>
          </w:rPr>
          <w:delText>10.</w:delText>
        </w:r>
        <w:r w:rsidRPr="00333041" w:rsidDel="00705ED5">
          <w:rPr>
            <w:rFonts w:ascii="Calibri" w:hAnsi="Calibri"/>
            <w:noProof/>
          </w:rPr>
          <w:tab/>
          <w:delText xml:space="preserve">Gopnik, A. &amp; Schulz, L. Mechanisms of theory formation in young children. </w:delText>
        </w:r>
        <w:r w:rsidRPr="00333041" w:rsidDel="00705ED5">
          <w:rPr>
            <w:rFonts w:ascii="Calibri" w:hAnsi="Calibri"/>
            <w:i/>
            <w:noProof/>
          </w:rPr>
          <w:delText>Trends Cogn Sci</w:delText>
        </w:r>
        <w:r w:rsidRPr="00333041" w:rsidDel="00705ED5">
          <w:rPr>
            <w:rFonts w:ascii="Calibri" w:hAnsi="Calibri"/>
            <w:noProof/>
          </w:rPr>
          <w:delText xml:space="preserve"> </w:delText>
        </w:r>
        <w:r w:rsidRPr="00333041" w:rsidDel="00705ED5">
          <w:rPr>
            <w:rFonts w:ascii="Calibri" w:hAnsi="Calibri"/>
            <w:b/>
            <w:noProof/>
          </w:rPr>
          <w:delText>8</w:delText>
        </w:r>
        <w:r w:rsidRPr="00333041" w:rsidDel="00705ED5">
          <w:rPr>
            <w:rFonts w:ascii="Calibri" w:hAnsi="Calibri"/>
            <w:noProof/>
          </w:rPr>
          <w:delText>, 371-377 (2004).</w:delText>
        </w:r>
      </w:del>
    </w:p>
    <w:p w:rsidR="00333041" w:rsidRPr="00333041" w:rsidDel="00705ED5" w:rsidRDefault="00333041" w:rsidP="00333041">
      <w:pPr>
        <w:ind w:left="720" w:hanging="720"/>
        <w:rPr>
          <w:del w:id="2015" w:author="Christopher Summerfield" w:date="2014-04-23T15:13:00Z"/>
          <w:rFonts w:ascii="Calibri" w:hAnsi="Calibri"/>
          <w:noProof/>
        </w:rPr>
      </w:pPr>
      <w:del w:id="2016" w:author="Christopher Summerfield" w:date="2014-04-23T15:13:00Z">
        <w:r w:rsidRPr="00333041" w:rsidDel="00705ED5">
          <w:rPr>
            <w:rFonts w:ascii="Calibri" w:hAnsi="Calibri"/>
            <w:noProof/>
          </w:rPr>
          <w:delText>11.</w:delText>
        </w:r>
        <w:r w:rsidRPr="00333041" w:rsidDel="00705ED5">
          <w:rPr>
            <w:rFonts w:ascii="Calibri" w:hAnsi="Calibri"/>
            <w:noProof/>
          </w:rPr>
          <w:tab/>
          <w:delText xml:space="preserve">Griffiths, T.L. &amp; Tenenbaum, J.B. Structure and strength in causal induction. </w:delText>
        </w:r>
        <w:r w:rsidRPr="00333041" w:rsidDel="00705ED5">
          <w:rPr>
            <w:rFonts w:ascii="Calibri" w:hAnsi="Calibri"/>
            <w:i/>
            <w:noProof/>
          </w:rPr>
          <w:delText>Cogn Psychol</w:delText>
        </w:r>
        <w:r w:rsidRPr="00333041" w:rsidDel="00705ED5">
          <w:rPr>
            <w:rFonts w:ascii="Calibri" w:hAnsi="Calibri"/>
            <w:noProof/>
          </w:rPr>
          <w:delText xml:space="preserve"> </w:delText>
        </w:r>
        <w:r w:rsidRPr="00333041" w:rsidDel="00705ED5">
          <w:rPr>
            <w:rFonts w:ascii="Calibri" w:hAnsi="Calibri"/>
            <w:b/>
            <w:noProof/>
          </w:rPr>
          <w:delText>51</w:delText>
        </w:r>
        <w:r w:rsidRPr="00333041" w:rsidDel="00705ED5">
          <w:rPr>
            <w:rFonts w:ascii="Calibri" w:hAnsi="Calibri"/>
            <w:noProof/>
          </w:rPr>
          <w:delText>, 334-384 (2005).</w:delText>
        </w:r>
      </w:del>
    </w:p>
    <w:p w:rsidR="00333041" w:rsidRPr="00333041" w:rsidDel="00705ED5" w:rsidRDefault="00333041" w:rsidP="00333041">
      <w:pPr>
        <w:ind w:left="720" w:hanging="720"/>
        <w:rPr>
          <w:del w:id="2017" w:author="Christopher Summerfield" w:date="2014-04-23T15:13:00Z"/>
          <w:rFonts w:ascii="Calibri" w:hAnsi="Calibri"/>
          <w:noProof/>
        </w:rPr>
      </w:pPr>
      <w:del w:id="2018" w:author="Christopher Summerfield" w:date="2014-04-23T15:13:00Z">
        <w:r w:rsidRPr="00333041" w:rsidDel="00705ED5">
          <w:rPr>
            <w:rFonts w:ascii="Calibri" w:hAnsi="Calibri"/>
            <w:noProof/>
          </w:rPr>
          <w:delText>12.</w:delText>
        </w:r>
        <w:r w:rsidRPr="00333041" w:rsidDel="00705ED5">
          <w:rPr>
            <w:rFonts w:ascii="Calibri" w:hAnsi="Calibri"/>
            <w:noProof/>
          </w:rPr>
          <w:tab/>
          <w:delText xml:space="preserve">Jenkins, H.M. &amp; Ward, W.C. Judgment of contingency between responses and outcomes. </w:delText>
        </w:r>
        <w:r w:rsidRPr="00333041" w:rsidDel="00705ED5">
          <w:rPr>
            <w:rFonts w:ascii="Calibri" w:hAnsi="Calibri"/>
            <w:i/>
            <w:noProof/>
          </w:rPr>
          <w:delText>Psychological Monographs</w:delText>
        </w:r>
        <w:r w:rsidRPr="00333041" w:rsidDel="00705ED5">
          <w:rPr>
            <w:rFonts w:ascii="Calibri" w:hAnsi="Calibri"/>
            <w:noProof/>
          </w:rPr>
          <w:delText>, 79 (1965).</w:delText>
        </w:r>
      </w:del>
    </w:p>
    <w:p w:rsidR="00333041" w:rsidRPr="00333041" w:rsidDel="00705ED5" w:rsidRDefault="00333041" w:rsidP="00333041">
      <w:pPr>
        <w:ind w:left="720" w:hanging="720"/>
        <w:rPr>
          <w:del w:id="2019" w:author="Christopher Summerfield" w:date="2014-04-23T15:13:00Z"/>
          <w:rFonts w:ascii="Calibri" w:hAnsi="Calibri"/>
          <w:noProof/>
        </w:rPr>
      </w:pPr>
      <w:del w:id="2020" w:author="Christopher Summerfield" w:date="2014-04-23T15:13:00Z">
        <w:r w:rsidRPr="00333041" w:rsidDel="00705ED5">
          <w:rPr>
            <w:rFonts w:ascii="Calibri" w:hAnsi="Calibri"/>
            <w:noProof/>
          </w:rPr>
          <w:delText>13.</w:delText>
        </w:r>
        <w:r w:rsidRPr="00333041" w:rsidDel="00705ED5">
          <w:rPr>
            <w:rFonts w:ascii="Calibri" w:hAnsi="Calibri"/>
            <w:noProof/>
          </w:rPr>
          <w:tab/>
          <w:delText xml:space="preserve">Cheng, P.W. From covariation to causation: A causal power theory. </w:delText>
        </w:r>
        <w:r w:rsidRPr="00333041" w:rsidDel="00705ED5">
          <w:rPr>
            <w:rFonts w:ascii="Calibri" w:hAnsi="Calibri"/>
            <w:i/>
            <w:noProof/>
          </w:rPr>
          <w:delText>Psychological Review</w:delText>
        </w:r>
        <w:r w:rsidRPr="00333041" w:rsidDel="00705ED5">
          <w:rPr>
            <w:rFonts w:ascii="Calibri" w:hAnsi="Calibri"/>
            <w:noProof/>
          </w:rPr>
          <w:delText xml:space="preserve"> </w:delText>
        </w:r>
        <w:r w:rsidRPr="00333041" w:rsidDel="00705ED5">
          <w:rPr>
            <w:rFonts w:ascii="Calibri" w:hAnsi="Calibri"/>
            <w:b/>
            <w:noProof/>
          </w:rPr>
          <w:delText>104</w:delText>
        </w:r>
        <w:r w:rsidRPr="00333041" w:rsidDel="00705ED5">
          <w:rPr>
            <w:rFonts w:ascii="Calibri" w:hAnsi="Calibri"/>
            <w:noProof/>
          </w:rPr>
          <w:delText>, 367–405 (1997).</w:delText>
        </w:r>
      </w:del>
    </w:p>
    <w:p w:rsidR="00333041" w:rsidRPr="00333041" w:rsidDel="00705ED5" w:rsidRDefault="00333041" w:rsidP="00333041">
      <w:pPr>
        <w:ind w:left="720" w:hanging="720"/>
        <w:rPr>
          <w:del w:id="2021" w:author="Christopher Summerfield" w:date="2014-04-23T15:13:00Z"/>
          <w:rFonts w:ascii="Calibri" w:hAnsi="Calibri"/>
          <w:noProof/>
        </w:rPr>
      </w:pPr>
      <w:del w:id="2022" w:author="Christopher Summerfield" w:date="2014-04-23T15:13:00Z">
        <w:r w:rsidRPr="00333041" w:rsidDel="00705ED5">
          <w:rPr>
            <w:rFonts w:ascii="Calibri" w:hAnsi="Calibri"/>
            <w:noProof/>
          </w:rPr>
          <w:delText>14.</w:delText>
        </w:r>
        <w:r w:rsidRPr="00333041" w:rsidDel="00705ED5">
          <w:rPr>
            <w:rFonts w:ascii="Calibri" w:hAnsi="Calibri"/>
            <w:noProof/>
          </w:rPr>
          <w:tab/>
          <w:delText xml:space="preserve">Popper, K.R. </w:delText>
        </w:r>
        <w:r w:rsidRPr="00333041" w:rsidDel="00705ED5">
          <w:rPr>
            <w:rFonts w:ascii="Calibri" w:hAnsi="Calibri"/>
            <w:i/>
            <w:noProof/>
          </w:rPr>
          <w:delText>The Logic of Scientific Discovery</w:delText>
        </w:r>
        <w:r w:rsidRPr="00333041" w:rsidDel="00705ED5">
          <w:rPr>
            <w:rFonts w:ascii="Calibri" w:hAnsi="Calibri"/>
            <w:noProof/>
          </w:rPr>
          <w:delText>, (Basic Books, New York, 1959).</w:delText>
        </w:r>
      </w:del>
    </w:p>
    <w:p w:rsidR="00333041" w:rsidRPr="00333041" w:rsidDel="00705ED5" w:rsidRDefault="00333041" w:rsidP="00333041">
      <w:pPr>
        <w:ind w:left="720" w:hanging="720"/>
        <w:rPr>
          <w:del w:id="2023" w:author="Christopher Summerfield" w:date="2014-04-23T15:13:00Z"/>
          <w:rFonts w:ascii="Calibri" w:hAnsi="Calibri"/>
          <w:noProof/>
        </w:rPr>
      </w:pPr>
      <w:del w:id="2024" w:author="Christopher Summerfield" w:date="2014-04-23T15:13:00Z">
        <w:r w:rsidRPr="00333041" w:rsidDel="00705ED5">
          <w:rPr>
            <w:rFonts w:ascii="Calibri" w:hAnsi="Calibri"/>
            <w:noProof/>
          </w:rPr>
          <w:delText>15.</w:delText>
        </w:r>
        <w:r w:rsidRPr="00333041" w:rsidDel="00705ED5">
          <w:rPr>
            <w:rFonts w:ascii="Calibri" w:hAnsi="Calibri"/>
            <w:noProof/>
          </w:rPr>
          <w:tab/>
          <w:delText xml:space="preserve">Fisher, R.A. </w:delText>
        </w:r>
        <w:r w:rsidRPr="00333041" w:rsidDel="00705ED5">
          <w:rPr>
            <w:rFonts w:ascii="Calibri" w:hAnsi="Calibri"/>
            <w:i/>
            <w:noProof/>
          </w:rPr>
          <w:delText>The design of experiments. 8th edition.</w:delText>
        </w:r>
        <w:r w:rsidRPr="00333041" w:rsidDel="00705ED5">
          <w:rPr>
            <w:rFonts w:ascii="Calibri" w:hAnsi="Calibri"/>
            <w:noProof/>
          </w:rPr>
          <w:delText>, (Hafner, Edinburgh., 1966).</w:delText>
        </w:r>
      </w:del>
    </w:p>
    <w:p w:rsidR="00333041" w:rsidRPr="00333041" w:rsidDel="00705ED5" w:rsidRDefault="00333041" w:rsidP="00333041">
      <w:pPr>
        <w:ind w:left="720" w:hanging="720"/>
        <w:rPr>
          <w:del w:id="2025" w:author="Christopher Summerfield" w:date="2014-04-23T15:13:00Z"/>
          <w:rFonts w:ascii="Calibri" w:hAnsi="Calibri"/>
          <w:noProof/>
        </w:rPr>
      </w:pPr>
      <w:del w:id="2026" w:author="Christopher Summerfield" w:date="2014-04-23T15:13:00Z">
        <w:r w:rsidRPr="00333041" w:rsidDel="00705ED5">
          <w:rPr>
            <w:rFonts w:ascii="Calibri" w:hAnsi="Calibri"/>
            <w:noProof/>
          </w:rPr>
          <w:delText>16.</w:delText>
        </w:r>
        <w:r w:rsidRPr="00333041" w:rsidDel="00705ED5">
          <w:rPr>
            <w:rFonts w:ascii="Calibri" w:hAnsi="Calibri"/>
            <w:noProof/>
          </w:rPr>
          <w:tab/>
          <w:delText xml:space="preserve">Wason, P.C. Reasoning about a rule. </w:delText>
        </w:r>
        <w:r w:rsidRPr="00333041" w:rsidDel="00705ED5">
          <w:rPr>
            <w:rFonts w:ascii="Calibri" w:hAnsi="Calibri"/>
            <w:i/>
            <w:noProof/>
          </w:rPr>
          <w:delText>Quarterly Journal of Experimental Psychology</w:delText>
        </w:r>
        <w:r w:rsidRPr="00333041" w:rsidDel="00705ED5">
          <w:rPr>
            <w:rFonts w:ascii="Calibri" w:hAnsi="Calibri"/>
            <w:noProof/>
          </w:rPr>
          <w:delText xml:space="preserve"> </w:delText>
        </w:r>
        <w:r w:rsidRPr="00333041" w:rsidDel="00705ED5">
          <w:rPr>
            <w:rFonts w:ascii="Calibri" w:hAnsi="Calibri"/>
            <w:b/>
            <w:noProof/>
          </w:rPr>
          <w:delText>20</w:delText>
        </w:r>
        <w:r w:rsidRPr="00333041" w:rsidDel="00705ED5">
          <w:rPr>
            <w:rFonts w:ascii="Calibri" w:hAnsi="Calibri"/>
            <w:noProof/>
          </w:rPr>
          <w:delText>, 273–281 (1968).</w:delText>
        </w:r>
      </w:del>
    </w:p>
    <w:p w:rsidR="00333041" w:rsidRPr="00333041" w:rsidDel="00705ED5" w:rsidRDefault="00333041" w:rsidP="00333041">
      <w:pPr>
        <w:ind w:left="720" w:hanging="720"/>
        <w:rPr>
          <w:del w:id="2027" w:author="Christopher Summerfield" w:date="2014-04-23T15:13:00Z"/>
          <w:rFonts w:ascii="Calibri" w:hAnsi="Calibri"/>
          <w:noProof/>
        </w:rPr>
      </w:pPr>
      <w:del w:id="2028" w:author="Christopher Summerfield" w:date="2014-04-23T15:13:00Z">
        <w:r w:rsidRPr="00333041" w:rsidDel="00705ED5">
          <w:rPr>
            <w:rFonts w:ascii="Calibri" w:hAnsi="Calibri"/>
            <w:noProof/>
          </w:rPr>
          <w:delText>17.</w:delText>
        </w:r>
        <w:r w:rsidRPr="00333041" w:rsidDel="00705ED5">
          <w:rPr>
            <w:rFonts w:ascii="Calibri" w:hAnsi="Calibri"/>
            <w:noProof/>
          </w:rPr>
          <w:tab/>
          <w:delText xml:space="preserve">Nickerson, R.S. Confirmation bias: a ubiquitous phenomenon in many guises. </w:delText>
        </w:r>
        <w:r w:rsidRPr="00333041" w:rsidDel="00705ED5">
          <w:rPr>
            <w:rFonts w:ascii="Calibri" w:hAnsi="Calibri"/>
            <w:i/>
            <w:noProof/>
          </w:rPr>
          <w:delText>Review of General Psychology</w:delText>
        </w:r>
        <w:r w:rsidRPr="00333041" w:rsidDel="00705ED5">
          <w:rPr>
            <w:rFonts w:ascii="Calibri" w:hAnsi="Calibri"/>
            <w:noProof/>
          </w:rPr>
          <w:delText xml:space="preserve"> </w:delText>
        </w:r>
        <w:r w:rsidRPr="00333041" w:rsidDel="00705ED5">
          <w:rPr>
            <w:rFonts w:ascii="Calibri" w:hAnsi="Calibri"/>
            <w:b/>
            <w:noProof/>
          </w:rPr>
          <w:delText>2</w:delText>
        </w:r>
        <w:r w:rsidRPr="00333041" w:rsidDel="00705ED5">
          <w:rPr>
            <w:rFonts w:ascii="Calibri" w:hAnsi="Calibri"/>
            <w:noProof/>
          </w:rPr>
          <w:delText>, 175-220 (1998).</w:delText>
        </w:r>
      </w:del>
    </w:p>
    <w:p w:rsidR="00333041" w:rsidRPr="00333041" w:rsidDel="00705ED5" w:rsidRDefault="00333041" w:rsidP="00333041">
      <w:pPr>
        <w:ind w:left="720" w:hanging="720"/>
        <w:rPr>
          <w:del w:id="2029" w:author="Christopher Summerfield" w:date="2014-04-23T15:13:00Z"/>
          <w:rFonts w:ascii="Calibri" w:hAnsi="Calibri"/>
          <w:noProof/>
        </w:rPr>
      </w:pPr>
      <w:del w:id="2030" w:author="Christopher Summerfield" w:date="2014-04-23T15:13:00Z">
        <w:r w:rsidRPr="00333041" w:rsidDel="00705ED5">
          <w:rPr>
            <w:rFonts w:ascii="Calibri" w:hAnsi="Calibri"/>
            <w:noProof/>
          </w:rPr>
          <w:delText>18.</w:delText>
        </w:r>
        <w:r w:rsidRPr="00333041" w:rsidDel="00705ED5">
          <w:rPr>
            <w:rFonts w:ascii="Calibri" w:hAnsi="Calibri"/>
            <w:noProof/>
          </w:rPr>
          <w:tab/>
          <w:delText xml:space="preserve">Doll, B.B., Hutchison, K.E. &amp; Frank, M.J. Dopaminergic genes predict individual differences in susceptibility to confirmation bias. </w:delText>
        </w:r>
        <w:r w:rsidRPr="00333041" w:rsidDel="00705ED5">
          <w:rPr>
            <w:rFonts w:ascii="Calibri" w:hAnsi="Calibri"/>
            <w:i/>
            <w:noProof/>
          </w:rPr>
          <w:delText>J Neurosci</w:delText>
        </w:r>
        <w:r w:rsidRPr="00333041" w:rsidDel="00705ED5">
          <w:rPr>
            <w:rFonts w:ascii="Calibri" w:hAnsi="Calibri"/>
            <w:noProof/>
          </w:rPr>
          <w:delText xml:space="preserve"> </w:delText>
        </w:r>
        <w:r w:rsidRPr="00333041" w:rsidDel="00705ED5">
          <w:rPr>
            <w:rFonts w:ascii="Calibri" w:hAnsi="Calibri"/>
            <w:b/>
            <w:noProof/>
          </w:rPr>
          <w:delText>31</w:delText>
        </w:r>
        <w:r w:rsidRPr="00333041" w:rsidDel="00705ED5">
          <w:rPr>
            <w:rFonts w:ascii="Calibri" w:hAnsi="Calibri"/>
            <w:noProof/>
          </w:rPr>
          <w:delText>, 6188-6198 (2011).</w:delText>
        </w:r>
      </w:del>
    </w:p>
    <w:p w:rsidR="00333041" w:rsidRPr="00333041" w:rsidDel="00705ED5" w:rsidRDefault="00333041" w:rsidP="00333041">
      <w:pPr>
        <w:ind w:left="720" w:hanging="720"/>
        <w:rPr>
          <w:del w:id="2031" w:author="Christopher Summerfield" w:date="2014-04-23T15:13:00Z"/>
          <w:rFonts w:ascii="Calibri" w:hAnsi="Calibri"/>
          <w:noProof/>
        </w:rPr>
      </w:pPr>
      <w:del w:id="2032" w:author="Christopher Summerfield" w:date="2014-04-23T15:13:00Z">
        <w:r w:rsidRPr="00333041" w:rsidDel="00705ED5">
          <w:rPr>
            <w:rFonts w:ascii="Calibri" w:hAnsi="Calibri"/>
            <w:noProof/>
          </w:rPr>
          <w:delText>19.</w:delText>
        </w:r>
        <w:r w:rsidRPr="00333041" w:rsidDel="00705ED5">
          <w:rPr>
            <w:rFonts w:ascii="Calibri" w:hAnsi="Calibri"/>
            <w:noProof/>
          </w:rPr>
          <w:tab/>
          <w:delText xml:space="preserve">Doll, B.B., Jacobs, W.J., Sanfey, A.G. &amp; Frank, M.J. Instructional control of reinforcement learning: a behavioral and neurocomputational investigation. </w:delText>
        </w:r>
        <w:r w:rsidRPr="00333041" w:rsidDel="00705ED5">
          <w:rPr>
            <w:rFonts w:ascii="Calibri" w:hAnsi="Calibri"/>
            <w:i/>
            <w:noProof/>
          </w:rPr>
          <w:delText>Brain Res</w:delText>
        </w:r>
        <w:r w:rsidRPr="00333041" w:rsidDel="00705ED5">
          <w:rPr>
            <w:rFonts w:ascii="Calibri" w:hAnsi="Calibri"/>
            <w:noProof/>
          </w:rPr>
          <w:delText xml:space="preserve"> </w:delText>
        </w:r>
        <w:r w:rsidRPr="00333041" w:rsidDel="00705ED5">
          <w:rPr>
            <w:rFonts w:ascii="Calibri" w:hAnsi="Calibri"/>
            <w:b/>
            <w:noProof/>
          </w:rPr>
          <w:delText>1299</w:delText>
        </w:r>
        <w:r w:rsidRPr="00333041" w:rsidDel="00705ED5">
          <w:rPr>
            <w:rFonts w:ascii="Calibri" w:hAnsi="Calibri"/>
            <w:noProof/>
          </w:rPr>
          <w:delText>, 74-94 (2009).</w:delText>
        </w:r>
      </w:del>
    </w:p>
    <w:p w:rsidR="00333041" w:rsidRPr="00333041" w:rsidDel="00705ED5" w:rsidRDefault="00333041" w:rsidP="00333041">
      <w:pPr>
        <w:ind w:left="720" w:hanging="720"/>
        <w:rPr>
          <w:del w:id="2033" w:author="Christopher Summerfield" w:date="2014-04-23T15:13:00Z"/>
          <w:rFonts w:ascii="Calibri" w:hAnsi="Calibri"/>
          <w:noProof/>
        </w:rPr>
      </w:pPr>
      <w:del w:id="2034" w:author="Christopher Summerfield" w:date="2014-04-23T15:13:00Z">
        <w:r w:rsidRPr="00333041" w:rsidDel="00705ED5">
          <w:rPr>
            <w:rFonts w:ascii="Calibri" w:hAnsi="Calibri"/>
            <w:noProof/>
          </w:rPr>
          <w:delText>20.</w:delText>
        </w:r>
        <w:r w:rsidRPr="00333041" w:rsidDel="00705ED5">
          <w:rPr>
            <w:rFonts w:ascii="Calibri" w:hAnsi="Calibri"/>
            <w:noProof/>
          </w:rPr>
          <w:tab/>
          <w:delText xml:space="preserve">Vul, E., Harris, C., Winkielman, P. &amp; Pashler, H. Puzzlingly high correlations in fMRI studies of emotion, personality, and social cognition. </w:delText>
        </w:r>
        <w:r w:rsidRPr="00333041" w:rsidDel="00705ED5">
          <w:rPr>
            <w:rFonts w:ascii="Calibri" w:hAnsi="Calibri"/>
            <w:i/>
            <w:noProof/>
          </w:rPr>
          <w:delText>Perspectives in Psychological Science</w:delText>
        </w:r>
        <w:r w:rsidRPr="00333041" w:rsidDel="00705ED5">
          <w:rPr>
            <w:rFonts w:ascii="Calibri" w:hAnsi="Calibri"/>
            <w:noProof/>
          </w:rPr>
          <w:delText xml:space="preserve"> </w:delText>
        </w:r>
        <w:r w:rsidRPr="00333041" w:rsidDel="00705ED5">
          <w:rPr>
            <w:rFonts w:ascii="Calibri" w:hAnsi="Calibri"/>
            <w:b/>
            <w:noProof/>
          </w:rPr>
          <w:delText>4</w:delText>
        </w:r>
        <w:r w:rsidRPr="00333041" w:rsidDel="00705ED5">
          <w:rPr>
            <w:rFonts w:ascii="Calibri" w:hAnsi="Calibri"/>
            <w:noProof/>
          </w:rPr>
          <w:delText>, 274-290 (2009).</w:delText>
        </w:r>
      </w:del>
    </w:p>
    <w:p w:rsidR="00333041" w:rsidRPr="00333041" w:rsidDel="00705ED5" w:rsidRDefault="00333041" w:rsidP="00333041">
      <w:pPr>
        <w:ind w:left="720" w:hanging="720"/>
        <w:rPr>
          <w:del w:id="2035" w:author="Christopher Summerfield" w:date="2014-04-23T15:13:00Z"/>
          <w:rFonts w:ascii="Calibri" w:hAnsi="Calibri"/>
          <w:noProof/>
        </w:rPr>
      </w:pPr>
      <w:del w:id="2036" w:author="Christopher Summerfield" w:date="2014-04-23T15:13:00Z">
        <w:r w:rsidRPr="00333041" w:rsidDel="00705ED5">
          <w:rPr>
            <w:rFonts w:ascii="Calibri" w:hAnsi="Calibri"/>
            <w:noProof/>
          </w:rPr>
          <w:delText>21.</w:delText>
        </w:r>
        <w:r w:rsidRPr="00333041" w:rsidDel="00705ED5">
          <w:rPr>
            <w:rFonts w:ascii="Calibri" w:hAnsi="Calibri"/>
            <w:noProof/>
          </w:rPr>
          <w:tab/>
          <w:delText xml:space="preserve">Perales, J.C. &amp; Shanks, D.R. Models of covariation-based causal judgment: a review and synthesis. </w:delText>
        </w:r>
        <w:r w:rsidRPr="00333041" w:rsidDel="00705ED5">
          <w:rPr>
            <w:rFonts w:ascii="Calibri" w:hAnsi="Calibri"/>
            <w:i/>
            <w:noProof/>
          </w:rPr>
          <w:delText>Psychon Bull Rev</w:delText>
        </w:r>
        <w:r w:rsidRPr="00333041" w:rsidDel="00705ED5">
          <w:rPr>
            <w:rFonts w:ascii="Calibri" w:hAnsi="Calibri"/>
            <w:noProof/>
          </w:rPr>
          <w:delText xml:space="preserve"> </w:delText>
        </w:r>
        <w:r w:rsidRPr="00333041" w:rsidDel="00705ED5">
          <w:rPr>
            <w:rFonts w:ascii="Calibri" w:hAnsi="Calibri"/>
            <w:b/>
            <w:noProof/>
          </w:rPr>
          <w:delText>14</w:delText>
        </w:r>
        <w:r w:rsidRPr="00333041" w:rsidDel="00705ED5">
          <w:rPr>
            <w:rFonts w:ascii="Calibri" w:hAnsi="Calibri"/>
            <w:noProof/>
          </w:rPr>
          <w:delText>, 577-596 (2007).</w:delText>
        </w:r>
      </w:del>
    </w:p>
    <w:p w:rsidR="00333041" w:rsidRPr="00333041" w:rsidDel="00705ED5" w:rsidRDefault="00333041" w:rsidP="00333041">
      <w:pPr>
        <w:ind w:left="720" w:hanging="720"/>
        <w:rPr>
          <w:del w:id="2037" w:author="Christopher Summerfield" w:date="2014-04-23T15:13:00Z"/>
          <w:rFonts w:ascii="Calibri" w:hAnsi="Calibri"/>
          <w:noProof/>
        </w:rPr>
      </w:pPr>
      <w:del w:id="2038" w:author="Christopher Summerfield" w:date="2014-04-23T15:13:00Z">
        <w:r w:rsidRPr="00333041" w:rsidDel="00705ED5">
          <w:rPr>
            <w:rFonts w:ascii="Calibri" w:hAnsi="Calibri"/>
            <w:noProof/>
          </w:rPr>
          <w:delText>22.</w:delText>
        </w:r>
        <w:r w:rsidRPr="00333041" w:rsidDel="00705ED5">
          <w:rPr>
            <w:rFonts w:ascii="Calibri" w:hAnsi="Calibri"/>
            <w:noProof/>
          </w:rPr>
          <w:tab/>
          <w:delText xml:space="preserve">Busemeyer, J.R. Intuitive statistical estimation. in </w:delText>
        </w:r>
        <w:r w:rsidRPr="00333041" w:rsidDel="00705ED5">
          <w:rPr>
            <w:rFonts w:ascii="Calibri" w:hAnsi="Calibri"/>
            <w:i/>
            <w:noProof/>
          </w:rPr>
          <w:delText>Contributions to information integration theory</w:delText>
        </w:r>
        <w:r w:rsidRPr="00333041" w:rsidDel="00705ED5">
          <w:rPr>
            <w:rFonts w:ascii="Calibri" w:hAnsi="Calibri"/>
            <w:noProof/>
          </w:rPr>
          <w:delText xml:space="preserve"> (ed. Anderson, N.H.) 187-205 (Erlbaum, Hillsdale, NJ, 1991).</w:delText>
        </w:r>
      </w:del>
    </w:p>
    <w:p w:rsidR="00333041" w:rsidRPr="00333041" w:rsidDel="00705ED5" w:rsidRDefault="00333041" w:rsidP="00333041">
      <w:pPr>
        <w:ind w:left="720" w:hanging="720"/>
        <w:rPr>
          <w:del w:id="2039" w:author="Christopher Summerfield" w:date="2014-04-23T15:13:00Z"/>
          <w:rFonts w:ascii="Calibri" w:hAnsi="Calibri"/>
          <w:noProof/>
        </w:rPr>
      </w:pPr>
      <w:del w:id="2040" w:author="Christopher Summerfield" w:date="2014-04-23T15:13:00Z">
        <w:r w:rsidRPr="00333041" w:rsidDel="00705ED5">
          <w:rPr>
            <w:rFonts w:ascii="Calibri" w:hAnsi="Calibri"/>
            <w:noProof/>
          </w:rPr>
          <w:delText>23.</w:delText>
        </w:r>
        <w:r w:rsidRPr="00333041" w:rsidDel="00705ED5">
          <w:rPr>
            <w:rFonts w:ascii="Calibri" w:hAnsi="Calibri"/>
            <w:noProof/>
          </w:rPr>
          <w:tab/>
          <w:delText xml:space="preserve">Pearl, J. </w:delText>
        </w:r>
        <w:r w:rsidRPr="00333041" w:rsidDel="00705ED5">
          <w:rPr>
            <w:rFonts w:ascii="Calibri" w:hAnsi="Calibri"/>
            <w:i/>
            <w:noProof/>
          </w:rPr>
          <w:delText>Causality: Models, reasoning, and inference</w:delText>
        </w:r>
        <w:r w:rsidRPr="00333041" w:rsidDel="00705ED5">
          <w:rPr>
            <w:rFonts w:ascii="Calibri" w:hAnsi="Calibri"/>
            <w:noProof/>
          </w:rPr>
          <w:delText>, (Cambridge University Press, New York, 2000).</w:delText>
        </w:r>
      </w:del>
    </w:p>
    <w:p w:rsidR="00333041" w:rsidRPr="00333041" w:rsidDel="00705ED5" w:rsidRDefault="00333041" w:rsidP="00333041">
      <w:pPr>
        <w:ind w:left="720" w:hanging="720"/>
        <w:rPr>
          <w:del w:id="2041" w:author="Christopher Summerfield" w:date="2014-04-23T15:13:00Z"/>
          <w:rFonts w:ascii="Calibri" w:hAnsi="Calibri"/>
          <w:noProof/>
        </w:rPr>
      </w:pPr>
      <w:del w:id="2042" w:author="Christopher Summerfield" w:date="2014-04-23T15:13:00Z">
        <w:r w:rsidRPr="00333041" w:rsidDel="00705ED5">
          <w:rPr>
            <w:rFonts w:ascii="Calibri" w:hAnsi="Calibri"/>
            <w:noProof/>
          </w:rPr>
          <w:delText>24.</w:delText>
        </w:r>
        <w:r w:rsidRPr="00333041" w:rsidDel="00705ED5">
          <w:rPr>
            <w:rFonts w:ascii="Calibri" w:hAnsi="Calibri"/>
            <w:noProof/>
          </w:rPr>
          <w:tab/>
          <w:delText xml:space="preserve">Kemp, C. &amp; Tenenbaum, J.B. Structured statistical models of inductive reasoning. </w:delText>
        </w:r>
        <w:r w:rsidRPr="00333041" w:rsidDel="00705ED5">
          <w:rPr>
            <w:rFonts w:ascii="Calibri" w:hAnsi="Calibri"/>
            <w:i/>
            <w:noProof/>
          </w:rPr>
          <w:delText>Psychol Rev</w:delText>
        </w:r>
        <w:r w:rsidRPr="00333041" w:rsidDel="00705ED5">
          <w:rPr>
            <w:rFonts w:ascii="Calibri" w:hAnsi="Calibri"/>
            <w:noProof/>
          </w:rPr>
          <w:delText xml:space="preserve"> </w:delText>
        </w:r>
        <w:r w:rsidRPr="00333041" w:rsidDel="00705ED5">
          <w:rPr>
            <w:rFonts w:ascii="Calibri" w:hAnsi="Calibri"/>
            <w:b/>
            <w:noProof/>
          </w:rPr>
          <w:delText>116</w:delText>
        </w:r>
        <w:r w:rsidRPr="00333041" w:rsidDel="00705ED5">
          <w:rPr>
            <w:rFonts w:ascii="Calibri" w:hAnsi="Calibri"/>
            <w:noProof/>
          </w:rPr>
          <w:delText>, 20-58 (2009).</w:delText>
        </w:r>
      </w:del>
    </w:p>
    <w:p w:rsidR="00333041" w:rsidRPr="00333041" w:rsidDel="00705ED5" w:rsidRDefault="00333041" w:rsidP="00333041">
      <w:pPr>
        <w:ind w:left="720" w:hanging="720"/>
        <w:rPr>
          <w:del w:id="2043" w:author="Christopher Summerfield" w:date="2014-04-23T15:13:00Z"/>
          <w:rFonts w:ascii="Calibri" w:hAnsi="Calibri"/>
          <w:noProof/>
        </w:rPr>
      </w:pPr>
      <w:del w:id="2044" w:author="Christopher Summerfield" w:date="2014-04-23T15:13:00Z">
        <w:r w:rsidRPr="00333041" w:rsidDel="00705ED5">
          <w:rPr>
            <w:rFonts w:ascii="Calibri" w:hAnsi="Calibri"/>
            <w:noProof/>
          </w:rPr>
          <w:delText>25.</w:delText>
        </w:r>
        <w:r w:rsidRPr="00333041" w:rsidDel="00705ED5">
          <w:rPr>
            <w:rFonts w:ascii="Calibri" w:hAnsi="Calibri"/>
            <w:noProof/>
          </w:rPr>
          <w:tab/>
          <w:delText xml:space="preserve">Sloman, S.A. Feature-based induction. </w:delText>
        </w:r>
        <w:r w:rsidRPr="00333041" w:rsidDel="00705ED5">
          <w:rPr>
            <w:rFonts w:ascii="Calibri" w:hAnsi="Calibri"/>
            <w:i/>
            <w:noProof/>
          </w:rPr>
          <w:delText>Cognitive Psychology</w:delText>
        </w:r>
        <w:r w:rsidRPr="00333041" w:rsidDel="00705ED5">
          <w:rPr>
            <w:rFonts w:ascii="Calibri" w:hAnsi="Calibri"/>
            <w:noProof/>
          </w:rPr>
          <w:delText xml:space="preserve"> </w:delText>
        </w:r>
        <w:r w:rsidRPr="00333041" w:rsidDel="00705ED5">
          <w:rPr>
            <w:rFonts w:ascii="Calibri" w:hAnsi="Calibri"/>
            <w:b/>
            <w:noProof/>
          </w:rPr>
          <w:delText>25</w:delText>
        </w:r>
        <w:r w:rsidRPr="00333041" w:rsidDel="00705ED5">
          <w:rPr>
            <w:rFonts w:ascii="Calibri" w:hAnsi="Calibri"/>
            <w:noProof/>
          </w:rPr>
          <w:delText>, 231-280 (1993).</w:delText>
        </w:r>
      </w:del>
    </w:p>
    <w:p w:rsidR="00333041" w:rsidRPr="00333041" w:rsidDel="00705ED5" w:rsidRDefault="00333041" w:rsidP="00333041">
      <w:pPr>
        <w:ind w:left="720" w:hanging="720"/>
        <w:rPr>
          <w:del w:id="2045" w:author="Christopher Summerfield" w:date="2014-04-23T15:13:00Z"/>
          <w:rFonts w:ascii="Calibri" w:hAnsi="Calibri"/>
          <w:noProof/>
        </w:rPr>
      </w:pPr>
      <w:del w:id="2046" w:author="Christopher Summerfield" w:date="2014-04-23T15:13:00Z">
        <w:r w:rsidRPr="00333041" w:rsidDel="00705ED5">
          <w:rPr>
            <w:rFonts w:ascii="Calibri" w:hAnsi="Calibri"/>
            <w:noProof/>
          </w:rPr>
          <w:delText>26.</w:delText>
        </w:r>
        <w:r w:rsidRPr="00333041" w:rsidDel="00705ED5">
          <w:rPr>
            <w:rFonts w:ascii="Calibri" w:hAnsi="Calibri"/>
            <w:noProof/>
          </w:rPr>
          <w:tab/>
          <w:delText xml:space="preserve">Heit, E. A Bayesian analysis of some forms of inductive reasoning. in </w:delText>
        </w:r>
        <w:r w:rsidRPr="00333041" w:rsidDel="00705ED5">
          <w:rPr>
            <w:rFonts w:ascii="Calibri" w:hAnsi="Calibri"/>
            <w:i/>
            <w:noProof/>
          </w:rPr>
          <w:delText>Rational models of cognition</w:delText>
        </w:r>
        <w:r w:rsidRPr="00333041" w:rsidDel="00705ED5">
          <w:rPr>
            <w:rFonts w:ascii="Calibri" w:hAnsi="Calibri"/>
            <w:noProof/>
          </w:rPr>
          <w:delText xml:space="preserve"> (eds. Oaksford, M. &amp; Chater, N.) 248-274 (Oxford University Press, Oxford, 1998).</w:delText>
        </w:r>
      </w:del>
    </w:p>
    <w:p w:rsidR="00333041" w:rsidRPr="00333041" w:rsidDel="00705ED5" w:rsidRDefault="00333041" w:rsidP="00333041">
      <w:pPr>
        <w:ind w:left="720" w:hanging="720"/>
        <w:rPr>
          <w:del w:id="2047" w:author="Christopher Summerfield" w:date="2014-04-23T15:13:00Z"/>
          <w:rFonts w:ascii="Calibri" w:hAnsi="Calibri"/>
          <w:noProof/>
        </w:rPr>
      </w:pPr>
      <w:del w:id="2048" w:author="Christopher Summerfield" w:date="2014-04-23T15:13:00Z">
        <w:r w:rsidRPr="00333041" w:rsidDel="00705ED5">
          <w:rPr>
            <w:rFonts w:ascii="Calibri" w:hAnsi="Calibri"/>
            <w:noProof/>
          </w:rPr>
          <w:delText>27.</w:delText>
        </w:r>
        <w:r w:rsidRPr="00333041" w:rsidDel="00705ED5">
          <w:rPr>
            <w:rFonts w:ascii="Calibri" w:hAnsi="Calibri"/>
            <w:noProof/>
          </w:rPr>
          <w:tab/>
          <w:delText xml:space="preserve">Sutton, R. &amp; Barto, A. </w:delText>
        </w:r>
        <w:r w:rsidRPr="00333041" w:rsidDel="00705ED5">
          <w:rPr>
            <w:rFonts w:ascii="Calibri" w:hAnsi="Calibri"/>
            <w:i/>
            <w:noProof/>
          </w:rPr>
          <w:delText>Reinforcement Learning</w:delText>
        </w:r>
        <w:r w:rsidRPr="00333041" w:rsidDel="00705ED5">
          <w:rPr>
            <w:rFonts w:ascii="Calibri" w:hAnsi="Calibri"/>
            <w:noProof/>
          </w:rPr>
          <w:delText>, (MIT press, 1998).</w:delText>
        </w:r>
      </w:del>
    </w:p>
    <w:p w:rsidR="00333041" w:rsidRPr="00333041" w:rsidDel="00705ED5" w:rsidRDefault="00333041" w:rsidP="00333041">
      <w:pPr>
        <w:ind w:left="720" w:hanging="720"/>
        <w:rPr>
          <w:del w:id="2049" w:author="Christopher Summerfield" w:date="2014-04-23T15:13:00Z"/>
          <w:rFonts w:ascii="Calibri" w:hAnsi="Calibri"/>
          <w:noProof/>
        </w:rPr>
      </w:pPr>
      <w:del w:id="2050" w:author="Christopher Summerfield" w:date="2014-04-23T15:13:00Z">
        <w:r w:rsidRPr="00333041" w:rsidDel="00705ED5">
          <w:rPr>
            <w:rFonts w:ascii="Calibri" w:hAnsi="Calibri"/>
            <w:noProof/>
          </w:rPr>
          <w:delText>28.</w:delText>
        </w:r>
        <w:r w:rsidRPr="00333041" w:rsidDel="00705ED5">
          <w:rPr>
            <w:rFonts w:ascii="Calibri" w:hAnsi="Calibri"/>
            <w:noProof/>
          </w:rPr>
          <w:tab/>
          <w:delText xml:space="preserve">Plassmann, H., O'Doherty, J. &amp; Rangel, A. Orbitofrontal cortex encodes willingness to pay in everyday economic transactions. </w:delText>
        </w:r>
        <w:r w:rsidRPr="00333041" w:rsidDel="00705ED5">
          <w:rPr>
            <w:rFonts w:ascii="Calibri" w:hAnsi="Calibri"/>
            <w:i/>
            <w:noProof/>
          </w:rPr>
          <w:delText>J Neurosci</w:delText>
        </w:r>
        <w:r w:rsidRPr="00333041" w:rsidDel="00705ED5">
          <w:rPr>
            <w:rFonts w:ascii="Calibri" w:hAnsi="Calibri"/>
            <w:noProof/>
          </w:rPr>
          <w:delText xml:space="preserve"> </w:delText>
        </w:r>
        <w:r w:rsidRPr="00333041" w:rsidDel="00705ED5">
          <w:rPr>
            <w:rFonts w:ascii="Calibri" w:hAnsi="Calibri"/>
            <w:b/>
            <w:noProof/>
          </w:rPr>
          <w:delText>27</w:delText>
        </w:r>
        <w:r w:rsidRPr="00333041" w:rsidDel="00705ED5">
          <w:rPr>
            <w:rFonts w:ascii="Calibri" w:hAnsi="Calibri"/>
            <w:noProof/>
          </w:rPr>
          <w:delText>, 9984-9988 (2007).</w:delText>
        </w:r>
      </w:del>
    </w:p>
    <w:p w:rsidR="00333041" w:rsidRPr="00333041" w:rsidDel="00705ED5" w:rsidRDefault="00333041" w:rsidP="00333041">
      <w:pPr>
        <w:ind w:left="720" w:hanging="720"/>
        <w:rPr>
          <w:del w:id="2051" w:author="Christopher Summerfield" w:date="2014-04-23T15:13:00Z"/>
          <w:rFonts w:ascii="Calibri" w:hAnsi="Calibri"/>
          <w:noProof/>
        </w:rPr>
      </w:pPr>
      <w:del w:id="2052" w:author="Christopher Summerfield" w:date="2014-04-23T15:13:00Z">
        <w:r w:rsidRPr="00333041" w:rsidDel="00705ED5">
          <w:rPr>
            <w:rFonts w:ascii="Calibri" w:hAnsi="Calibri"/>
            <w:noProof/>
          </w:rPr>
          <w:delText>29.</w:delText>
        </w:r>
        <w:r w:rsidRPr="00333041" w:rsidDel="00705ED5">
          <w:rPr>
            <w:rFonts w:ascii="Calibri" w:hAnsi="Calibri"/>
            <w:noProof/>
          </w:rPr>
          <w:tab/>
          <w:delText xml:space="preserve">Padoa-Schioppa, C. &amp; Assad, J.A. Neurons in the orbitofrontal cortex encode economic value. </w:delText>
        </w:r>
        <w:r w:rsidRPr="00333041" w:rsidDel="00705ED5">
          <w:rPr>
            <w:rFonts w:ascii="Calibri" w:hAnsi="Calibri"/>
            <w:i/>
            <w:noProof/>
          </w:rPr>
          <w:delText>Nature</w:delText>
        </w:r>
        <w:r w:rsidRPr="00333041" w:rsidDel="00705ED5">
          <w:rPr>
            <w:rFonts w:ascii="Calibri" w:hAnsi="Calibri"/>
            <w:noProof/>
          </w:rPr>
          <w:delText xml:space="preserve"> </w:delText>
        </w:r>
        <w:r w:rsidRPr="00333041" w:rsidDel="00705ED5">
          <w:rPr>
            <w:rFonts w:ascii="Calibri" w:hAnsi="Calibri"/>
            <w:b/>
            <w:noProof/>
          </w:rPr>
          <w:delText>441</w:delText>
        </w:r>
        <w:r w:rsidRPr="00333041" w:rsidDel="00705ED5">
          <w:rPr>
            <w:rFonts w:ascii="Calibri" w:hAnsi="Calibri"/>
            <w:noProof/>
          </w:rPr>
          <w:delText>, 223-226 (2006).</w:delText>
        </w:r>
      </w:del>
    </w:p>
    <w:p w:rsidR="00333041" w:rsidRPr="00333041" w:rsidDel="00705ED5" w:rsidRDefault="00333041" w:rsidP="00333041">
      <w:pPr>
        <w:ind w:left="720" w:hanging="720"/>
        <w:rPr>
          <w:del w:id="2053" w:author="Christopher Summerfield" w:date="2014-04-23T15:13:00Z"/>
          <w:rFonts w:ascii="Calibri" w:hAnsi="Calibri"/>
          <w:noProof/>
        </w:rPr>
      </w:pPr>
      <w:del w:id="2054" w:author="Christopher Summerfield" w:date="2014-04-23T15:13:00Z">
        <w:r w:rsidRPr="00333041" w:rsidDel="00705ED5">
          <w:rPr>
            <w:rFonts w:ascii="Calibri" w:hAnsi="Calibri"/>
            <w:noProof/>
          </w:rPr>
          <w:delText>30.</w:delText>
        </w:r>
        <w:r w:rsidRPr="00333041" w:rsidDel="00705ED5">
          <w:rPr>
            <w:rFonts w:ascii="Calibri" w:hAnsi="Calibri"/>
            <w:noProof/>
          </w:rPr>
          <w:tab/>
          <w:delText xml:space="preserve">Boorman, E.D., Behrens, T.E. &amp; Rushworth, M.F. Counterfactual choice and learning in a neural network centered on human lateral frontopolar cortex. </w:delText>
        </w:r>
        <w:r w:rsidRPr="00333041" w:rsidDel="00705ED5">
          <w:rPr>
            <w:rFonts w:ascii="Calibri" w:hAnsi="Calibri"/>
            <w:i/>
            <w:noProof/>
          </w:rPr>
          <w:delText>PLoS Biol</w:delText>
        </w:r>
        <w:r w:rsidRPr="00333041" w:rsidDel="00705ED5">
          <w:rPr>
            <w:rFonts w:ascii="Calibri" w:hAnsi="Calibri"/>
            <w:noProof/>
          </w:rPr>
          <w:delText xml:space="preserve"> </w:delText>
        </w:r>
        <w:r w:rsidRPr="00333041" w:rsidDel="00705ED5">
          <w:rPr>
            <w:rFonts w:ascii="Calibri" w:hAnsi="Calibri"/>
            <w:b/>
            <w:noProof/>
          </w:rPr>
          <w:delText>9</w:delText>
        </w:r>
        <w:r w:rsidRPr="00333041" w:rsidDel="00705ED5">
          <w:rPr>
            <w:rFonts w:ascii="Calibri" w:hAnsi="Calibri"/>
            <w:noProof/>
          </w:rPr>
          <w:delText>, e1001093 (2011).</w:delText>
        </w:r>
      </w:del>
    </w:p>
    <w:p w:rsidR="00333041" w:rsidRPr="00333041" w:rsidDel="00705ED5" w:rsidRDefault="00333041" w:rsidP="00333041">
      <w:pPr>
        <w:ind w:left="720" w:hanging="720"/>
        <w:rPr>
          <w:del w:id="2055" w:author="Christopher Summerfield" w:date="2014-04-23T15:13:00Z"/>
          <w:rFonts w:ascii="Calibri" w:hAnsi="Calibri"/>
          <w:noProof/>
        </w:rPr>
      </w:pPr>
      <w:del w:id="2056" w:author="Christopher Summerfield" w:date="2014-04-23T15:13:00Z">
        <w:r w:rsidRPr="00333041" w:rsidDel="00705ED5">
          <w:rPr>
            <w:rFonts w:ascii="Calibri" w:hAnsi="Calibri"/>
            <w:noProof/>
          </w:rPr>
          <w:delText>31.</w:delText>
        </w:r>
        <w:r w:rsidRPr="00333041" w:rsidDel="00705ED5">
          <w:rPr>
            <w:rFonts w:ascii="Calibri" w:hAnsi="Calibri"/>
            <w:noProof/>
          </w:rPr>
          <w:tab/>
          <w:delText xml:space="preserve">Genovese, C.R., Lazar, N.A. &amp; Nichols, T. Thresholding of statistical maps in functional neuroimaging using the false discovery rate. </w:delText>
        </w:r>
        <w:r w:rsidRPr="00333041" w:rsidDel="00705ED5">
          <w:rPr>
            <w:rFonts w:ascii="Calibri" w:hAnsi="Calibri"/>
            <w:i/>
            <w:noProof/>
          </w:rPr>
          <w:delText>Neuroimage</w:delText>
        </w:r>
        <w:r w:rsidRPr="00333041" w:rsidDel="00705ED5">
          <w:rPr>
            <w:rFonts w:ascii="Calibri" w:hAnsi="Calibri"/>
            <w:noProof/>
          </w:rPr>
          <w:delText xml:space="preserve"> </w:delText>
        </w:r>
        <w:r w:rsidRPr="00333041" w:rsidDel="00705ED5">
          <w:rPr>
            <w:rFonts w:ascii="Calibri" w:hAnsi="Calibri"/>
            <w:b/>
            <w:noProof/>
          </w:rPr>
          <w:delText>15</w:delText>
        </w:r>
        <w:r w:rsidRPr="00333041" w:rsidDel="00705ED5">
          <w:rPr>
            <w:rFonts w:ascii="Calibri" w:hAnsi="Calibri"/>
            <w:noProof/>
          </w:rPr>
          <w:delText>, 870-878 (2002).</w:delText>
        </w:r>
      </w:del>
    </w:p>
    <w:p w:rsidR="00333041" w:rsidRPr="00333041" w:rsidDel="00705ED5" w:rsidRDefault="00333041" w:rsidP="00333041">
      <w:pPr>
        <w:ind w:left="720" w:hanging="720"/>
        <w:rPr>
          <w:del w:id="2057" w:author="Christopher Summerfield" w:date="2014-04-23T15:13:00Z"/>
          <w:rFonts w:ascii="Calibri" w:hAnsi="Calibri"/>
          <w:noProof/>
        </w:rPr>
      </w:pPr>
      <w:del w:id="2058" w:author="Christopher Summerfield" w:date="2014-04-23T15:13:00Z">
        <w:r w:rsidRPr="00333041" w:rsidDel="00705ED5">
          <w:rPr>
            <w:rFonts w:ascii="Calibri" w:hAnsi="Calibri"/>
            <w:noProof/>
          </w:rPr>
          <w:delText>32.</w:delText>
        </w:r>
        <w:r w:rsidRPr="00333041" w:rsidDel="00705ED5">
          <w:rPr>
            <w:rFonts w:ascii="Calibri" w:hAnsi="Calibri"/>
            <w:noProof/>
          </w:rPr>
          <w:tab/>
          <w:delText xml:space="preserve">Kuhn, T.S. </w:delText>
        </w:r>
        <w:r w:rsidRPr="00333041" w:rsidDel="00705ED5">
          <w:rPr>
            <w:rFonts w:ascii="Calibri" w:hAnsi="Calibri"/>
            <w:i/>
            <w:noProof/>
          </w:rPr>
          <w:delText xml:space="preserve">The Structure of Scientific Revolutions. </w:delText>
        </w:r>
        <w:r w:rsidRPr="00333041" w:rsidDel="00705ED5">
          <w:rPr>
            <w:rFonts w:ascii="Calibri" w:hAnsi="Calibri"/>
            <w:noProof/>
          </w:rPr>
          <w:delText>, ( University of Chicago Press, Chicago, IL, 1962).</w:delText>
        </w:r>
      </w:del>
    </w:p>
    <w:p w:rsidR="00333041" w:rsidRPr="00333041" w:rsidDel="00705ED5" w:rsidRDefault="00333041" w:rsidP="00333041">
      <w:pPr>
        <w:ind w:left="720" w:hanging="720"/>
        <w:rPr>
          <w:del w:id="2059" w:author="Christopher Summerfield" w:date="2014-04-23T15:13:00Z"/>
          <w:rFonts w:ascii="Calibri" w:hAnsi="Calibri"/>
          <w:noProof/>
        </w:rPr>
      </w:pPr>
      <w:del w:id="2060" w:author="Christopher Summerfield" w:date="2014-04-23T15:13:00Z">
        <w:r w:rsidRPr="00333041" w:rsidDel="00705ED5">
          <w:rPr>
            <w:rFonts w:ascii="Calibri" w:hAnsi="Calibri"/>
            <w:noProof/>
          </w:rPr>
          <w:delText>33.</w:delText>
        </w:r>
        <w:r w:rsidRPr="00333041" w:rsidDel="00705ED5">
          <w:rPr>
            <w:rFonts w:ascii="Calibri" w:hAnsi="Calibri"/>
            <w:noProof/>
          </w:rPr>
          <w:tab/>
          <w:delText xml:space="preserve">Shanks, D.R. &amp; Dickinson, A. Associative accounts of causality judgment. in </w:delText>
        </w:r>
        <w:r w:rsidRPr="00333041" w:rsidDel="00705ED5">
          <w:rPr>
            <w:rFonts w:ascii="Calibri" w:hAnsi="Calibri"/>
            <w:i/>
            <w:noProof/>
          </w:rPr>
          <w:delText>The psychology of learning and motivation: Vol. 21. Advances in research and theory</w:delText>
        </w:r>
        <w:r w:rsidRPr="00333041" w:rsidDel="00705ED5">
          <w:rPr>
            <w:rFonts w:ascii="Calibri" w:hAnsi="Calibri"/>
            <w:noProof/>
          </w:rPr>
          <w:delText xml:space="preserve"> (ed. Bower, G.H.) 229-261 (San Diego: Academic Press, 1987).</w:delText>
        </w:r>
      </w:del>
    </w:p>
    <w:p w:rsidR="00333041" w:rsidRPr="00333041" w:rsidDel="00705ED5" w:rsidRDefault="00333041" w:rsidP="00333041">
      <w:pPr>
        <w:ind w:left="720" w:hanging="720"/>
        <w:rPr>
          <w:del w:id="2061" w:author="Christopher Summerfield" w:date="2014-04-23T15:13:00Z"/>
          <w:rFonts w:ascii="Calibri" w:hAnsi="Calibri"/>
          <w:noProof/>
        </w:rPr>
      </w:pPr>
      <w:del w:id="2062" w:author="Christopher Summerfield" w:date="2014-04-23T15:13:00Z">
        <w:r w:rsidRPr="00333041" w:rsidDel="00705ED5">
          <w:rPr>
            <w:rFonts w:ascii="Calibri" w:hAnsi="Calibri"/>
            <w:noProof/>
          </w:rPr>
          <w:delText>34.</w:delText>
        </w:r>
        <w:r w:rsidRPr="00333041" w:rsidDel="00705ED5">
          <w:rPr>
            <w:rFonts w:ascii="Calibri" w:hAnsi="Calibri"/>
            <w:noProof/>
          </w:rPr>
          <w:tab/>
          <w:delText xml:space="preserve">Holyoak, K.J. &amp; Cheng, P.W. Causal learning and inference as a rational process: the new synthesis. </w:delText>
        </w:r>
        <w:r w:rsidRPr="00333041" w:rsidDel="00705ED5">
          <w:rPr>
            <w:rFonts w:ascii="Calibri" w:hAnsi="Calibri"/>
            <w:i/>
            <w:noProof/>
          </w:rPr>
          <w:delText>Annu Rev Psychol</w:delText>
        </w:r>
        <w:r w:rsidRPr="00333041" w:rsidDel="00705ED5">
          <w:rPr>
            <w:rFonts w:ascii="Calibri" w:hAnsi="Calibri"/>
            <w:noProof/>
          </w:rPr>
          <w:delText xml:space="preserve"> </w:delText>
        </w:r>
        <w:r w:rsidRPr="00333041" w:rsidDel="00705ED5">
          <w:rPr>
            <w:rFonts w:ascii="Calibri" w:hAnsi="Calibri"/>
            <w:b/>
            <w:noProof/>
          </w:rPr>
          <w:delText>62</w:delText>
        </w:r>
        <w:r w:rsidRPr="00333041" w:rsidDel="00705ED5">
          <w:rPr>
            <w:rFonts w:ascii="Calibri" w:hAnsi="Calibri"/>
            <w:noProof/>
          </w:rPr>
          <w:delText>, 135-163 (2011).</w:delText>
        </w:r>
      </w:del>
    </w:p>
    <w:p w:rsidR="00333041" w:rsidRPr="00333041" w:rsidDel="00705ED5" w:rsidRDefault="00333041" w:rsidP="00333041">
      <w:pPr>
        <w:ind w:left="720" w:hanging="720"/>
        <w:rPr>
          <w:del w:id="2063" w:author="Christopher Summerfield" w:date="2014-04-23T15:13:00Z"/>
          <w:rFonts w:ascii="Calibri" w:hAnsi="Calibri"/>
          <w:noProof/>
        </w:rPr>
      </w:pPr>
      <w:del w:id="2064" w:author="Christopher Summerfield" w:date="2014-04-23T15:13:00Z">
        <w:r w:rsidRPr="00333041" w:rsidDel="00705ED5">
          <w:rPr>
            <w:rFonts w:ascii="Calibri" w:hAnsi="Calibri"/>
            <w:noProof/>
          </w:rPr>
          <w:delText>35.</w:delText>
        </w:r>
        <w:r w:rsidRPr="00333041" w:rsidDel="00705ED5">
          <w:rPr>
            <w:rFonts w:ascii="Calibri" w:hAnsi="Calibri"/>
            <w:noProof/>
          </w:rPr>
          <w:tab/>
          <w:delText xml:space="preserve">Wunderlich, K., Beierholm, U.R., Bossaerts, P. &amp; O'Doherty, J.P. The human prefrontal cortex mediates integration of potential causes behind observed outcomes. </w:delText>
        </w:r>
        <w:r w:rsidRPr="00333041" w:rsidDel="00705ED5">
          <w:rPr>
            <w:rFonts w:ascii="Calibri" w:hAnsi="Calibri"/>
            <w:i/>
            <w:noProof/>
          </w:rPr>
          <w:delText>J Neurophysiol</w:delText>
        </w:r>
        <w:r w:rsidRPr="00333041" w:rsidDel="00705ED5">
          <w:rPr>
            <w:rFonts w:ascii="Calibri" w:hAnsi="Calibri"/>
            <w:noProof/>
          </w:rPr>
          <w:delText xml:space="preserve"> </w:delText>
        </w:r>
        <w:r w:rsidRPr="00333041" w:rsidDel="00705ED5">
          <w:rPr>
            <w:rFonts w:ascii="Calibri" w:hAnsi="Calibri"/>
            <w:b/>
            <w:noProof/>
          </w:rPr>
          <w:delText>106</w:delText>
        </w:r>
        <w:r w:rsidRPr="00333041" w:rsidDel="00705ED5">
          <w:rPr>
            <w:rFonts w:ascii="Calibri" w:hAnsi="Calibri"/>
            <w:noProof/>
          </w:rPr>
          <w:delText>, 1558-1569 (2011).</w:delText>
        </w:r>
      </w:del>
    </w:p>
    <w:p w:rsidR="00333041" w:rsidRPr="00333041" w:rsidDel="00705ED5" w:rsidRDefault="00333041" w:rsidP="00333041">
      <w:pPr>
        <w:ind w:left="720" w:hanging="720"/>
        <w:rPr>
          <w:del w:id="2065" w:author="Christopher Summerfield" w:date="2014-04-23T15:13:00Z"/>
          <w:rFonts w:ascii="Calibri" w:hAnsi="Calibri"/>
          <w:noProof/>
        </w:rPr>
      </w:pPr>
      <w:del w:id="2066" w:author="Christopher Summerfield" w:date="2014-04-23T15:13:00Z">
        <w:r w:rsidRPr="00333041" w:rsidDel="00705ED5">
          <w:rPr>
            <w:rFonts w:ascii="Calibri" w:hAnsi="Calibri"/>
            <w:noProof/>
          </w:rPr>
          <w:delText>36.</w:delText>
        </w:r>
        <w:r w:rsidRPr="00333041" w:rsidDel="00705ED5">
          <w:rPr>
            <w:rFonts w:ascii="Calibri" w:hAnsi="Calibri"/>
            <w:noProof/>
          </w:rPr>
          <w:tab/>
          <w:delText xml:space="preserve">Daw, N.D., Gershman, S.J., Seymour, B., Dayan, P. &amp; Dolan, R.J. Model-based influences on humans' choices and striatal prediction errors. </w:delText>
        </w:r>
        <w:r w:rsidRPr="00333041" w:rsidDel="00705ED5">
          <w:rPr>
            <w:rFonts w:ascii="Calibri" w:hAnsi="Calibri"/>
            <w:i/>
            <w:noProof/>
          </w:rPr>
          <w:delText>Neuron</w:delText>
        </w:r>
        <w:r w:rsidRPr="00333041" w:rsidDel="00705ED5">
          <w:rPr>
            <w:rFonts w:ascii="Calibri" w:hAnsi="Calibri"/>
            <w:noProof/>
          </w:rPr>
          <w:delText xml:space="preserve"> </w:delText>
        </w:r>
        <w:r w:rsidRPr="00333041" w:rsidDel="00705ED5">
          <w:rPr>
            <w:rFonts w:ascii="Calibri" w:hAnsi="Calibri"/>
            <w:b/>
            <w:noProof/>
          </w:rPr>
          <w:delText>69</w:delText>
        </w:r>
        <w:r w:rsidRPr="00333041" w:rsidDel="00705ED5">
          <w:rPr>
            <w:rFonts w:ascii="Calibri" w:hAnsi="Calibri"/>
            <w:noProof/>
          </w:rPr>
          <w:delText>, 1204-1215 (2011).</w:delText>
        </w:r>
      </w:del>
    </w:p>
    <w:p w:rsidR="00333041" w:rsidRPr="00333041" w:rsidDel="00705ED5" w:rsidRDefault="00333041" w:rsidP="00333041">
      <w:pPr>
        <w:ind w:left="720" w:hanging="720"/>
        <w:rPr>
          <w:del w:id="2067" w:author="Christopher Summerfield" w:date="2014-04-23T15:13:00Z"/>
          <w:rFonts w:ascii="Calibri" w:hAnsi="Calibri"/>
          <w:noProof/>
        </w:rPr>
      </w:pPr>
      <w:del w:id="2068" w:author="Christopher Summerfield" w:date="2014-04-23T15:13:00Z">
        <w:r w:rsidRPr="00333041" w:rsidDel="00705ED5">
          <w:rPr>
            <w:rFonts w:ascii="Calibri" w:hAnsi="Calibri"/>
            <w:noProof/>
          </w:rPr>
          <w:delText>37.</w:delText>
        </w:r>
        <w:r w:rsidRPr="00333041" w:rsidDel="00705ED5">
          <w:rPr>
            <w:rFonts w:ascii="Calibri" w:hAnsi="Calibri"/>
            <w:noProof/>
          </w:rPr>
          <w:tab/>
          <w:delText xml:space="preserve">Glascher, J., Daw, N., Dayan, P. &amp; O'Doherty, J.P. States versus rewards: dissociable neural prediction error signals underlying model-based and model-free reinforcement learning. </w:delText>
        </w:r>
        <w:r w:rsidRPr="00333041" w:rsidDel="00705ED5">
          <w:rPr>
            <w:rFonts w:ascii="Calibri" w:hAnsi="Calibri"/>
            <w:i/>
            <w:noProof/>
          </w:rPr>
          <w:delText>Neuron</w:delText>
        </w:r>
        <w:r w:rsidRPr="00333041" w:rsidDel="00705ED5">
          <w:rPr>
            <w:rFonts w:ascii="Calibri" w:hAnsi="Calibri"/>
            <w:noProof/>
          </w:rPr>
          <w:delText xml:space="preserve"> </w:delText>
        </w:r>
        <w:r w:rsidRPr="00333041" w:rsidDel="00705ED5">
          <w:rPr>
            <w:rFonts w:ascii="Calibri" w:hAnsi="Calibri"/>
            <w:b/>
            <w:noProof/>
          </w:rPr>
          <w:delText>66</w:delText>
        </w:r>
        <w:r w:rsidRPr="00333041" w:rsidDel="00705ED5">
          <w:rPr>
            <w:rFonts w:ascii="Calibri" w:hAnsi="Calibri"/>
            <w:noProof/>
          </w:rPr>
          <w:delText>, 585-595 (2010).</w:delText>
        </w:r>
      </w:del>
    </w:p>
    <w:p w:rsidR="00333041" w:rsidRPr="00333041" w:rsidDel="00705ED5" w:rsidRDefault="00333041" w:rsidP="00333041">
      <w:pPr>
        <w:ind w:left="720" w:hanging="720"/>
        <w:rPr>
          <w:del w:id="2069" w:author="Christopher Summerfield" w:date="2014-04-23T15:13:00Z"/>
          <w:rFonts w:ascii="Calibri" w:hAnsi="Calibri"/>
          <w:noProof/>
        </w:rPr>
      </w:pPr>
      <w:del w:id="2070" w:author="Christopher Summerfield" w:date="2014-04-23T15:13:00Z">
        <w:r w:rsidRPr="00333041" w:rsidDel="00705ED5">
          <w:rPr>
            <w:rFonts w:ascii="Calibri" w:hAnsi="Calibri"/>
            <w:noProof/>
          </w:rPr>
          <w:delText>38.</w:delText>
        </w:r>
        <w:r w:rsidRPr="00333041" w:rsidDel="00705ED5">
          <w:rPr>
            <w:rFonts w:ascii="Calibri" w:hAnsi="Calibri"/>
            <w:noProof/>
          </w:rPr>
          <w:tab/>
          <w:delText xml:space="preserve">Dolan, R.J. &amp; Dayan, P. Goals and habits in the brain. </w:delText>
        </w:r>
        <w:r w:rsidRPr="00333041" w:rsidDel="00705ED5">
          <w:rPr>
            <w:rFonts w:ascii="Calibri" w:hAnsi="Calibri"/>
            <w:i/>
            <w:noProof/>
          </w:rPr>
          <w:delText>Neuron</w:delText>
        </w:r>
        <w:r w:rsidRPr="00333041" w:rsidDel="00705ED5">
          <w:rPr>
            <w:rFonts w:ascii="Calibri" w:hAnsi="Calibri"/>
            <w:noProof/>
          </w:rPr>
          <w:delText xml:space="preserve"> </w:delText>
        </w:r>
        <w:r w:rsidRPr="00333041" w:rsidDel="00705ED5">
          <w:rPr>
            <w:rFonts w:ascii="Calibri" w:hAnsi="Calibri"/>
            <w:b/>
            <w:noProof/>
          </w:rPr>
          <w:delText>80</w:delText>
        </w:r>
        <w:r w:rsidRPr="00333041" w:rsidDel="00705ED5">
          <w:rPr>
            <w:rFonts w:ascii="Calibri" w:hAnsi="Calibri"/>
            <w:noProof/>
          </w:rPr>
          <w:delText>, 312-325 (2013).</w:delText>
        </w:r>
      </w:del>
    </w:p>
    <w:p w:rsidR="00333041" w:rsidRPr="00333041" w:rsidDel="00705ED5" w:rsidRDefault="00333041" w:rsidP="00333041">
      <w:pPr>
        <w:ind w:left="720" w:hanging="720"/>
        <w:rPr>
          <w:del w:id="2071" w:author="Christopher Summerfield" w:date="2014-04-23T15:13:00Z"/>
          <w:rFonts w:ascii="Calibri" w:hAnsi="Calibri"/>
          <w:noProof/>
        </w:rPr>
      </w:pPr>
      <w:del w:id="2072" w:author="Christopher Summerfield" w:date="2014-04-23T15:13:00Z">
        <w:r w:rsidRPr="00333041" w:rsidDel="00705ED5">
          <w:rPr>
            <w:rFonts w:ascii="Calibri" w:hAnsi="Calibri"/>
            <w:noProof/>
          </w:rPr>
          <w:delText>39.</w:delText>
        </w:r>
        <w:r w:rsidRPr="00333041" w:rsidDel="00705ED5">
          <w:rPr>
            <w:rFonts w:ascii="Calibri" w:hAnsi="Calibri"/>
            <w:noProof/>
          </w:rPr>
          <w:tab/>
          <w:delText xml:space="preserve">Smittenaar, P., Fitzgerald, T.H., Romei, V., Wright, N.D. &amp; Dolan, R.J. Disruption of Dorsolateral Prefrontal Cortex Decreases Model-Based in Favor of Model-free Control in Humans. </w:delText>
        </w:r>
        <w:r w:rsidRPr="00333041" w:rsidDel="00705ED5">
          <w:rPr>
            <w:rFonts w:ascii="Calibri" w:hAnsi="Calibri"/>
            <w:i/>
            <w:noProof/>
          </w:rPr>
          <w:delText>Neuron</w:delText>
        </w:r>
        <w:r w:rsidRPr="00333041" w:rsidDel="00705ED5">
          <w:rPr>
            <w:rFonts w:ascii="Calibri" w:hAnsi="Calibri"/>
            <w:noProof/>
          </w:rPr>
          <w:delText xml:space="preserve"> (2013).</w:delText>
        </w:r>
      </w:del>
    </w:p>
    <w:p w:rsidR="00333041" w:rsidRPr="00333041" w:rsidDel="00705ED5" w:rsidRDefault="00333041" w:rsidP="00333041">
      <w:pPr>
        <w:ind w:left="720" w:hanging="720"/>
        <w:rPr>
          <w:del w:id="2073" w:author="Christopher Summerfield" w:date="2014-04-23T15:13:00Z"/>
          <w:rFonts w:ascii="Calibri" w:hAnsi="Calibri"/>
          <w:noProof/>
        </w:rPr>
      </w:pPr>
      <w:del w:id="2074" w:author="Christopher Summerfield" w:date="2014-04-23T15:13:00Z">
        <w:r w:rsidRPr="00333041" w:rsidDel="00705ED5">
          <w:rPr>
            <w:rFonts w:ascii="Calibri" w:hAnsi="Calibri"/>
            <w:noProof/>
          </w:rPr>
          <w:delText>40.</w:delText>
        </w:r>
        <w:r w:rsidRPr="00333041" w:rsidDel="00705ED5">
          <w:rPr>
            <w:rFonts w:ascii="Calibri" w:hAnsi="Calibri"/>
            <w:noProof/>
          </w:rPr>
          <w:tab/>
          <w:delText>Corlett, P.R.</w:delText>
        </w:r>
        <w:r w:rsidRPr="00333041" w:rsidDel="00705ED5">
          <w:rPr>
            <w:rFonts w:ascii="Calibri" w:hAnsi="Calibri"/>
            <w:i/>
            <w:noProof/>
          </w:rPr>
          <w:delText>, et al.</w:delText>
        </w:r>
        <w:r w:rsidRPr="00333041" w:rsidDel="00705ED5">
          <w:rPr>
            <w:rFonts w:ascii="Calibri" w:hAnsi="Calibri"/>
            <w:noProof/>
          </w:rPr>
          <w:delText xml:space="preserve"> Prediction error during retrospective revaluation of causal associations in humans: fMRI evidence in favor of an associative model of learning. </w:delText>
        </w:r>
        <w:r w:rsidRPr="00333041" w:rsidDel="00705ED5">
          <w:rPr>
            <w:rFonts w:ascii="Calibri" w:hAnsi="Calibri"/>
            <w:i/>
            <w:noProof/>
          </w:rPr>
          <w:delText>Neuron</w:delText>
        </w:r>
        <w:r w:rsidRPr="00333041" w:rsidDel="00705ED5">
          <w:rPr>
            <w:rFonts w:ascii="Calibri" w:hAnsi="Calibri"/>
            <w:noProof/>
          </w:rPr>
          <w:delText xml:space="preserve"> </w:delText>
        </w:r>
        <w:r w:rsidRPr="00333041" w:rsidDel="00705ED5">
          <w:rPr>
            <w:rFonts w:ascii="Calibri" w:hAnsi="Calibri"/>
            <w:b/>
            <w:noProof/>
          </w:rPr>
          <w:delText>44</w:delText>
        </w:r>
        <w:r w:rsidRPr="00333041" w:rsidDel="00705ED5">
          <w:rPr>
            <w:rFonts w:ascii="Calibri" w:hAnsi="Calibri"/>
            <w:noProof/>
          </w:rPr>
          <w:delText>, 877-888 (2004).</w:delText>
        </w:r>
      </w:del>
    </w:p>
    <w:p w:rsidR="00333041" w:rsidRPr="00333041" w:rsidDel="00705ED5" w:rsidRDefault="00333041" w:rsidP="00333041">
      <w:pPr>
        <w:ind w:left="720" w:hanging="720"/>
        <w:rPr>
          <w:del w:id="2075" w:author="Christopher Summerfield" w:date="2014-04-23T15:13:00Z"/>
          <w:rFonts w:ascii="Calibri" w:hAnsi="Calibri"/>
          <w:noProof/>
        </w:rPr>
      </w:pPr>
      <w:del w:id="2076" w:author="Christopher Summerfield" w:date="2014-04-23T15:13:00Z">
        <w:r w:rsidRPr="00333041" w:rsidDel="00705ED5">
          <w:rPr>
            <w:rFonts w:ascii="Calibri" w:hAnsi="Calibri"/>
            <w:noProof/>
          </w:rPr>
          <w:delText>41.</w:delText>
        </w:r>
        <w:r w:rsidRPr="00333041" w:rsidDel="00705ED5">
          <w:rPr>
            <w:rFonts w:ascii="Calibri" w:hAnsi="Calibri"/>
            <w:noProof/>
          </w:rPr>
          <w:tab/>
          <w:delText>Turner, D.C.</w:delText>
        </w:r>
        <w:r w:rsidRPr="00333041" w:rsidDel="00705ED5">
          <w:rPr>
            <w:rFonts w:ascii="Calibri" w:hAnsi="Calibri"/>
            <w:i/>
            <w:noProof/>
          </w:rPr>
          <w:delText>, et al.</w:delText>
        </w:r>
        <w:r w:rsidRPr="00333041" w:rsidDel="00705ED5">
          <w:rPr>
            <w:rFonts w:ascii="Calibri" w:hAnsi="Calibri"/>
            <w:noProof/>
          </w:rPr>
          <w:delText xml:space="preserve"> The role of the lateral frontal cortex in causal associative learning: exploring preventative and super-learning. </w:delText>
        </w:r>
        <w:r w:rsidRPr="00333041" w:rsidDel="00705ED5">
          <w:rPr>
            <w:rFonts w:ascii="Calibri" w:hAnsi="Calibri"/>
            <w:i/>
            <w:noProof/>
          </w:rPr>
          <w:delText>Cereb Cortex</w:delText>
        </w:r>
        <w:r w:rsidRPr="00333041" w:rsidDel="00705ED5">
          <w:rPr>
            <w:rFonts w:ascii="Calibri" w:hAnsi="Calibri"/>
            <w:noProof/>
          </w:rPr>
          <w:delText xml:space="preserve"> </w:delText>
        </w:r>
        <w:r w:rsidRPr="00333041" w:rsidDel="00705ED5">
          <w:rPr>
            <w:rFonts w:ascii="Calibri" w:hAnsi="Calibri"/>
            <w:b/>
            <w:noProof/>
          </w:rPr>
          <w:delText>14</w:delText>
        </w:r>
        <w:r w:rsidRPr="00333041" w:rsidDel="00705ED5">
          <w:rPr>
            <w:rFonts w:ascii="Calibri" w:hAnsi="Calibri"/>
            <w:noProof/>
          </w:rPr>
          <w:delText>, 872-880 (2004).</w:delText>
        </w:r>
      </w:del>
    </w:p>
    <w:p w:rsidR="00333041" w:rsidRPr="00333041" w:rsidDel="00705ED5" w:rsidRDefault="00333041" w:rsidP="00333041">
      <w:pPr>
        <w:ind w:left="720" w:hanging="720"/>
        <w:rPr>
          <w:del w:id="2077" w:author="Christopher Summerfield" w:date="2014-04-23T15:13:00Z"/>
          <w:rFonts w:ascii="Calibri" w:hAnsi="Calibri"/>
          <w:noProof/>
        </w:rPr>
      </w:pPr>
      <w:del w:id="2078" w:author="Christopher Summerfield" w:date="2014-04-23T15:13:00Z">
        <w:r w:rsidRPr="00333041" w:rsidDel="00705ED5">
          <w:rPr>
            <w:rFonts w:ascii="Calibri" w:hAnsi="Calibri"/>
            <w:noProof/>
          </w:rPr>
          <w:delText>42.</w:delText>
        </w:r>
        <w:r w:rsidRPr="00333041" w:rsidDel="00705ED5">
          <w:rPr>
            <w:rFonts w:ascii="Calibri" w:hAnsi="Calibri"/>
            <w:noProof/>
          </w:rPr>
          <w:tab/>
          <w:delText>Crescentini, C.</w:delText>
        </w:r>
        <w:r w:rsidRPr="00333041" w:rsidDel="00705ED5">
          <w:rPr>
            <w:rFonts w:ascii="Calibri" w:hAnsi="Calibri"/>
            <w:i/>
            <w:noProof/>
          </w:rPr>
          <w:delText>, et al.</w:delText>
        </w:r>
        <w:r w:rsidRPr="00333041" w:rsidDel="00705ED5">
          <w:rPr>
            <w:rFonts w:ascii="Calibri" w:hAnsi="Calibri"/>
            <w:noProof/>
          </w:rPr>
          <w:delText xml:space="preserve"> Mechanisms of rule acquisition and rule following in inductive reasoning. </w:delText>
        </w:r>
        <w:r w:rsidRPr="00333041" w:rsidDel="00705ED5">
          <w:rPr>
            <w:rFonts w:ascii="Calibri" w:hAnsi="Calibri"/>
            <w:i/>
            <w:noProof/>
          </w:rPr>
          <w:delText>J Neurosci</w:delText>
        </w:r>
        <w:r w:rsidRPr="00333041" w:rsidDel="00705ED5">
          <w:rPr>
            <w:rFonts w:ascii="Calibri" w:hAnsi="Calibri"/>
            <w:noProof/>
          </w:rPr>
          <w:delText xml:space="preserve"> </w:delText>
        </w:r>
        <w:r w:rsidRPr="00333041" w:rsidDel="00705ED5">
          <w:rPr>
            <w:rFonts w:ascii="Calibri" w:hAnsi="Calibri"/>
            <w:b/>
            <w:noProof/>
          </w:rPr>
          <w:delText>31</w:delText>
        </w:r>
        <w:r w:rsidRPr="00333041" w:rsidDel="00705ED5">
          <w:rPr>
            <w:rFonts w:ascii="Calibri" w:hAnsi="Calibri"/>
            <w:noProof/>
          </w:rPr>
          <w:delText>, 7763-7774 (2011).</w:delText>
        </w:r>
      </w:del>
    </w:p>
    <w:p w:rsidR="00333041" w:rsidRPr="00333041" w:rsidDel="00705ED5" w:rsidRDefault="00333041" w:rsidP="00333041">
      <w:pPr>
        <w:ind w:left="720" w:hanging="720"/>
        <w:rPr>
          <w:del w:id="2079" w:author="Christopher Summerfield" w:date="2014-04-23T15:13:00Z"/>
          <w:rFonts w:ascii="Calibri" w:hAnsi="Calibri"/>
          <w:noProof/>
        </w:rPr>
      </w:pPr>
      <w:del w:id="2080" w:author="Christopher Summerfield" w:date="2014-04-23T15:13:00Z">
        <w:r w:rsidRPr="00333041" w:rsidDel="00705ED5">
          <w:rPr>
            <w:rFonts w:ascii="Calibri" w:hAnsi="Calibri"/>
            <w:noProof/>
          </w:rPr>
          <w:delText>43.</w:delText>
        </w:r>
        <w:r w:rsidRPr="00333041" w:rsidDel="00705ED5">
          <w:rPr>
            <w:rFonts w:ascii="Calibri" w:hAnsi="Calibri"/>
            <w:noProof/>
          </w:rPr>
          <w:tab/>
          <w:delText xml:space="preserve">Hampshire, A., Thompson, R., Duncan, J. &amp; Owen, A.M. Lateral prefrontal cortex subregions make dissociable contributions during fluid reasoning. </w:delText>
        </w:r>
        <w:r w:rsidRPr="00333041" w:rsidDel="00705ED5">
          <w:rPr>
            <w:rFonts w:ascii="Calibri" w:hAnsi="Calibri"/>
            <w:i/>
            <w:noProof/>
          </w:rPr>
          <w:delText>Cereb Cortex</w:delText>
        </w:r>
        <w:r w:rsidRPr="00333041" w:rsidDel="00705ED5">
          <w:rPr>
            <w:rFonts w:ascii="Calibri" w:hAnsi="Calibri"/>
            <w:noProof/>
          </w:rPr>
          <w:delText xml:space="preserve"> </w:delText>
        </w:r>
        <w:r w:rsidRPr="00333041" w:rsidDel="00705ED5">
          <w:rPr>
            <w:rFonts w:ascii="Calibri" w:hAnsi="Calibri"/>
            <w:b/>
            <w:noProof/>
          </w:rPr>
          <w:delText>21</w:delText>
        </w:r>
        <w:r w:rsidRPr="00333041" w:rsidDel="00705ED5">
          <w:rPr>
            <w:rFonts w:ascii="Calibri" w:hAnsi="Calibri"/>
            <w:noProof/>
          </w:rPr>
          <w:delText>, 1-10 (2011).</w:delText>
        </w:r>
      </w:del>
    </w:p>
    <w:p w:rsidR="00333041" w:rsidRPr="00333041" w:rsidDel="00705ED5" w:rsidRDefault="00333041" w:rsidP="00333041">
      <w:pPr>
        <w:ind w:left="720" w:hanging="720"/>
        <w:rPr>
          <w:del w:id="2081" w:author="Christopher Summerfield" w:date="2014-04-23T15:13:00Z"/>
          <w:rFonts w:ascii="Calibri" w:hAnsi="Calibri"/>
          <w:noProof/>
        </w:rPr>
      </w:pPr>
      <w:del w:id="2082" w:author="Christopher Summerfield" w:date="2014-04-23T15:13:00Z">
        <w:r w:rsidRPr="00333041" w:rsidDel="00705ED5">
          <w:rPr>
            <w:rFonts w:ascii="Calibri" w:hAnsi="Calibri"/>
            <w:noProof/>
          </w:rPr>
          <w:delText>44.</w:delText>
        </w:r>
        <w:r w:rsidRPr="00333041" w:rsidDel="00705ED5">
          <w:rPr>
            <w:rFonts w:ascii="Calibri" w:hAnsi="Calibri"/>
            <w:noProof/>
          </w:rPr>
          <w:tab/>
          <w:delText xml:space="preserve">Goel, V. &amp; Dolan, R.J. Differential involvement of left prefrontal cortex in inductive and deductive reasoning. </w:delText>
        </w:r>
        <w:r w:rsidRPr="00333041" w:rsidDel="00705ED5">
          <w:rPr>
            <w:rFonts w:ascii="Calibri" w:hAnsi="Calibri"/>
            <w:i/>
            <w:noProof/>
          </w:rPr>
          <w:delText>Cognition</w:delText>
        </w:r>
        <w:r w:rsidRPr="00333041" w:rsidDel="00705ED5">
          <w:rPr>
            <w:rFonts w:ascii="Calibri" w:hAnsi="Calibri"/>
            <w:noProof/>
          </w:rPr>
          <w:delText xml:space="preserve"> </w:delText>
        </w:r>
        <w:r w:rsidRPr="00333041" w:rsidDel="00705ED5">
          <w:rPr>
            <w:rFonts w:ascii="Calibri" w:hAnsi="Calibri"/>
            <w:b/>
            <w:noProof/>
          </w:rPr>
          <w:delText>93</w:delText>
        </w:r>
        <w:r w:rsidRPr="00333041" w:rsidDel="00705ED5">
          <w:rPr>
            <w:rFonts w:ascii="Calibri" w:hAnsi="Calibri"/>
            <w:noProof/>
          </w:rPr>
          <w:delText>, B109-121 (2004).</w:delText>
        </w:r>
      </w:del>
    </w:p>
    <w:p w:rsidR="00333041" w:rsidRPr="00333041" w:rsidDel="00705ED5" w:rsidRDefault="00333041" w:rsidP="00333041">
      <w:pPr>
        <w:ind w:left="720" w:hanging="720"/>
        <w:rPr>
          <w:del w:id="2083" w:author="Christopher Summerfield" w:date="2014-04-23T15:13:00Z"/>
          <w:rFonts w:ascii="Calibri" w:hAnsi="Calibri"/>
          <w:noProof/>
        </w:rPr>
      </w:pPr>
      <w:del w:id="2084" w:author="Christopher Summerfield" w:date="2014-04-23T15:13:00Z">
        <w:r w:rsidRPr="00333041" w:rsidDel="00705ED5">
          <w:rPr>
            <w:rFonts w:ascii="Calibri" w:hAnsi="Calibri"/>
            <w:noProof/>
          </w:rPr>
          <w:delText>45.</w:delText>
        </w:r>
        <w:r w:rsidRPr="00333041" w:rsidDel="00705ED5">
          <w:rPr>
            <w:rFonts w:ascii="Calibri" w:hAnsi="Calibri"/>
            <w:noProof/>
          </w:rPr>
          <w:tab/>
          <w:delText xml:space="preserve">Reverberi, C., D'Agostini, S., Skrap, M. &amp; Shallice, T. Generation and recognition of abstract rules in different frontal lobe subgroups. </w:delText>
        </w:r>
        <w:r w:rsidRPr="00333041" w:rsidDel="00705ED5">
          <w:rPr>
            <w:rFonts w:ascii="Calibri" w:hAnsi="Calibri"/>
            <w:i/>
            <w:noProof/>
          </w:rPr>
          <w:delText>Neuropsychologia</w:delText>
        </w:r>
        <w:r w:rsidRPr="00333041" w:rsidDel="00705ED5">
          <w:rPr>
            <w:rFonts w:ascii="Calibri" w:hAnsi="Calibri"/>
            <w:noProof/>
          </w:rPr>
          <w:delText xml:space="preserve"> </w:delText>
        </w:r>
        <w:r w:rsidRPr="00333041" w:rsidDel="00705ED5">
          <w:rPr>
            <w:rFonts w:ascii="Calibri" w:hAnsi="Calibri"/>
            <w:b/>
            <w:noProof/>
          </w:rPr>
          <w:delText>43</w:delText>
        </w:r>
        <w:r w:rsidRPr="00333041" w:rsidDel="00705ED5">
          <w:rPr>
            <w:rFonts w:ascii="Calibri" w:hAnsi="Calibri"/>
            <w:noProof/>
          </w:rPr>
          <w:delText>, 1924-1937 (2005).</w:delText>
        </w:r>
      </w:del>
    </w:p>
    <w:p w:rsidR="00333041" w:rsidRPr="00333041" w:rsidDel="00705ED5" w:rsidRDefault="00333041" w:rsidP="00333041">
      <w:pPr>
        <w:ind w:left="720" w:hanging="720"/>
        <w:rPr>
          <w:del w:id="2085" w:author="Christopher Summerfield" w:date="2014-04-23T15:13:00Z"/>
          <w:rFonts w:ascii="Calibri" w:hAnsi="Calibri"/>
          <w:noProof/>
        </w:rPr>
      </w:pPr>
      <w:del w:id="2086" w:author="Christopher Summerfield" w:date="2014-04-23T15:13:00Z">
        <w:r w:rsidRPr="00333041" w:rsidDel="00705ED5">
          <w:rPr>
            <w:rFonts w:ascii="Calibri" w:hAnsi="Calibri"/>
            <w:noProof/>
          </w:rPr>
          <w:delText>46.</w:delText>
        </w:r>
        <w:r w:rsidRPr="00333041" w:rsidDel="00705ED5">
          <w:rPr>
            <w:rFonts w:ascii="Calibri" w:hAnsi="Calibri"/>
            <w:noProof/>
          </w:rPr>
          <w:tab/>
          <w:delText xml:space="preserve">McCarthy, J. &amp; Hayes, P.J. Some philosophical problems from the standpoint of artificial intelligence. in </w:delText>
        </w:r>
        <w:r w:rsidRPr="00333041" w:rsidDel="00705ED5">
          <w:rPr>
            <w:rFonts w:ascii="Calibri" w:hAnsi="Calibri"/>
            <w:i/>
            <w:noProof/>
          </w:rPr>
          <w:delText>Machine intelligence</w:delText>
        </w:r>
        <w:r w:rsidRPr="00333041" w:rsidDel="00705ED5">
          <w:rPr>
            <w:rFonts w:ascii="Calibri" w:hAnsi="Calibri"/>
            <w:noProof/>
          </w:rPr>
          <w:delText>, Vol. 4 (eds. Meltzer, B. &amp; Michie, D.) (Edinburgh University Press, 1968).</w:delText>
        </w:r>
      </w:del>
    </w:p>
    <w:p w:rsidR="00333041" w:rsidRPr="00333041" w:rsidDel="00705ED5" w:rsidRDefault="00333041" w:rsidP="00333041">
      <w:pPr>
        <w:ind w:left="720" w:hanging="720"/>
        <w:rPr>
          <w:del w:id="2087" w:author="Christopher Summerfield" w:date="2014-04-23T15:13:00Z"/>
          <w:rFonts w:ascii="Calibri" w:hAnsi="Calibri"/>
          <w:noProof/>
        </w:rPr>
      </w:pPr>
      <w:del w:id="2088" w:author="Christopher Summerfield" w:date="2014-04-23T15:13:00Z">
        <w:r w:rsidRPr="00333041" w:rsidDel="00705ED5">
          <w:rPr>
            <w:rFonts w:ascii="Calibri" w:hAnsi="Calibri"/>
            <w:noProof/>
          </w:rPr>
          <w:delText>47.</w:delText>
        </w:r>
        <w:r w:rsidRPr="00333041" w:rsidDel="00705ED5">
          <w:rPr>
            <w:rFonts w:ascii="Calibri" w:hAnsi="Calibri"/>
            <w:noProof/>
          </w:rPr>
          <w:tab/>
          <w:delText xml:space="preserve">Oaksford, M. &amp; Chater, N. Precis of bayesian rationality: The probabilistic approach to human reasoning. </w:delText>
        </w:r>
        <w:r w:rsidRPr="00333041" w:rsidDel="00705ED5">
          <w:rPr>
            <w:rFonts w:ascii="Calibri" w:hAnsi="Calibri"/>
            <w:i/>
            <w:noProof/>
          </w:rPr>
          <w:delText>Behav Brain Sci</w:delText>
        </w:r>
        <w:r w:rsidRPr="00333041" w:rsidDel="00705ED5">
          <w:rPr>
            <w:rFonts w:ascii="Calibri" w:hAnsi="Calibri"/>
            <w:noProof/>
          </w:rPr>
          <w:delText xml:space="preserve"> </w:delText>
        </w:r>
        <w:r w:rsidRPr="00333041" w:rsidDel="00705ED5">
          <w:rPr>
            <w:rFonts w:ascii="Calibri" w:hAnsi="Calibri"/>
            <w:b/>
            <w:noProof/>
          </w:rPr>
          <w:delText>32</w:delText>
        </w:r>
        <w:r w:rsidRPr="00333041" w:rsidDel="00705ED5">
          <w:rPr>
            <w:rFonts w:ascii="Calibri" w:hAnsi="Calibri"/>
            <w:noProof/>
          </w:rPr>
          <w:delText>, 69-84; discussion 85-120 (2009).</w:delText>
        </w:r>
      </w:del>
    </w:p>
    <w:p w:rsidR="00333041" w:rsidDel="00705ED5" w:rsidRDefault="00333041" w:rsidP="00333041">
      <w:pPr>
        <w:ind w:left="720" w:hanging="720"/>
        <w:rPr>
          <w:del w:id="2089" w:author="Christopher Summerfield" w:date="2014-04-23T15:13:00Z"/>
          <w:rFonts w:ascii="Calibri" w:hAnsi="Calibri"/>
          <w:noProof/>
        </w:rPr>
      </w:pPr>
    </w:p>
    <w:p w:rsidR="008F4FD2" w:rsidRDefault="008F150F">
      <w:pPr>
        <w:rPr>
          <w:rFonts w:asciiTheme="majorHAnsi" w:hAnsiTheme="majorHAnsi"/>
        </w:rPr>
      </w:pPr>
      <w:r>
        <w:rPr>
          <w:rFonts w:asciiTheme="majorHAnsi" w:hAnsiTheme="majorHAnsi"/>
        </w:rPr>
        <w:fldChar w:fldCharType="end"/>
      </w:r>
    </w:p>
    <w:p w:rsidR="008F4FD2" w:rsidRPr="008F4FD2" w:rsidRDefault="008F4FD2">
      <w:pPr>
        <w:rPr>
          <w:rFonts w:asciiTheme="majorHAnsi" w:hAnsiTheme="majorHAnsi"/>
          <w:b/>
        </w:rPr>
      </w:pPr>
      <w:r>
        <w:rPr>
          <w:rFonts w:asciiTheme="majorHAnsi" w:hAnsiTheme="majorHAnsi"/>
        </w:rPr>
        <w:br w:type="page"/>
      </w:r>
      <w:r w:rsidRPr="008F4FD2">
        <w:rPr>
          <w:rFonts w:asciiTheme="majorHAnsi" w:hAnsiTheme="majorHAnsi"/>
          <w:b/>
        </w:rPr>
        <w:t>SUPPLEMENTARY MATERIALS</w:t>
      </w:r>
    </w:p>
    <w:p w:rsidR="008F4FD2" w:rsidRDefault="008F4FD2">
      <w:pPr>
        <w:rPr>
          <w:rFonts w:asciiTheme="majorHAnsi" w:hAnsiTheme="majorHAnsi"/>
        </w:rPr>
      </w:pPr>
    </w:p>
    <w:p w:rsidR="008F4FD2" w:rsidRPr="0053765A" w:rsidRDefault="008F4FD2" w:rsidP="008F4FD2">
      <w:pPr>
        <w:jc w:val="both"/>
        <w:rPr>
          <w:rFonts w:ascii="Calibri" w:hAnsi="Calibri"/>
        </w:rPr>
      </w:pPr>
      <w:r>
        <w:rPr>
          <w:rFonts w:ascii="Calibri" w:hAnsi="Calibri"/>
          <w:b/>
        </w:rPr>
        <w:t xml:space="preserve">Supplementary section 1 - </w:t>
      </w:r>
      <w:r w:rsidRPr="0053765A">
        <w:rPr>
          <w:rFonts w:ascii="Calibri" w:hAnsi="Calibri"/>
          <w:b/>
        </w:rPr>
        <w:t>Hierarchical Bayesian model.</w:t>
      </w:r>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b/>
        </w:rPr>
      </w:pPr>
      <w:r w:rsidRPr="001A3E5F">
        <w:rPr>
          <w:rFonts w:ascii="Calibri" w:hAnsi="Calibri"/>
          <w:b/>
        </w:rPr>
        <w:t>Notation</w:t>
      </w:r>
    </w:p>
    <w:p w:rsidR="008F4FD2" w:rsidRPr="001A3E5F" w:rsidRDefault="008F4FD2" w:rsidP="008F4FD2">
      <w:pPr>
        <w:jc w:val="both"/>
        <w:rPr>
          <w:rFonts w:ascii="Calibri" w:hAnsi="Calibri"/>
        </w:rPr>
      </w:pPr>
      <w:r>
        <w:rPr>
          <w:rFonts w:ascii="Calibri" w:hAnsi="Calibri"/>
        </w:rPr>
        <w:t>For simplicity</w:t>
      </w:r>
      <w:r w:rsidRPr="001A3E5F">
        <w:rPr>
          <w:rFonts w:ascii="Calibri" w:hAnsi="Calibri"/>
        </w:rPr>
        <w:t xml:space="preserve"> will note P(t), P(x) and P(r) the probabilities P(T=1), P(X=x) and P(R=r) respectively, where T is the random binary variable describing if any given trial is target (T=1) or nontarget (T=0); R is a random variable associated to the block rule; and X is a variable associated with the stimulus set presented in a trial.</w:t>
      </w:r>
      <w:r>
        <w:rPr>
          <w:rFonts w:ascii="Calibri" w:hAnsi="Calibri"/>
        </w:rPr>
        <w:t xml:space="preserve"> </w:t>
      </w:r>
      <w:r w:rsidRPr="001A3E5F">
        <w:rPr>
          <w:rFonts w:ascii="Calibri" w:hAnsi="Calibri"/>
        </w:rPr>
        <w:t>A subscript P(t</w:t>
      </w:r>
      <w:r w:rsidRPr="001A3E5F">
        <w:rPr>
          <w:rFonts w:ascii="Calibri" w:hAnsi="Calibri"/>
          <w:vertAlign w:val="subscript"/>
        </w:rPr>
        <w:t>n</w:t>
      </w:r>
      <w:r w:rsidRPr="001A3E5F">
        <w:rPr>
          <w:rFonts w:ascii="Calibri" w:hAnsi="Calibri"/>
        </w:rPr>
        <w:t>), P(x</w:t>
      </w:r>
      <w:r w:rsidRPr="001A3E5F">
        <w:rPr>
          <w:rFonts w:ascii="Calibri" w:hAnsi="Calibri"/>
          <w:vertAlign w:val="subscript"/>
        </w:rPr>
        <w:t>n</w:t>
      </w:r>
      <w:r w:rsidRPr="001A3E5F">
        <w:rPr>
          <w:rFonts w:ascii="Calibri" w:hAnsi="Calibri"/>
        </w:rPr>
        <w:t>) will be used to refer to this probability for trial n.</w:t>
      </w:r>
      <w:r>
        <w:rPr>
          <w:rFonts w:ascii="Calibri" w:hAnsi="Calibri"/>
        </w:rPr>
        <w:t xml:space="preserve"> </w:t>
      </w:r>
      <w:r w:rsidRPr="001A3E5F">
        <w:rPr>
          <w:rFonts w:ascii="Calibri" w:hAnsi="Calibri"/>
        </w:rPr>
        <w:t xml:space="preserve">We will use </w:t>
      </w:r>
      <w:r w:rsidRPr="004A390F">
        <w:rPr>
          <w:rFonts w:ascii="Calibri" w:hAnsi="Calibri"/>
          <w:b/>
        </w:rPr>
        <w:t>bold</w:t>
      </w:r>
      <w:r w:rsidRPr="001A3E5F">
        <w:rPr>
          <w:rFonts w:ascii="Calibri" w:hAnsi="Calibri"/>
        </w:rPr>
        <w:t xml:space="preserve"> notation </w:t>
      </w:r>
      <w:r w:rsidRPr="001A3E5F">
        <w:rPr>
          <w:rFonts w:ascii="Calibri" w:hAnsi="Calibri"/>
          <w:b/>
        </w:rPr>
        <w:t>x</w:t>
      </w:r>
      <w:r w:rsidRPr="001A3E5F">
        <w:rPr>
          <w:rFonts w:ascii="Calibri" w:hAnsi="Calibri"/>
          <w:b/>
          <w:vertAlign w:val="subscript"/>
        </w:rPr>
        <w:t>n</w:t>
      </w:r>
      <w:r w:rsidRPr="001A3E5F">
        <w:rPr>
          <w:rFonts w:ascii="Calibri" w:hAnsi="Calibri"/>
        </w:rPr>
        <w:t>=(x</w:t>
      </w:r>
      <w:r w:rsidRPr="001A3E5F">
        <w:rPr>
          <w:rFonts w:ascii="Calibri" w:hAnsi="Calibri"/>
          <w:vertAlign w:val="subscript"/>
        </w:rPr>
        <w:t>1</w:t>
      </w:r>
      <w:r w:rsidRPr="001A3E5F">
        <w:rPr>
          <w:rFonts w:ascii="Calibri" w:hAnsi="Calibri"/>
        </w:rPr>
        <w:t>...x</w:t>
      </w:r>
      <w:r w:rsidRPr="001A3E5F">
        <w:rPr>
          <w:rFonts w:ascii="Calibri" w:hAnsi="Calibri"/>
          <w:vertAlign w:val="subscript"/>
        </w:rPr>
        <w:t>n</w:t>
      </w:r>
      <w:r w:rsidRPr="001A3E5F">
        <w:rPr>
          <w:rFonts w:ascii="Calibri" w:hAnsi="Calibri"/>
        </w:rPr>
        <w:t xml:space="preserve">) and </w:t>
      </w:r>
      <w:r w:rsidRPr="001A3E5F">
        <w:rPr>
          <w:rFonts w:ascii="Calibri" w:hAnsi="Calibri"/>
          <w:b/>
        </w:rPr>
        <w:t>t</w:t>
      </w:r>
      <w:r w:rsidRPr="001A3E5F">
        <w:rPr>
          <w:rFonts w:ascii="Calibri" w:hAnsi="Calibri"/>
          <w:b/>
          <w:vertAlign w:val="subscript"/>
        </w:rPr>
        <w:t>n</w:t>
      </w:r>
      <w:r w:rsidRPr="001A3E5F">
        <w:rPr>
          <w:rFonts w:ascii="Calibri" w:hAnsi="Calibri"/>
        </w:rPr>
        <w:t>=(t</w:t>
      </w:r>
      <w:r w:rsidRPr="001A3E5F">
        <w:rPr>
          <w:rFonts w:ascii="Calibri" w:hAnsi="Calibri"/>
          <w:vertAlign w:val="subscript"/>
        </w:rPr>
        <w:t>1</w:t>
      </w:r>
      <w:r w:rsidRPr="001A3E5F">
        <w:rPr>
          <w:rFonts w:ascii="Calibri" w:hAnsi="Calibri"/>
        </w:rPr>
        <w:t>...t</w:t>
      </w:r>
      <w:r w:rsidRPr="001A3E5F">
        <w:rPr>
          <w:rFonts w:ascii="Calibri" w:hAnsi="Calibri"/>
          <w:vertAlign w:val="subscript"/>
        </w:rPr>
        <w:t>n</w:t>
      </w:r>
      <w:r w:rsidRPr="001A3E5F">
        <w:rPr>
          <w:rFonts w:ascii="Calibri" w:hAnsi="Calibri"/>
        </w:rPr>
        <w:t>) to refer to the history of previous trials (stimulus and target respectively).</w:t>
      </w:r>
      <w:r>
        <w:rPr>
          <w:rFonts w:ascii="Calibri" w:hAnsi="Calibri"/>
        </w:rPr>
        <w:t xml:space="preserve"> </w:t>
      </w:r>
      <w:r w:rsidRPr="001A3E5F">
        <w:rPr>
          <w:rFonts w:ascii="Calibri" w:hAnsi="Calibri"/>
        </w:rPr>
        <w:t>The same notation will be used to refer to conditional probabilities.</w:t>
      </w:r>
    </w:p>
    <w:p w:rsidR="008F4FD2" w:rsidRPr="001A3E5F" w:rsidRDefault="008F4FD2" w:rsidP="008F4FD2">
      <w:pPr>
        <w:jc w:val="both"/>
        <w:rPr>
          <w:rFonts w:ascii="Calibri" w:hAnsi="Calibri"/>
          <w:b/>
        </w:rPr>
      </w:pPr>
    </w:p>
    <w:p w:rsidR="008F4FD2" w:rsidRPr="001A3E5F" w:rsidRDefault="008F4FD2" w:rsidP="008F4FD2">
      <w:pPr>
        <w:jc w:val="both"/>
        <w:rPr>
          <w:rFonts w:ascii="Calibri" w:hAnsi="Calibri"/>
          <w:b/>
        </w:rPr>
      </w:pPr>
      <w:r>
        <w:rPr>
          <w:rFonts w:ascii="Calibri" w:hAnsi="Calibri"/>
          <w:b/>
        </w:rPr>
        <w:t>Assumptions</w:t>
      </w:r>
    </w:p>
    <w:p w:rsidR="008F4FD2" w:rsidRDefault="008F4FD2" w:rsidP="008F4FD2">
      <w:pPr>
        <w:jc w:val="both"/>
        <w:rPr>
          <w:rFonts w:ascii="Calibri" w:hAnsi="Calibri"/>
          <w:lang w:val="en-GB"/>
        </w:rPr>
      </w:pPr>
      <w:r w:rsidRPr="001A3E5F">
        <w:rPr>
          <w:rFonts w:ascii="Calibri" w:hAnsi="Calibri"/>
        </w:rPr>
        <w:t xml:space="preserve">Our hierarchical </w:t>
      </w:r>
      <w:r>
        <w:rPr>
          <w:rFonts w:ascii="Calibri" w:hAnsi="Calibri"/>
        </w:rPr>
        <w:t>B</w:t>
      </w:r>
      <w:r w:rsidRPr="001A3E5F">
        <w:rPr>
          <w:rFonts w:ascii="Calibri" w:hAnsi="Calibri"/>
        </w:rPr>
        <w:t xml:space="preserve">ayesian model (HBM) is built under </w:t>
      </w:r>
      <w:r>
        <w:rPr>
          <w:rFonts w:ascii="Calibri" w:hAnsi="Calibri"/>
        </w:rPr>
        <w:t>a</w:t>
      </w:r>
      <w:r w:rsidRPr="001A3E5F">
        <w:rPr>
          <w:rFonts w:ascii="Calibri" w:hAnsi="Calibri"/>
        </w:rPr>
        <w:t xml:space="preserve"> few</w:t>
      </w:r>
      <w:r>
        <w:rPr>
          <w:rFonts w:ascii="Calibri" w:hAnsi="Calibri"/>
        </w:rPr>
        <w:t xml:space="preserve"> simple</w:t>
      </w:r>
      <w:r w:rsidRPr="001A3E5F">
        <w:rPr>
          <w:rFonts w:ascii="Calibri" w:hAnsi="Calibri"/>
        </w:rPr>
        <w:t xml:space="preserve"> </w:t>
      </w:r>
      <w:r>
        <w:rPr>
          <w:rFonts w:ascii="Calibri" w:hAnsi="Calibri"/>
        </w:rPr>
        <w:t>assumptions</w:t>
      </w:r>
      <w:r w:rsidRPr="001A3E5F">
        <w:rPr>
          <w:rFonts w:ascii="Calibri" w:hAnsi="Calibri"/>
        </w:rPr>
        <w:t>.</w:t>
      </w:r>
      <w:r>
        <w:rPr>
          <w:rFonts w:ascii="Calibri" w:hAnsi="Calibri"/>
        </w:rPr>
        <w:t xml:space="preserve"> Like humans, the model</w:t>
      </w:r>
      <w:r w:rsidRPr="001A3E5F">
        <w:rPr>
          <w:rFonts w:ascii="Calibri" w:hAnsi="Calibri"/>
        </w:rPr>
        <w:t xml:space="preserve"> </w:t>
      </w:r>
      <w:r>
        <w:rPr>
          <w:rFonts w:ascii="Calibri" w:hAnsi="Calibri"/>
        </w:rPr>
        <w:t>is given</w:t>
      </w:r>
      <w:r w:rsidRPr="001A3E5F">
        <w:rPr>
          <w:rFonts w:ascii="Calibri" w:hAnsi="Calibri"/>
        </w:rPr>
        <w:t xml:space="preserve"> the space of possible rules and the output (target or nontarget) that each rule predicts for each pair of st</w:t>
      </w:r>
      <w:r>
        <w:rPr>
          <w:rFonts w:ascii="Calibri" w:hAnsi="Calibri"/>
        </w:rPr>
        <w:t xml:space="preserve">imuli presented during a trial. </w:t>
      </w:r>
      <w:r w:rsidRPr="001A3E5F">
        <w:rPr>
          <w:rFonts w:ascii="Calibri" w:hAnsi="Calibri"/>
        </w:rPr>
        <w:t>The</w:t>
      </w:r>
      <w:r>
        <w:rPr>
          <w:rFonts w:ascii="Calibri" w:hAnsi="Calibri"/>
        </w:rPr>
        <w:t xml:space="preserve"> HBM doesn't take into account the fact that </w:t>
      </w:r>
      <w:r w:rsidRPr="001A3E5F">
        <w:rPr>
          <w:rFonts w:ascii="Calibri" w:hAnsi="Calibri"/>
        </w:rPr>
        <w:t>each block had 50% target trials and 50% nontarge</w:t>
      </w:r>
      <w:r>
        <w:rPr>
          <w:rFonts w:ascii="Calibri" w:hAnsi="Calibri"/>
        </w:rPr>
        <w:t xml:space="preserve">t trials (neither were humans informed of this). The HBM was simulated </w:t>
      </w:r>
      <w:r w:rsidRPr="001A3E5F">
        <w:rPr>
          <w:rFonts w:ascii="Calibri" w:hAnsi="Calibri"/>
        </w:rPr>
        <w:t>independently on each different block. Thus, the history of rules in previous blocks wasn't exploited to predict the current rule.</w:t>
      </w:r>
      <w:r>
        <w:rPr>
          <w:rFonts w:ascii="Calibri" w:hAnsi="Calibri"/>
        </w:rPr>
        <w:t xml:space="preserve"> Another prior was that the underlying rule r and any observation x</w:t>
      </w:r>
      <w:r w:rsidRPr="005B73EB">
        <w:rPr>
          <w:rFonts w:ascii="Calibri" w:hAnsi="Calibri"/>
          <w:vertAlign w:val="subscript"/>
        </w:rPr>
        <w:t>i</w:t>
      </w:r>
      <w:r>
        <w:rPr>
          <w:rFonts w:ascii="Calibri" w:hAnsi="Calibri"/>
        </w:rPr>
        <w:t xml:space="preserve"> were uniformly distributed across their respective spaces. </w:t>
      </w:r>
      <w:r w:rsidRPr="001A3E5F">
        <w:rPr>
          <w:rFonts w:ascii="Calibri" w:hAnsi="Calibri"/>
        </w:rPr>
        <w:t>The probability for the current trial of bei</w:t>
      </w:r>
      <w:r>
        <w:rPr>
          <w:rFonts w:ascii="Calibri" w:hAnsi="Calibri"/>
        </w:rPr>
        <w:t xml:space="preserve">ng target was thus dependent on </w:t>
      </w:r>
      <w:r w:rsidRPr="001A3E5F">
        <w:rPr>
          <w:rFonts w:ascii="Calibri" w:hAnsi="Calibri"/>
        </w:rPr>
        <w:t xml:space="preserve">the probability of the underlying rule and the history </w:t>
      </w:r>
      <w:r>
        <w:rPr>
          <w:rFonts w:ascii="Calibri" w:hAnsi="Calibri"/>
        </w:rPr>
        <w:t xml:space="preserve">of trials within the block, but </w:t>
      </w:r>
      <w:r w:rsidRPr="001A3E5F">
        <w:rPr>
          <w:rFonts w:ascii="Calibri" w:hAnsi="Calibri"/>
        </w:rPr>
        <w:t>not the type of block (i.e., which were the relevant dimensions).</w:t>
      </w:r>
      <w:r>
        <w:rPr>
          <w:rFonts w:ascii="Calibri" w:hAnsi="Calibri"/>
        </w:rPr>
        <w:t xml:space="preserve"> </w:t>
      </w:r>
      <w:r w:rsidRPr="001A3E5F">
        <w:rPr>
          <w:rFonts w:ascii="Calibri" w:hAnsi="Calibri"/>
        </w:rPr>
        <w:t>In familiar blocks, rules associated with the irrelevant dimensions were discarded (see Implementation).</w:t>
      </w:r>
      <w:r>
        <w:rPr>
          <w:rFonts w:ascii="Calibri" w:hAnsi="Calibri"/>
        </w:rPr>
        <w:t xml:space="preserve"> </w:t>
      </w:r>
      <w:r>
        <w:rPr>
          <w:rFonts w:ascii="Calibri" w:hAnsi="Calibri"/>
          <w:lang w:val="en-GB"/>
        </w:rPr>
        <w:t>The hierarchical Bayesian model is optimal based on the following assumptions:</w:t>
      </w:r>
    </w:p>
    <w:p w:rsidR="008F4FD2" w:rsidRDefault="008F4FD2" w:rsidP="008F4FD2">
      <w:pPr>
        <w:jc w:val="both"/>
        <w:rPr>
          <w:rFonts w:ascii="Calibri" w:hAnsi="Calibri"/>
          <w:lang w:val="en-GB"/>
        </w:rPr>
      </w:pPr>
      <w:r>
        <w:rPr>
          <w:rFonts w:ascii="Calibri" w:hAnsi="Calibri"/>
          <w:lang w:val="en-GB"/>
        </w:rPr>
        <w:tab/>
        <w:t>– independence of block rules across blocks</w:t>
      </w:r>
    </w:p>
    <w:p w:rsidR="008F4FD2" w:rsidRDefault="008F4FD2" w:rsidP="008F4FD2">
      <w:pPr>
        <w:jc w:val="both"/>
        <w:rPr>
          <w:rFonts w:ascii="Calibri" w:hAnsi="Calibri"/>
          <w:lang w:val="en-GB"/>
        </w:rPr>
      </w:pPr>
      <w:r>
        <w:rPr>
          <w:rFonts w:ascii="Calibri" w:hAnsi="Calibri"/>
          <w:lang w:val="en-GB"/>
        </w:rPr>
        <w:tab/>
        <w:t>– independence of the stimulus presented with the history of previous stimuli</w:t>
      </w:r>
    </w:p>
    <w:p w:rsidR="008F4FD2" w:rsidRDefault="008F4FD2" w:rsidP="008F4FD2">
      <w:pPr>
        <w:jc w:val="both"/>
        <w:rPr>
          <w:rFonts w:ascii="Calibri" w:hAnsi="Calibri"/>
          <w:lang w:val="en-GB"/>
        </w:rPr>
      </w:pPr>
      <w:r>
        <w:rPr>
          <w:rFonts w:ascii="Calibri" w:hAnsi="Calibri"/>
          <w:lang w:val="en-GB"/>
        </w:rPr>
        <w:tab/>
        <w:t>– independence of the stimulus presented with the underlying rule</w:t>
      </w:r>
    </w:p>
    <w:p w:rsidR="008F4FD2" w:rsidRDefault="008F4FD2" w:rsidP="008F4FD2">
      <w:pPr>
        <w:jc w:val="both"/>
        <w:rPr>
          <w:rFonts w:ascii="Calibri" w:hAnsi="Calibri"/>
          <w:lang w:val="en-GB"/>
        </w:rPr>
      </w:pPr>
      <w:r>
        <w:rPr>
          <w:rFonts w:ascii="Calibri" w:hAnsi="Calibri"/>
          <w:lang w:val="en-GB"/>
        </w:rPr>
        <w:tab/>
        <w:t>– knowledge about the space of possible rules</w:t>
      </w:r>
    </w:p>
    <w:p w:rsidR="008F4FD2" w:rsidRDefault="008F4FD2" w:rsidP="008F4FD2">
      <w:pPr>
        <w:jc w:val="both"/>
        <w:rPr>
          <w:rFonts w:ascii="Calibri" w:hAnsi="Calibri"/>
          <w:lang w:val="en-GB"/>
        </w:rPr>
      </w:pPr>
      <w:r>
        <w:rPr>
          <w:rFonts w:ascii="Calibri" w:hAnsi="Calibri"/>
          <w:lang w:val="en-GB"/>
        </w:rPr>
        <w:tab/>
        <w:t>– knowledge about the constraint due to the block cues</w:t>
      </w:r>
    </w:p>
    <w:p w:rsidR="008F4FD2" w:rsidRDefault="008F4FD2" w:rsidP="008F4FD2">
      <w:pPr>
        <w:jc w:val="both"/>
        <w:rPr>
          <w:rFonts w:ascii="Calibri" w:hAnsi="Calibri"/>
          <w:lang w:val="en-GB"/>
        </w:rPr>
      </w:pPr>
      <w:r>
        <w:rPr>
          <w:rFonts w:ascii="Calibri" w:hAnsi="Calibri"/>
          <w:lang w:val="en-GB"/>
        </w:rPr>
        <w:tab/>
        <w:t>– uniform distribution across rules</w:t>
      </w:r>
    </w:p>
    <w:p w:rsidR="008F4FD2" w:rsidRPr="00753208" w:rsidRDefault="008F4FD2" w:rsidP="008F4FD2">
      <w:pPr>
        <w:jc w:val="both"/>
        <w:rPr>
          <w:rFonts w:ascii="Calibri" w:hAnsi="Calibri"/>
          <w:lang w:val="en-GB"/>
        </w:rPr>
      </w:pPr>
      <w:r>
        <w:rPr>
          <w:rFonts w:ascii="Calibri" w:hAnsi="Calibri"/>
          <w:lang w:val="en-GB"/>
        </w:rPr>
        <w:tab/>
        <w:t>– uniform distribution across observations</w:t>
      </w:r>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b/>
        </w:rPr>
      </w:pPr>
      <w:r w:rsidRPr="001A3E5F">
        <w:rPr>
          <w:rFonts w:ascii="Calibri" w:hAnsi="Calibri"/>
          <w:b/>
        </w:rPr>
        <w:t>Structure</w:t>
      </w:r>
    </w:p>
    <w:p w:rsidR="008F4FD2" w:rsidRPr="001A3E5F" w:rsidRDefault="008F4FD2" w:rsidP="008F4FD2">
      <w:pPr>
        <w:jc w:val="both"/>
        <w:rPr>
          <w:rFonts w:ascii="Calibri" w:hAnsi="Calibri"/>
        </w:rPr>
      </w:pPr>
      <w:r>
        <w:rPr>
          <w:rFonts w:ascii="Calibri" w:hAnsi="Calibri"/>
        </w:rPr>
        <w:t>The HBM</w:t>
      </w:r>
      <w:r w:rsidRPr="001A3E5F">
        <w:rPr>
          <w:rFonts w:ascii="Calibri" w:hAnsi="Calibri"/>
        </w:rPr>
        <w:t xml:space="preserve"> uses two layers: the target layer and the rule layer.</w:t>
      </w:r>
    </w:p>
    <w:p w:rsidR="008F4FD2" w:rsidRPr="001A3E5F" w:rsidRDefault="008F4FD2" w:rsidP="008F4FD2">
      <w:pPr>
        <w:jc w:val="both"/>
        <w:rPr>
          <w:rFonts w:ascii="Calibri" w:hAnsi="Calibri"/>
        </w:rPr>
      </w:pPr>
      <w:r w:rsidRPr="001A3E5F">
        <w:rPr>
          <w:rFonts w:ascii="Calibri" w:hAnsi="Calibri"/>
        </w:rPr>
        <w:t xml:space="preserve">The first «target» layer estimates the probability for a certain trial of being target: </w:t>
      </w:r>
      <w:r w:rsidRPr="001A3E5F">
        <w:rPr>
          <w:rFonts w:ascii="Calibri" w:hAnsi="Calibri"/>
          <w:lang w:val="en-GB"/>
        </w:rPr>
        <w:t>P(t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w:t>
      </w:r>
      <w:r w:rsidRPr="001A3E5F">
        <w:rPr>
          <w:rFonts w:ascii="Calibri" w:hAnsi="Calibri"/>
        </w:rPr>
        <w:t>. This is calculated as the marginal probability across all the possible rules:</w:t>
      </w:r>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lang w:val="en-GB"/>
        </w:rPr>
      </w:pPr>
      <w:r w:rsidRPr="001A3E5F">
        <w:rPr>
          <w:rFonts w:ascii="Calibri" w:hAnsi="Calibri"/>
        </w:rPr>
        <w:tab/>
      </w:r>
      <w:r w:rsidRPr="001A3E5F">
        <w:rPr>
          <w:rFonts w:ascii="Calibri" w:hAnsi="Calibri"/>
          <w:lang w:val="en-GB"/>
        </w:rPr>
        <w:t>P(t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 Σ</w:t>
      </w:r>
      <w:r w:rsidRPr="001A3E5F">
        <w:rPr>
          <w:rFonts w:ascii="Calibri" w:hAnsi="Calibri"/>
          <w:vertAlign w:val="subscript"/>
          <w:lang w:val="en-GB"/>
        </w:rPr>
        <w:t>r</w:t>
      </w:r>
      <w:r w:rsidRPr="001A3E5F">
        <w:rPr>
          <w:rFonts w:ascii="Calibri" w:hAnsi="Calibri"/>
          <w:lang w:val="en-GB"/>
        </w:rPr>
        <w:t xml:space="preserve"> { P(t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r w:rsidRPr="001A3E5F">
        <w:rPr>
          <w:rFonts w:ascii="Calibri" w:hAnsi="Calibri"/>
          <w:lang w:val="en-GB"/>
        </w:rPr>
        <w:t>) P(r|</w:t>
      </w:r>
      <w:r w:rsidRPr="001A3E5F">
        <w:rPr>
          <w:rFonts w:ascii="Calibri" w:hAnsi="Calibri"/>
          <w:b/>
          <w:lang w:val="en-GB"/>
        </w:rPr>
        <w:t>x</w:t>
      </w:r>
      <w:r w:rsidRPr="001A3E5F">
        <w:rPr>
          <w:rFonts w:ascii="Calibri" w:hAnsi="Calibri"/>
          <w:b/>
          <w:vertAlign w:val="subscript"/>
          <w:lang w:val="en-GB"/>
        </w:rPr>
        <w:t>n-1</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w:t>
      </w:r>
      <w:r w:rsidRPr="001A3E5F">
        <w:rPr>
          <w:rFonts w:ascii="Calibri" w:hAnsi="Calibri"/>
          <w:lang w:val="en-GB"/>
        </w:rPr>
        <w:tab/>
      </w:r>
      <w:r w:rsidRPr="001A3E5F">
        <w:rPr>
          <w:rFonts w:ascii="Calibri" w:hAnsi="Calibri"/>
          <w:lang w:val="en-GB"/>
        </w:rPr>
        <w:tab/>
      </w:r>
      <w:r w:rsidRPr="001A3E5F">
        <w:rPr>
          <w:rFonts w:ascii="Calibri" w:hAnsi="Calibri"/>
          <w:lang w:val="en-GB"/>
        </w:rPr>
        <w:tab/>
      </w:r>
      <w:r w:rsidRPr="001A3E5F">
        <w:rPr>
          <w:rFonts w:ascii="Calibri" w:hAnsi="Calibri"/>
          <w:lang w:val="en-GB"/>
        </w:rPr>
        <w:tab/>
        <w:t>(</w:t>
      </w:r>
      <w:r>
        <w:rPr>
          <w:rFonts w:ascii="Calibri" w:hAnsi="Calibri"/>
          <w:lang w:val="en-GB"/>
        </w:rPr>
        <w:t xml:space="preserve">eq. </w:t>
      </w:r>
      <w:r w:rsidRPr="001A3E5F">
        <w:rPr>
          <w:rFonts w:ascii="Calibri" w:hAnsi="Calibri"/>
          <w:lang w:val="en-GB"/>
        </w:rPr>
        <w:t>S</w:t>
      </w:r>
      <w:r>
        <w:rPr>
          <w:rFonts w:ascii="Calibri" w:hAnsi="Calibri"/>
          <w:lang w:val="en-GB"/>
        </w:rPr>
        <w:t>E</w:t>
      </w:r>
      <w:r w:rsidRPr="001A3E5F">
        <w:rPr>
          <w:rFonts w:ascii="Calibri" w:hAnsi="Calibri"/>
          <w:lang w:val="en-GB"/>
        </w:rPr>
        <w:t>1)</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where</w:t>
      </w:r>
      <w:r w:rsidRPr="00742D9E">
        <w:rPr>
          <w:rFonts w:ascii="Calibri" w:hAnsi="Calibri"/>
          <w:lang w:val="en-GB"/>
        </w:rPr>
        <w:t xml:space="preserve"> </w:t>
      </w:r>
      <w:r w:rsidRPr="001A3E5F">
        <w:rPr>
          <w:rFonts w:ascii="Calibri" w:hAnsi="Calibri"/>
          <w:lang w:val="en-GB"/>
        </w:rPr>
        <w:t>Σ</w:t>
      </w:r>
      <w:r w:rsidRPr="001A3E5F">
        <w:rPr>
          <w:rFonts w:ascii="Calibri" w:hAnsi="Calibri"/>
          <w:vertAlign w:val="subscript"/>
          <w:lang w:val="en-GB"/>
        </w:rPr>
        <w:t>r</w:t>
      </w:r>
      <w:r w:rsidRPr="001A3E5F">
        <w:rPr>
          <w:rFonts w:ascii="Calibri" w:hAnsi="Calibri"/>
          <w:lang w:val="en-GB"/>
        </w:rPr>
        <w:t xml:space="preserve"> </w:t>
      </w:r>
      <w:r>
        <w:rPr>
          <w:rFonts w:ascii="Calibri" w:hAnsi="Calibri"/>
          <w:lang w:val="en-GB"/>
        </w:rPr>
        <w:t xml:space="preserve">is </w:t>
      </w:r>
      <w:r w:rsidRPr="001A3E5F">
        <w:rPr>
          <w:rFonts w:ascii="Calibri" w:hAnsi="Calibri"/>
          <w:lang w:val="en-GB"/>
        </w:rPr>
        <w:t>the sum across all possible rules (i.e., the 6x6 combinations of features between left and right sides). Note that the target probability P(t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r w:rsidRPr="001A3E5F">
        <w:rPr>
          <w:rFonts w:ascii="Calibri" w:hAnsi="Calibri"/>
          <w:lang w:val="en-GB"/>
        </w:rPr>
        <w:t>) was only dependent on the underlying rule and the current observation, while the probability of a certain rule P(r|</w:t>
      </w:r>
      <w:r w:rsidRPr="001A3E5F">
        <w:rPr>
          <w:rFonts w:ascii="Calibri" w:hAnsi="Calibri"/>
          <w:b/>
          <w:lang w:val="en-GB"/>
        </w:rPr>
        <w:t>x</w:t>
      </w:r>
      <w:r w:rsidRPr="001A3E5F">
        <w:rPr>
          <w:rFonts w:ascii="Calibri" w:hAnsi="Calibri"/>
          <w:b/>
          <w:vertAlign w:val="subscript"/>
          <w:lang w:val="en-GB"/>
        </w:rPr>
        <w:t>n-1</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depended on the history of previous trials.</w:t>
      </w:r>
    </w:p>
    <w:p w:rsidR="008F4FD2" w:rsidRPr="001A3E5F" w:rsidRDefault="008F4FD2" w:rsidP="008F4FD2">
      <w:pPr>
        <w:jc w:val="both"/>
        <w:rPr>
          <w:rFonts w:ascii="Calibri" w:hAnsi="Calibri"/>
        </w:rPr>
      </w:pPr>
    </w:p>
    <w:p w:rsidR="008F4FD2" w:rsidRPr="00742D9E" w:rsidRDefault="008F4FD2" w:rsidP="008F4FD2">
      <w:pPr>
        <w:jc w:val="both"/>
        <w:rPr>
          <w:rFonts w:ascii="Calibri" w:hAnsi="Calibri"/>
        </w:rPr>
      </w:pPr>
      <w:r w:rsidRPr="001A3E5F">
        <w:rPr>
          <w:rFonts w:ascii="Calibri" w:hAnsi="Calibri"/>
        </w:rPr>
        <w:t>The second «rule layer» estimates, from the history of previous trials, the probability fo</w:t>
      </w:r>
      <w:r w:rsidRPr="00742D9E">
        <w:rPr>
          <w:rFonts w:ascii="Calibri" w:hAnsi="Calibri"/>
        </w:rPr>
        <w:t>r each rule of being the underlying one: P(r</w:t>
      </w:r>
      <w:r w:rsidRPr="00742D9E">
        <w:rPr>
          <w:rFonts w:ascii="Calibri" w:hAnsi="Calibri"/>
          <w:vertAlign w:val="subscript"/>
        </w:rPr>
        <w:t>n</w:t>
      </w:r>
      <w:r w:rsidRPr="00742D9E">
        <w:rPr>
          <w:rFonts w:ascii="Calibri" w:hAnsi="Calibri"/>
        </w:rPr>
        <w:t>|</w:t>
      </w:r>
      <w:r w:rsidRPr="00742D9E">
        <w:rPr>
          <w:rFonts w:ascii="Calibri" w:hAnsi="Calibri"/>
          <w:b/>
        </w:rPr>
        <w:t>x</w:t>
      </w:r>
      <w:r w:rsidRPr="00742D9E">
        <w:rPr>
          <w:rFonts w:ascii="Calibri" w:hAnsi="Calibri"/>
          <w:b/>
          <w:vertAlign w:val="subscript"/>
        </w:rPr>
        <w:t>n-1</w:t>
      </w:r>
      <w:r w:rsidRPr="00742D9E">
        <w:rPr>
          <w:rFonts w:ascii="Calibri" w:hAnsi="Calibri"/>
        </w:rPr>
        <w:t>,</w:t>
      </w:r>
      <w:r w:rsidRPr="00742D9E">
        <w:rPr>
          <w:rFonts w:ascii="Calibri" w:hAnsi="Calibri"/>
          <w:b/>
        </w:rPr>
        <w:t>t</w:t>
      </w:r>
      <w:r w:rsidRPr="00742D9E">
        <w:rPr>
          <w:rFonts w:ascii="Calibri" w:hAnsi="Calibri"/>
          <w:b/>
          <w:vertAlign w:val="subscript"/>
        </w:rPr>
        <w:t>n-1</w:t>
      </w:r>
      <w:r w:rsidRPr="00742D9E">
        <w:rPr>
          <w:rFonts w:ascii="Calibri" w:hAnsi="Calibri"/>
        </w:rPr>
        <w:t>). For instance, it can be shown that</w:t>
      </w:r>
    </w:p>
    <w:p w:rsidR="008F4FD2" w:rsidRPr="00742D9E" w:rsidRDefault="008F4FD2" w:rsidP="008F4FD2">
      <w:pPr>
        <w:jc w:val="both"/>
        <w:rPr>
          <w:rFonts w:ascii="Calibri" w:hAnsi="Calibri"/>
        </w:rPr>
      </w:pPr>
    </w:p>
    <w:p w:rsidR="008F4FD2" w:rsidRDefault="008F4FD2" w:rsidP="008F4FD2">
      <w:pPr>
        <w:jc w:val="both"/>
        <w:rPr>
          <w:rFonts w:ascii="Calibri" w:hAnsi="Calibri"/>
          <w:lang w:val="en-GB"/>
        </w:rPr>
      </w:pPr>
      <w:r w:rsidRPr="00742D9E">
        <w:rPr>
          <w:rFonts w:ascii="Calibri" w:hAnsi="Calibri"/>
        </w:rPr>
        <w:tab/>
        <w:t xml:space="preserve"> </w:t>
      </w:r>
      <w:r w:rsidRPr="00742D9E">
        <w:rPr>
          <w:rFonts w:ascii="Calibri" w:hAnsi="Calibri"/>
          <w:lang w:val="en-GB"/>
        </w:rPr>
        <w:t>P(r|</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b/>
          <w:lang w:val="en-GB"/>
        </w:rPr>
        <w:t>,t</w:t>
      </w:r>
      <w:r w:rsidRPr="00742D9E">
        <w:rPr>
          <w:rFonts w:ascii="Calibri" w:hAnsi="Calibri"/>
          <w:b/>
          <w:vertAlign w:val="subscript"/>
          <w:lang w:val="en-GB"/>
        </w:rPr>
        <w:t>n-1</w:t>
      </w:r>
      <w:r>
        <w:rPr>
          <w:rFonts w:ascii="Calibri" w:hAnsi="Calibri"/>
          <w:lang w:val="en-GB"/>
        </w:rPr>
        <w:t>)</w:t>
      </w:r>
    </w:p>
    <w:p w:rsidR="008F4FD2" w:rsidRPr="00742D9E" w:rsidRDefault="008F4FD2" w:rsidP="008F4FD2">
      <w:pPr>
        <w:jc w:val="both"/>
        <w:rPr>
          <w:rFonts w:ascii="Calibri" w:hAnsi="Calibri"/>
          <w:lang w:val="en-GB"/>
        </w:rPr>
      </w:pPr>
      <w:r>
        <w:rPr>
          <w:rFonts w:ascii="Calibri" w:hAnsi="Calibri"/>
          <w:lang w:val="en-GB"/>
        </w:rPr>
        <w:tab/>
      </w:r>
      <w:r>
        <w:rPr>
          <w:rFonts w:ascii="Calibri" w:hAnsi="Calibri"/>
          <w:lang w:val="en-GB"/>
        </w:rPr>
        <w:tab/>
      </w:r>
      <w:r w:rsidRPr="00742D9E">
        <w:rPr>
          <w:rFonts w:ascii="Calibri" w:hAnsi="Calibri"/>
          <w:lang w:val="en-GB"/>
        </w:rPr>
        <w:t>=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|r,</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 Σ</w:t>
      </w:r>
      <w:r w:rsidRPr="00742D9E">
        <w:rPr>
          <w:rFonts w:ascii="Calibri" w:hAnsi="Calibri"/>
          <w:vertAlign w:val="subscript"/>
          <w:lang w:val="en-GB"/>
        </w:rPr>
        <w:t>r</w:t>
      </w:r>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P(r) P(</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b/>
          <w:lang w:val="en-GB"/>
        </w:rPr>
        <w:t xml:space="preserve"> , t</w:t>
      </w:r>
      <w:r w:rsidRPr="00742D9E">
        <w:rPr>
          <w:rFonts w:ascii="Calibri" w:hAnsi="Calibri"/>
          <w:b/>
          <w:vertAlign w:val="subscript"/>
          <w:lang w:val="en-GB"/>
        </w:rPr>
        <w:t>n-1</w:t>
      </w:r>
      <w:r w:rsidRPr="00742D9E">
        <w:rPr>
          <w:rFonts w:ascii="Calibri" w:hAnsi="Calibri"/>
          <w:lang w:val="en-GB"/>
        </w:rPr>
        <w:t xml:space="preserve"> | r) / P(</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b/>
          <w:lang w:val="en-GB"/>
        </w:rPr>
        <w:t xml:space="preserve"> , t</w:t>
      </w:r>
      <w:r w:rsidRPr="00742D9E">
        <w:rPr>
          <w:rFonts w:ascii="Calibri" w:hAnsi="Calibri"/>
          <w:b/>
          <w:vertAlign w:val="subscript"/>
          <w:lang w:val="en-GB"/>
        </w:rPr>
        <w:t>n-1</w:t>
      </w:r>
      <w:r w:rsidRPr="00742D9E">
        <w:rPr>
          <w:rFonts w:ascii="Calibri" w:hAnsi="Calibri"/>
          <w:lang w:val="en-GB"/>
        </w:rPr>
        <w:t>)</w:t>
      </w:r>
    </w:p>
    <w:p w:rsidR="008F4FD2" w:rsidRPr="00742D9E" w:rsidRDefault="008F4FD2" w:rsidP="008F4FD2">
      <w:pPr>
        <w:rPr>
          <w:rFonts w:ascii="Calibri" w:hAnsi="Calibri"/>
          <w:lang w:val="en-GB"/>
        </w:rPr>
      </w:pPr>
      <w:r w:rsidRPr="00742D9E">
        <w:rPr>
          <w:rFonts w:ascii="Calibri" w:hAnsi="Calibri"/>
          <w:lang w:val="en-GB"/>
        </w:rPr>
        <w:tab/>
      </w:r>
      <w:r w:rsidRPr="00742D9E">
        <w:rPr>
          <w:rFonts w:ascii="Calibri" w:hAnsi="Calibri"/>
          <w:lang w:val="en-GB"/>
        </w:rPr>
        <w:tab/>
        <w:t>= P(r)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x</w:t>
      </w:r>
      <w:r w:rsidRPr="00742D9E">
        <w:rPr>
          <w:rFonts w:ascii="Calibri" w:hAnsi="Calibri"/>
          <w:b/>
          <w:vertAlign w:val="subscript"/>
          <w:lang w:val="en-GB"/>
        </w:rPr>
        <w:t>n-1</w:t>
      </w:r>
      <w:r w:rsidRPr="00742D9E">
        <w:rPr>
          <w:rFonts w:ascii="Calibri" w:hAnsi="Calibri"/>
          <w:lang w:val="en-GB"/>
        </w:rPr>
        <w:t>)</w:t>
      </w:r>
    </w:p>
    <w:p w:rsidR="008F4FD2" w:rsidRPr="00742D9E" w:rsidRDefault="008F4FD2" w:rsidP="008F4FD2">
      <w:pPr>
        <w:rPr>
          <w:rFonts w:ascii="Calibri" w:hAnsi="Calibri"/>
          <w:lang w:val="en-GB"/>
        </w:rPr>
      </w:pPr>
      <w:r w:rsidRPr="00742D9E">
        <w:rPr>
          <w:rFonts w:ascii="Calibri" w:hAnsi="Calibri"/>
          <w:lang w:val="en-GB"/>
        </w:rPr>
        <w:tab/>
      </w:r>
      <w:r w:rsidRPr="00742D9E">
        <w:rPr>
          <w:rFonts w:ascii="Calibri" w:hAnsi="Calibri"/>
          <w:lang w:val="en-GB"/>
        </w:rPr>
        <w:tab/>
        <w:t>= P(r)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 Σ</w:t>
      </w:r>
      <w:r w:rsidRPr="00742D9E">
        <w:rPr>
          <w:rFonts w:ascii="Calibri" w:hAnsi="Calibri"/>
          <w:vertAlign w:val="subscript"/>
          <w:lang w:val="en-GB"/>
        </w:rPr>
        <w:t>r</w:t>
      </w:r>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P(r |</w:t>
      </w:r>
      <w:r w:rsidRPr="00742D9E">
        <w:rPr>
          <w:rFonts w:ascii="Calibri" w:hAnsi="Calibri"/>
          <w:b/>
          <w:lang w:val="en-GB"/>
        </w:rPr>
        <w:t xml:space="preserve"> 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 Σ</w:t>
      </w:r>
      <w:r w:rsidRPr="00742D9E">
        <w:rPr>
          <w:rFonts w:ascii="Calibri" w:hAnsi="Calibri"/>
          <w:vertAlign w:val="subscript"/>
          <w:lang w:val="en-GB"/>
        </w:rPr>
        <w:t>r</w:t>
      </w:r>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Π</w:t>
      </w:r>
      <w:r w:rsidRPr="00742D9E">
        <w:rPr>
          <w:rFonts w:ascii="Calibri" w:hAnsi="Calibri"/>
          <w:vertAlign w:val="subscript"/>
          <w:lang w:val="en-GB"/>
        </w:rPr>
        <w:t>i=1..n-1</w:t>
      </w:r>
      <w:r w:rsidRPr="00742D9E">
        <w:rPr>
          <w:rFonts w:ascii="Calibri" w:hAnsi="Calibri"/>
          <w:lang w:val="en-GB"/>
        </w:rPr>
        <w:t xml:space="preserve"> { P(t</w:t>
      </w:r>
      <w:r w:rsidRPr="00742D9E">
        <w:rPr>
          <w:rFonts w:ascii="Calibri" w:hAnsi="Calibri"/>
          <w:vertAlign w:val="subscript"/>
          <w:lang w:val="en-GB"/>
        </w:rPr>
        <w:t>i</w:t>
      </w:r>
      <w:r w:rsidRPr="00742D9E">
        <w:rPr>
          <w:rFonts w:ascii="Calibri" w:hAnsi="Calibri"/>
          <w:lang w:val="en-GB"/>
        </w:rPr>
        <w:t xml:space="preserve"> | r , x</w:t>
      </w:r>
      <w:r w:rsidRPr="00742D9E">
        <w:rPr>
          <w:rFonts w:ascii="Calibri" w:hAnsi="Calibri"/>
          <w:vertAlign w:val="subscript"/>
          <w:lang w:val="en-GB"/>
        </w:rPr>
        <w:t>i</w:t>
      </w:r>
      <w:r w:rsidRPr="00742D9E">
        <w:rPr>
          <w:rFonts w:ascii="Calibri" w:hAnsi="Calibri"/>
          <w:lang w:val="en-GB"/>
        </w:rPr>
        <w:t>) } / Σ</w:t>
      </w:r>
      <w:r w:rsidRPr="00742D9E">
        <w:rPr>
          <w:rFonts w:ascii="Calibri" w:hAnsi="Calibri"/>
          <w:vertAlign w:val="subscript"/>
          <w:lang w:val="en-GB"/>
        </w:rPr>
        <w:t>r</w:t>
      </w:r>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r w:rsidRPr="00742D9E">
        <w:rPr>
          <w:rFonts w:ascii="Calibri" w:hAnsi="Calibri"/>
          <w:lang w:val="en-GB"/>
        </w:rPr>
        <w:tab/>
      </w:r>
      <w:r w:rsidRPr="00742D9E">
        <w:rPr>
          <w:rFonts w:ascii="Calibri" w:hAnsi="Calibri"/>
          <w:lang w:val="en-GB"/>
        </w:rPr>
        <w:tab/>
      </w:r>
      <w:r w:rsidRPr="00742D9E">
        <w:rPr>
          <w:rFonts w:ascii="Calibri" w:hAnsi="Calibri"/>
          <w:lang w:val="en-GB"/>
        </w:rPr>
        <w:tab/>
        <w:t>(</w:t>
      </w:r>
      <w:r>
        <w:rPr>
          <w:rFonts w:ascii="Calibri" w:hAnsi="Calibri"/>
          <w:lang w:val="en-GB"/>
        </w:rPr>
        <w:t xml:space="preserve">eq. </w:t>
      </w:r>
      <w:r w:rsidRPr="00742D9E">
        <w:rPr>
          <w:rFonts w:ascii="Calibri" w:hAnsi="Calibri"/>
          <w:lang w:val="en-GB"/>
        </w:rPr>
        <w:t>SE2)</w:t>
      </w:r>
    </w:p>
    <w:p w:rsidR="008F4FD2" w:rsidRPr="00742D9E" w:rsidRDefault="008F4FD2" w:rsidP="008F4FD2">
      <w:pPr>
        <w:jc w:val="both"/>
        <w:rPr>
          <w:rFonts w:ascii="Calibri" w:hAnsi="Calibri"/>
          <w:lang w:val="en-GB"/>
        </w:rPr>
      </w:pPr>
    </w:p>
    <w:p w:rsidR="008F4FD2" w:rsidRDefault="008F4FD2" w:rsidP="008F4FD2">
      <w:pPr>
        <w:jc w:val="both"/>
        <w:rPr>
          <w:rFonts w:ascii="Calibri" w:hAnsi="Calibri"/>
          <w:lang w:val="en-GB"/>
        </w:rPr>
      </w:pPr>
      <w:r>
        <w:rPr>
          <w:rFonts w:ascii="Calibri" w:hAnsi="Calibri"/>
          <w:lang w:val="en-GB"/>
        </w:rPr>
        <w:t xml:space="preserve">where </w:t>
      </w:r>
      <w:r w:rsidRPr="00742D9E">
        <w:rPr>
          <w:rFonts w:ascii="Calibri" w:hAnsi="Calibri"/>
          <w:lang w:val="en-GB"/>
        </w:rPr>
        <w:t>Π</w:t>
      </w:r>
      <w:r w:rsidRPr="00742D9E">
        <w:rPr>
          <w:rFonts w:ascii="Calibri" w:hAnsi="Calibri"/>
          <w:vertAlign w:val="subscript"/>
          <w:lang w:val="en-GB"/>
        </w:rPr>
        <w:t>i=1..n-1</w:t>
      </w:r>
      <w:r w:rsidRPr="00795792">
        <w:rPr>
          <w:rFonts w:ascii="Calibri" w:hAnsi="Calibri"/>
          <w:lang w:val="en-GB"/>
        </w:rPr>
        <w:t xml:space="preserve"> is the product</w:t>
      </w:r>
      <w:r>
        <w:rPr>
          <w:rFonts w:ascii="Calibri" w:hAnsi="Calibri"/>
          <w:lang w:val="en-GB"/>
        </w:rPr>
        <w:t xml:space="preserve"> operator</w:t>
      </w:r>
      <w:r w:rsidRPr="00795792">
        <w:rPr>
          <w:rFonts w:ascii="Calibri" w:hAnsi="Calibri"/>
          <w:lang w:val="en-GB"/>
        </w:rPr>
        <w:t xml:space="preserve">, </w:t>
      </w:r>
      <w:r>
        <w:rPr>
          <w:rFonts w:ascii="Calibri" w:hAnsi="Calibri"/>
          <w:lang w:val="en-GB"/>
        </w:rPr>
        <w:t xml:space="preserve">and under the </w:t>
      </w:r>
      <w:r w:rsidRPr="00742D9E">
        <w:rPr>
          <w:rFonts w:ascii="Calibri" w:hAnsi="Calibri"/>
          <w:lang w:val="en-GB"/>
        </w:rPr>
        <w:t xml:space="preserve">additional assumptions that </w:t>
      </w:r>
      <w:r w:rsidRPr="00742D9E">
        <w:rPr>
          <w:rFonts w:ascii="Calibri" w:hAnsi="Calibri"/>
          <w:b/>
          <w:lang w:val="en-GB"/>
        </w:rPr>
        <w:t>x</w:t>
      </w:r>
      <w:r w:rsidRPr="00742D9E">
        <w:rPr>
          <w:rFonts w:ascii="Calibri" w:hAnsi="Calibri"/>
          <w:b/>
          <w:vertAlign w:val="subscript"/>
          <w:lang w:val="en-GB"/>
        </w:rPr>
        <w:t>n</w:t>
      </w:r>
      <w:r w:rsidRPr="00742D9E">
        <w:rPr>
          <w:rFonts w:ascii="Calibri" w:hAnsi="Calibri"/>
          <w:lang w:val="en-GB"/>
        </w:rPr>
        <w:t xml:space="preserve"> and r are independent, and x</w:t>
      </w:r>
      <w:r>
        <w:rPr>
          <w:rFonts w:ascii="Calibri" w:hAnsi="Calibri"/>
          <w:vertAlign w:val="subscript"/>
          <w:lang w:val="en-GB"/>
        </w:rPr>
        <w:t>i</w:t>
      </w:r>
      <w:r w:rsidRPr="00742D9E">
        <w:rPr>
          <w:rFonts w:ascii="Calibri" w:hAnsi="Calibri"/>
          <w:lang w:val="en-GB"/>
        </w:rPr>
        <w:t xml:space="preserve"> is independent</w:t>
      </w:r>
      <w:r>
        <w:rPr>
          <w:rFonts w:ascii="Calibri" w:hAnsi="Calibri"/>
          <w:lang w:val="en-GB"/>
        </w:rPr>
        <w:t xml:space="preserve"> across different trials i.</w:t>
      </w:r>
    </w:p>
    <w:p w:rsidR="008F4FD2" w:rsidRPr="001A3E5F" w:rsidRDefault="008F4FD2" w:rsidP="008F4FD2">
      <w:pPr>
        <w:jc w:val="both"/>
        <w:rPr>
          <w:rFonts w:ascii="Calibri" w:hAnsi="Calibri"/>
          <w:lang w:val="en-GB"/>
        </w:rPr>
      </w:pPr>
      <w:r>
        <w:rPr>
          <w:rFonts w:ascii="Calibri" w:hAnsi="Calibri"/>
          <w:lang w:val="en-GB"/>
        </w:rPr>
        <w:t xml:space="preserve">This </w:t>
      </w:r>
      <w:r w:rsidRPr="001A3E5F">
        <w:rPr>
          <w:rFonts w:ascii="Calibri" w:hAnsi="Calibri"/>
          <w:lang w:val="en-GB"/>
        </w:rPr>
        <w:t>probability is 0</w:t>
      </w:r>
      <w:r>
        <w:rPr>
          <w:rFonts w:ascii="Calibri" w:hAnsi="Calibri"/>
          <w:lang w:val="en-GB"/>
        </w:rPr>
        <w:t xml:space="preserve"> if</w:t>
      </w:r>
      <w:r w:rsidRPr="001A3E5F">
        <w:rPr>
          <w:rFonts w:ascii="Calibri" w:hAnsi="Calibri"/>
          <w:lang w:val="en-GB"/>
        </w:rPr>
        <w:t xml:space="preserve"> the rule is inconsistent with</w:t>
      </w:r>
      <w:r>
        <w:rPr>
          <w:rFonts w:ascii="Calibri" w:hAnsi="Calibri"/>
          <w:lang w:val="en-GB"/>
        </w:rPr>
        <w:t xml:space="preserve"> the history of previous trials, and is </w:t>
      </w:r>
      <w:r w:rsidRPr="001A3E5F">
        <w:rPr>
          <w:rFonts w:ascii="Calibri" w:hAnsi="Calibri"/>
          <w:lang w:val="en-GB"/>
        </w:rPr>
        <w:t xml:space="preserve">equally distributed across all </w:t>
      </w:r>
      <w:r>
        <w:rPr>
          <w:rFonts w:ascii="Calibri" w:hAnsi="Calibri"/>
          <w:lang w:val="en-GB"/>
        </w:rPr>
        <w:t>remaining (</w:t>
      </w:r>
      <w:r w:rsidRPr="001A3E5F">
        <w:rPr>
          <w:rFonts w:ascii="Calibri" w:hAnsi="Calibri"/>
          <w:lang w:val="en-GB"/>
        </w:rPr>
        <w:t>consistent</w:t>
      </w:r>
      <w:r>
        <w:rPr>
          <w:rFonts w:ascii="Calibri" w:hAnsi="Calibri"/>
          <w:lang w:val="en-GB"/>
        </w:rPr>
        <w:t>)</w:t>
      </w:r>
      <w:r w:rsidRPr="001A3E5F">
        <w:rPr>
          <w:rFonts w:ascii="Calibri" w:hAnsi="Calibri"/>
          <w:lang w:val="en-GB"/>
        </w:rPr>
        <w:t xml:space="preserve"> rules. For example, if four possible rules were consistent with the history of trials, the probability for each of these would be </w:t>
      </w:r>
      <w:r>
        <w:rPr>
          <w:rFonts w:ascii="Calibri" w:hAnsi="Calibri"/>
          <w:lang w:val="en-GB"/>
        </w:rPr>
        <w:t xml:space="preserve">of </w:t>
      </w:r>
      <w:r w:rsidRPr="001A3E5F">
        <w:rPr>
          <w:rFonts w:ascii="Calibri" w:hAnsi="Calibri"/>
          <w:lang w:val="en-GB"/>
        </w:rPr>
        <w:t>0.25, while 0 for any other rule.</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This model is shown to be optimal based on the previous priors.</w:t>
      </w:r>
    </w:p>
    <w:p w:rsidR="008F4FD2"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b/>
          <w:lang w:val="en-GB"/>
        </w:rPr>
      </w:pPr>
      <w:r w:rsidRPr="001A3E5F">
        <w:rPr>
          <w:rFonts w:ascii="Calibri" w:hAnsi="Calibri"/>
          <w:b/>
          <w:lang w:val="en-GB"/>
        </w:rPr>
        <w:t>Implementation</w:t>
      </w:r>
    </w:p>
    <w:p w:rsidR="008F4FD2" w:rsidRDefault="008F4FD2" w:rsidP="008F4FD2">
      <w:pPr>
        <w:jc w:val="both"/>
        <w:rPr>
          <w:rFonts w:ascii="Calibri" w:hAnsi="Calibri" w:cs="Menlo Regular"/>
          <w:color w:val="000000"/>
          <w:szCs w:val="21"/>
          <w:shd w:val="clear" w:color="auto" w:fill="FFFFFF"/>
          <w:lang w:val="en-GB"/>
        </w:rPr>
      </w:pPr>
      <w:r w:rsidRPr="001A3E5F">
        <w:rPr>
          <w:rFonts w:ascii="Calibri" w:hAnsi="Calibri"/>
          <w:lang w:val="en-GB"/>
        </w:rPr>
        <w:t xml:space="preserve">We created an instance of this model by keeping track of all possible rules in a 6*6 binary matrix – called the </w:t>
      </w:r>
      <w:r w:rsidRPr="001A3E5F">
        <w:rPr>
          <w:rFonts w:ascii="Calibri" w:hAnsi="Calibri"/>
          <w:i/>
          <w:lang w:val="en-GB"/>
        </w:rPr>
        <w:t xml:space="preserve">candidates matrix </w:t>
      </w:r>
      <w:r w:rsidRPr="001A3E5F">
        <w:rPr>
          <w:rFonts w:ascii="Calibri" w:hAnsi="Calibri"/>
          <w:b/>
          <w:lang w:val="en-GB"/>
        </w:rPr>
        <w:t>C</w:t>
      </w:r>
      <w:r w:rsidRPr="001A3E5F">
        <w:rPr>
          <w:rFonts w:ascii="Calibri" w:hAnsi="Calibri"/>
          <w:lang w:val="en-GB"/>
        </w:rPr>
        <w:t xml:space="preserve">. This matrix allowed us to keep track of the rules that were consistent in previous trials. Each cell (i,j) in this matrix was associated with each possible rule on each side, where i,j </w:t>
      </w:r>
      <w:r w:rsidRPr="001A3E5F">
        <w:rPr>
          <w:rFonts w:ascii="Menlo Regular" w:hAnsi="Menlo Regular" w:cs="Menlo Regular"/>
          <w:color w:val="000000"/>
          <w:szCs w:val="21"/>
          <w:shd w:val="clear" w:color="auto" w:fill="FFFFFF"/>
          <w:lang w:val="en-GB"/>
        </w:rPr>
        <w:t>∈</w:t>
      </w:r>
      <w:r w:rsidRPr="001A3E5F">
        <w:rPr>
          <w:rFonts w:ascii="Calibri" w:hAnsi="Calibri" w:cs="Menlo Regular"/>
          <w:color w:val="000000"/>
          <w:szCs w:val="21"/>
          <w:shd w:val="clear" w:color="auto" w:fill="FFFFFF"/>
          <w:lang w:val="en-GB"/>
        </w:rPr>
        <w:t xml:space="preserve"> {1...6} corresponded to the feature on the left and right sides respectively (e.g., red, green, blue, square, triangle, circle).</w:t>
      </w:r>
    </w:p>
    <w:p w:rsidR="008F4FD2" w:rsidRPr="001A3E5F" w:rsidRDefault="008F4FD2" w:rsidP="008F4FD2">
      <w:pPr>
        <w:jc w:val="both"/>
        <w:rPr>
          <w:rFonts w:ascii="Calibri" w:hAnsi="Calibri" w:cs="Menlo Regular"/>
          <w:color w:val="000000"/>
          <w:szCs w:val="21"/>
          <w:shd w:val="clear" w:color="auto" w:fill="FFFFFF"/>
          <w:lang w:val="en-GB"/>
        </w:rPr>
      </w:pPr>
    </w:p>
    <w:p w:rsidR="008F4FD2" w:rsidRPr="001A3E5F" w:rsidRDefault="008F4FD2" w:rsidP="008F4FD2">
      <w:pPr>
        <w:jc w:val="both"/>
        <w:rPr>
          <w:rFonts w:ascii="Calibri" w:hAnsi="Calibri" w:cs="Menlo Regular"/>
          <w:color w:val="000000"/>
          <w:szCs w:val="21"/>
          <w:shd w:val="clear" w:color="auto" w:fill="FFFFFF"/>
          <w:lang w:val="en-GB"/>
        </w:rPr>
      </w:pPr>
      <w:r w:rsidRPr="001A3E5F">
        <w:rPr>
          <w:rFonts w:ascii="Calibri" w:hAnsi="Calibri" w:cs="Menlo Regular"/>
          <w:color w:val="000000"/>
          <w:szCs w:val="21"/>
          <w:shd w:val="clear" w:color="auto" w:fill="FFFFFF"/>
          <w:lang w:val="en-GB"/>
        </w:rPr>
        <w:t xml:space="preserve">The </w:t>
      </w:r>
      <w:r w:rsidRPr="001A3E5F">
        <w:rPr>
          <w:rFonts w:ascii="Calibri" w:hAnsi="Calibri" w:cs="Menlo Regular"/>
          <w:i/>
          <w:color w:val="000000"/>
          <w:szCs w:val="21"/>
          <w:shd w:val="clear" w:color="auto" w:fill="FFFFFF"/>
          <w:lang w:val="en-GB"/>
        </w:rPr>
        <w:t>candidates matrix</w:t>
      </w:r>
      <w:r w:rsidRPr="001A3E5F">
        <w:rPr>
          <w:rFonts w:ascii="Calibri" w:hAnsi="Calibri" w:cs="Menlo Regular"/>
          <w:color w:val="000000"/>
          <w:szCs w:val="21"/>
          <w:shd w:val="clear" w:color="auto" w:fill="FFFFFF"/>
          <w:lang w:val="en-GB"/>
        </w:rPr>
        <w:t xml:space="preserve"> </w:t>
      </w:r>
      <w:r w:rsidRPr="001A3E5F">
        <w:rPr>
          <w:rFonts w:ascii="Calibri" w:hAnsi="Calibri" w:cs="Menlo Regular"/>
          <w:b/>
          <w:color w:val="000000"/>
          <w:szCs w:val="21"/>
          <w:shd w:val="clear" w:color="auto" w:fill="FFFFFF"/>
          <w:lang w:val="en-GB"/>
        </w:rPr>
        <w:t>C</w:t>
      </w:r>
      <w:r w:rsidRPr="001A3E5F">
        <w:rPr>
          <w:rFonts w:ascii="Calibri" w:hAnsi="Calibri" w:cs="Menlo Regular"/>
          <w:color w:val="000000"/>
          <w:szCs w:val="21"/>
          <w:shd w:val="clear" w:color="auto" w:fill="FFFFFF"/>
          <w:lang w:val="en-GB"/>
        </w:rPr>
        <w:t xml:space="preserve"> was used in the following way. If </w:t>
      </w:r>
      <w:r w:rsidRPr="001A3E5F">
        <w:rPr>
          <w:rFonts w:ascii="Calibri" w:hAnsi="Calibri" w:cs="Menlo Regular"/>
          <w:b/>
          <w:color w:val="000000"/>
          <w:szCs w:val="21"/>
          <w:shd w:val="clear" w:color="auto" w:fill="FFFFFF"/>
          <w:lang w:val="en-GB"/>
        </w:rPr>
        <w:t>C</w:t>
      </w:r>
      <w:r w:rsidRPr="001A3E5F">
        <w:rPr>
          <w:rFonts w:ascii="Calibri" w:hAnsi="Calibri" w:cs="Menlo Regular"/>
          <w:b/>
          <w:color w:val="000000"/>
          <w:szCs w:val="21"/>
          <w:shd w:val="clear" w:color="auto" w:fill="FFFFFF"/>
          <w:vertAlign w:val="subscript"/>
          <w:lang w:val="en-GB"/>
        </w:rPr>
        <w:t>ij</w:t>
      </w:r>
      <w:r w:rsidRPr="001A3E5F">
        <w:rPr>
          <w:rFonts w:ascii="Calibri" w:hAnsi="Calibri" w:cs="Menlo Regular"/>
          <w:color w:val="000000"/>
          <w:szCs w:val="21"/>
          <w:shd w:val="clear" w:color="auto" w:fill="FFFFFF"/>
          <w:lang w:val="en-GB"/>
        </w:rPr>
        <w:t xml:space="preserve">=1, then the rule (i,j) was consistent with the history of previous trials – and was a candidate for the underlying rule. If </w:t>
      </w:r>
      <w:r w:rsidRPr="001A3E5F">
        <w:rPr>
          <w:rFonts w:ascii="Calibri" w:hAnsi="Calibri" w:cs="Menlo Regular"/>
          <w:b/>
          <w:color w:val="000000"/>
          <w:szCs w:val="21"/>
          <w:shd w:val="clear" w:color="auto" w:fill="FFFFFF"/>
          <w:lang w:val="en-GB"/>
        </w:rPr>
        <w:t>C</w:t>
      </w:r>
      <w:r w:rsidRPr="001A3E5F">
        <w:rPr>
          <w:rFonts w:ascii="Calibri" w:hAnsi="Calibri" w:cs="Menlo Regular"/>
          <w:b/>
          <w:color w:val="000000"/>
          <w:szCs w:val="21"/>
          <w:shd w:val="clear" w:color="auto" w:fill="FFFFFF"/>
          <w:vertAlign w:val="subscript"/>
          <w:lang w:val="en-GB"/>
        </w:rPr>
        <w:t>ij</w:t>
      </w:r>
      <w:r w:rsidRPr="001A3E5F">
        <w:rPr>
          <w:rFonts w:ascii="Calibri" w:hAnsi="Calibri" w:cs="Menlo Regular"/>
          <w:color w:val="000000"/>
          <w:szCs w:val="21"/>
          <w:shd w:val="clear" w:color="auto" w:fill="FFFFFF"/>
          <w:lang w:val="en-GB"/>
        </w:rPr>
        <w:t>=0, then the rule (i,j) was inconsistent with the history of previous trials and could not candidate as the underlying rule for the current block.</w:t>
      </w:r>
    </w:p>
    <w:p w:rsidR="008F4FD2" w:rsidRPr="001A3E5F" w:rsidRDefault="008F4FD2" w:rsidP="008F4FD2">
      <w:pPr>
        <w:jc w:val="both"/>
        <w:rPr>
          <w:rFonts w:ascii="Calibri" w:hAnsi="Calibri" w:cs="Menlo Regular"/>
          <w:color w:val="000000"/>
          <w:szCs w:val="21"/>
          <w:shd w:val="clear" w:color="auto" w:fill="FFFFFF"/>
          <w:lang w:val="en-GB"/>
        </w:rPr>
      </w:pPr>
      <w:r w:rsidRPr="001A3E5F">
        <w:rPr>
          <w:rFonts w:ascii="Calibri" w:hAnsi="Calibri" w:cs="Menlo Regular"/>
          <w:color w:val="000000"/>
          <w:szCs w:val="21"/>
          <w:shd w:val="clear" w:color="auto" w:fill="FFFFFF"/>
          <w:lang w:val="en-GB"/>
        </w:rPr>
        <w:t xml:space="preserve">The </w:t>
      </w:r>
      <w:r w:rsidRPr="001A3E5F">
        <w:rPr>
          <w:rFonts w:ascii="Calibri" w:hAnsi="Calibri" w:cs="Menlo Regular"/>
          <w:i/>
          <w:color w:val="000000"/>
          <w:szCs w:val="21"/>
          <w:shd w:val="clear" w:color="auto" w:fill="FFFFFF"/>
          <w:lang w:val="en-GB"/>
        </w:rPr>
        <w:t>candidates matrix</w:t>
      </w:r>
      <w:r w:rsidRPr="001A3E5F">
        <w:rPr>
          <w:rFonts w:ascii="Calibri" w:hAnsi="Calibri" w:cs="Menlo Regular"/>
          <w:color w:val="000000"/>
          <w:szCs w:val="21"/>
          <w:shd w:val="clear" w:color="auto" w:fill="FFFFFF"/>
          <w:lang w:val="en-GB"/>
        </w:rPr>
        <w:t xml:space="preserve"> corresponds to the «r</w:t>
      </w:r>
      <w:r>
        <w:rPr>
          <w:rFonts w:ascii="Calibri" w:hAnsi="Calibri" w:cs="Menlo Regular"/>
          <w:color w:val="000000"/>
          <w:szCs w:val="21"/>
          <w:shd w:val="clear" w:color="auto" w:fill="FFFFFF"/>
          <w:lang w:val="en-GB"/>
        </w:rPr>
        <w:t>ule layer» in our hierarchical B</w:t>
      </w:r>
      <w:r w:rsidRPr="001A3E5F">
        <w:rPr>
          <w:rFonts w:ascii="Calibri" w:hAnsi="Calibri" w:cs="Menlo Regular"/>
          <w:color w:val="000000"/>
          <w:szCs w:val="21"/>
          <w:shd w:val="clear" w:color="auto" w:fill="FFFFFF"/>
          <w:lang w:val="en-GB"/>
        </w:rPr>
        <w:t>ayesian model.</w:t>
      </w:r>
    </w:p>
    <w:p w:rsidR="008F4FD2" w:rsidRPr="001A3E5F" w:rsidRDefault="008F4FD2" w:rsidP="008F4FD2">
      <w:pPr>
        <w:jc w:val="both"/>
        <w:rPr>
          <w:rFonts w:ascii="Calibri" w:hAnsi="Calibri" w:cs="Menlo Regular"/>
          <w:color w:val="000000"/>
          <w:szCs w:val="21"/>
          <w:shd w:val="clear" w:color="auto" w:fill="FFFFFF"/>
          <w:lang w:val="en-GB"/>
        </w:rPr>
      </w:pPr>
    </w:p>
    <w:p w:rsidR="008F4FD2" w:rsidRPr="001A3E5F" w:rsidRDefault="008F4FD2" w:rsidP="008F4FD2">
      <w:pPr>
        <w:jc w:val="both"/>
        <w:rPr>
          <w:rFonts w:ascii="Calibri" w:hAnsi="Calibri"/>
          <w:lang w:val="en-GB"/>
        </w:rPr>
      </w:pPr>
      <w:r w:rsidRPr="001A3E5F">
        <w:rPr>
          <w:rFonts w:ascii="Calibri" w:hAnsi="Calibri"/>
          <w:lang w:val="en-GB"/>
        </w:rPr>
        <w:t>At the beginning of the block, all cells in the candidates matrix were set to 1, meaning that all rules were possibly the underlying rule for the current block. In familiar blocks, the 27 rules corresponding to the irrelevant dimensions were set to 0, leaving only 9 possible rules left.</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 xml:space="preserve">On each trial and for each candidate rule (i.e., for each rule r=(i,j) such that </w:t>
      </w:r>
      <w:r w:rsidRPr="001A3E5F">
        <w:rPr>
          <w:rFonts w:ascii="Calibri" w:hAnsi="Calibri"/>
          <w:b/>
          <w:lang w:val="en-GB"/>
        </w:rPr>
        <w:t>C</w:t>
      </w:r>
      <w:r w:rsidRPr="001A3E5F">
        <w:rPr>
          <w:rFonts w:ascii="Calibri" w:hAnsi="Calibri"/>
          <w:b/>
          <w:vertAlign w:val="subscript"/>
          <w:lang w:val="en-GB"/>
        </w:rPr>
        <w:t>ij</w:t>
      </w:r>
      <w:r w:rsidRPr="001A3E5F">
        <w:rPr>
          <w:rFonts w:ascii="Calibri" w:hAnsi="Calibri"/>
          <w:lang w:val="en-GB"/>
        </w:rPr>
        <w:t>=1), we calculated the conditional probability of being target: P(t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r w:rsidRPr="001A3E5F">
        <w:rPr>
          <w:rFonts w:ascii="Calibri" w:hAnsi="Calibri"/>
          <w:lang w:val="en-GB"/>
        </w:rPr>
        <w:t>). This probability could be 1 (i.e., the current trial is target) or 0 (trial is nontarget) following the prediction given by each rule. From equation (SE1), the probability of a target trial, P(t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was the average across these probabilities.</w:t>
      </w:r>
      <w:r>
        <w:rPr>
          <w:rFonts w:ascii="Calibri" w:hAnsi="Calibri"/>
          <w:lang w:val="en-GB"/>
        </w:rPr>
        <w:t xml:space="preserve"> This calculation corresponds to the «target layer» of the hierarchical Bayesian model.</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We used a greedy policy for the model, where the response was target if P(t</w:t>
      </w:r>
      <w:r w:rsidRPr="001A3E5F">
        <w:rPr>
          <w:rFonts w:ascii="Calibri" w:hAnsi="Calibri"/>
          <w:vertAlign w:val="subscript"/>
          <w:lang w:val="en-GB"/>
        </w:rPr>
        <w:t>n</w:t>
      </w:r>
      <w:r w:rsidRPr="001A3E5F">
        <w:rPr>
          <w:rFonts w:ascii="Calibri" w:hAnsi="Calibri"/>
          <w:lang w:val="en-GB"/>
        </w:rPr>
        <w:t>)≥0.5 and nontarget in any other case.</w:t>
      </w:r>
    </w:p>
    <w:p w:rsidR="008F4FD2" w:rsidRDefault="008F4FD2" w:rsidP="008F4FD2">
      <w:pPr>
        <w:jc w:val="both"/>
        <w:rPr>
          <w:rFonts w:ascii="Calibri" w:hAnsi="Calibri"/>
          <w:b/>
          <w:lang w:val="en-GB"/>
        </w:rPr>
      </w:pPr>
    </w:p>
    <w:p w:rsidR="008F4FD2" w:rsidRDefault="008F4FD2" w:rsidP="008F4FD2">
      <w:pPr>
        <w:jc w:val="both"/>
        <w:rPr>
          <w:rFonts w:ascii="Calibri" w:hAnsi="Calibri"/>
          <w:b/>
          <w:lang w:val="en-GB"/>
        </w:rPr>
      </w:pPr>
      <w:r>
        <w:rPr>
          <w:rFonts w:ascii="Calibri" w:hAnsi="Calibri"/>
          <w:b/>
          <w:noProof/>
          <w:lang w:eastAsia="en-US"/>
        </w:rPr>
        <w:drawing>
          <wp:inline distT="0" distB="0" distL="0" distR="0">
            <wp:extent cx="4112046" cy="4246980"/>
            <wp:effectExtent l="0" t="0" r="2754" b="0"/>
            <wp:docPr id="8" name="Picture 1" descr="supplementary figure (sh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ementary figure (short).pdf"/>
                    <pic:cNvPicPr/>
                  </pic:nvPicPr>
                  <ve:AlternateContent xmlns:ma="http://schemas.microsoft.com/office/mac/drawingml/2008/main">
                    <ve:Choice Requires="ma">
                      <pic:blipFill>
                        <a:blip r:embed="rId15"/>
                        <a:srcRect l="12953" r="21914"/>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16"/>
                        <a:srcRect l="12953" r="21914"/>
                        <a:stretch>
                          <a:fillRect/>
                        </a:stretch>
                      </pic:blipFill>
                    </ve:Fallback>
                  </ve:AlternateContent>
                  <pic:spPr>
                    <a:xfrm>
                      <a:off x="0" y="0"/>
                      <a:ext cx="4112046" cy="4246980"/>
                    </a:xfrm>
                    <a:prstGeom prst="rect">
                      <a:avLst/>
                    </a:prstGeom>
                  </pic:spPr>
                </pic:pic>
              </a:graphicData>
            </a:graphic>
          </wp:inline>
        </w:drawing>
      </w:r>
    </w:p>
    <w:p w:rsidR="008F4FD2" w:rsidRPr="001A3E5F" w:rsidRDefault="008F4FD2" w:rsidP="008F4FD2">
      <w:pPr>
        <w:jc w:val="both"/>
        <w:rPr>
          <w:rFonts w:ascii="Calibri" w:hAnsi="Calibri"/>
          <w:b/>
          <w:lang w:val="en-GB"/>
        </w:rPr>
      </w:pPr>
    </w:p>
    <w:p w:rsidR="008F4FD2" w:rsidRDefault="008F150F" w:rsidP="008F4FD2">
      <w:pPr>
        <w:jc w:val="both"/>
        <w:rPr>
          <w:rFonts w:ascii="Calibri" w:hAnsi="Calibri"/>
          <w:lang w:val="en-GB"/>
        </w:rPr>
      </w:pPr>
      <w:r>
        <w:rPr>
          <w:rFonts w:ascii="Calibri" w:hAnsi="Calibri"/>
          <w:noProof/>
        </w:rPr>
        <w:pict>
          <v:shape id="_x0000_s1035" type="#_x0000_t202" style="position:absolute;left:0;text-align:left;margin-left:0;margin-top:1.75pt;width:468pt;height:108pt;z-index:251666432;mso-wrap-edited:f;mso-position-horizontal:absolute;mso-position-vertical:absolute" wrapcoords="0 0 21600 0 21600 21600 0 21600 0 0" filled="f" stroked="f">
            <v:fill o:detectmouseclick="t"/>
            <v:textbox style="mso-next-textbox:#_x0000_s1035" inset=",7.2pt,,7.2pt">
              <w:txbxContent>
                <w:p w:rsidR="00F86FB5" w:rsidRPr="003E04B2" w:rsidRDefault="00F86FB5" w:rsidP="008F4FD2">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S</w:t>
                  </w:r>
                  <w:del w:id="2090" w:author="Christopher Summerfield" w:date="2014-04-29T10:55:00Z">
                    <w:r w:rsidDel="00AB2B27">
                      <w:rPr>
                        <w:rFonts w:asciiTheme="majorHAnsi" w:hAnsiTheme="majorHAnsi"/>
                        <w:b/>
                        <w:sz w:val="22"/>
                      </w:rPr>
                      <w:delText>F</w:delText>
                    </w:r>
                  </w:del>
                  <w:r w:rsidRPr="003E04B2">
                    <w:rPr>
                      <w:rFonts w:asciiTheme="majorHAnsi" w:hAnsiTheme="majorHAnsi"/>
                      <w:b/>
                      <w:sz w:val="22"/>
                    </w:rPr>
                    <w:t>1. A.</w:t>
                  </w:r>
                  <w:r w:rsidRPr="003E04B2">
                    <w:rPr>
                      <w:rFonts w:asciiTheme="majorHAnsi" w:hAnsiTheme="majorHAnsi"/>
                      <w:sz w:val="22"/>
                    </w:rPr>
                    <w:t xml:space="preserve"> Behavioural data from 18 human participants (dots) and predictions of the </w:t>
                  </w:r>
                  <w:r>
                    <w:rPr>
                      <w:rFonts w:asciiTheme="majorHAnsi" w:hAnsiTheme="majorHAnsi"/>
                      <w:sz w:val="22"/>
                    </w:rPr>
                    <w:t>reinforcement model (continued lines) and the hierarchical Bayesian model</w:t>
                  </w:r>
                  <w:r w:rsidRPr="003E04B2">
                    <w:rPr>
                      <w:rFonts w:asciiTheme="majorHAnsi" w:hAnsiTheme="majorHAnsi"/>
                      <w:sz w:val="22"/>
                    </w:rPr>
                    <w:t xml:space="preserve"> (</w:t>
                  </w:r>
                  <w:r>
                    <w:rPr>
                      <w:rFonts w:asciiTheme="majorHAnsi" w:hAnsiTheme="majorHAnsi"/>
                      <w:sz w:val="22"/>
                    </w:rPr>
                    <w:t xml:space="preserve">dotted </w:t>
                  </w:r>
                  <w:r w:rsidRPr="003E04B2">
                    <w:rPr>
                      <w:rFonts w:asciiTheme="majorHAnsi" w:hAnsiTheme="majorHAnsi"/>
                      <w:sz w:val="22"/>
                    </w:rPr>
                    <w:t>lines).  % a</w:t>
                  </w:r>
                  <w:r>
                    <w:rPr>
                      <w:rFonts w:asciiTheme="majorHAnsi" w:hAnsiTheme="majorHAnsi"/>
                      <w:sz w:val="22"/>
                    </w:rPr>
                    <w:t>ccuracy</w:t>
                  </w:r>
                  <w:r w:rsidRPr="003E04B2">
                    <w:rPr>
                      <w:rFonts w:asciiTheme="majorHAnsi" w:hAnsiTheme="majorHAnsi"/>
                      <w:sz w:val="22"/>
                    </w:rPr>
                    <w:t xml:space="preserve"> over trials (1-16) </w:t>
                  </w:r>
                  <w:r>
                    <w:rPr>
                      <w:rFonts w:asciiTheme="majorHAnsi" w:hAnsiTheme="majorHAnsi"/>
                      <w:sz w:val="22"/>
                    </w:rPr>
                    <w:t xml:space="preserve">is </w:t>
                  </w:r>
                  <w:r w:rsidRPr="003E04B2">
                    <w:rPr>
                      <w:rFonts w:asciiTheme="majorHAnsi" w:hAnsiTheme="majorHAnsi"/>
                      <w:sz w:val="22"/>
                    </w:rPr>
                    <w:t>shown for familiar cues (left panels; red) and novel cues (right panels; green).  Lines show the same data for the best-</w:t>
                  </w:r>
                  <w:r>
                    <w:rPr>
                      <w:rFonts w:asciiTheme="majorHAnsi" w:hAnsiTheme="majorHAnsi"/>
                      <w:sz w:val="22"/>
                    </w:rPr>
                    <w:t>peformance paramet</w:t>
                  </w:r>
                  <w:r w:rsidRPr="003E04B2">
                    <w:rPr>
                      <w:rFonts w:asciiTheme="majorHAnsi" w:hAnsiTheme="majorHAnsi"/>
                      <w:sz w:val="22"/>
                    </w:rPr>
                    <w:t>risation of the model.</w:t>
                  </w:r>
                  <w:r>
                    <w:rPr>
                      <w:rFonts w:asciiTheme="majorHAnsi" w:hAnsiTheme="majorHAnsi"/>
                      <w:sz w:val="22"/>
                    </w:rPr>
                    <w:t xml:space="preserve">  </w:t>
                  </w:r>
                  <w:r w:rsidRPr="00F56E0D">
                    <w:rPr>
                      <w:rFonts w:asciiTheme="majorHAnsi" w:hAnsiTheme="majorHAnsi"/>
                      <w:b/>
                      <w:sz w:val="22"/>
                    </w:rPr>
                    <w:t>B.</w:t>
                  </w:r>
                  <w:r>
                    <w:rPr>
                      <w:rFonts w:asciiTheme="majorHAnsi" w:hAnsiTheme="majorHAnsi"/>
                      <w:sz w:val="22"/>
                    </w:rPr>
                    <w:t xml:space="preserve"> Average number of candidate rules in the hierarchical bayesian model across trials, both for familiar and novel blocks (red; green). At the beginning of the block, 9 and 36 candidate rules were used in familiar and novel bocks respectively. These values decreased to 1 by the end of the block.</w:t>
                  </w:r>
                </w:p>
              </w:txbxContent>
            </v:textbox>
          </v:shape>
        </w:pict>
      </w: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rPr>
      </w:pPr>
      <w:r>
        <w:rPr>
          <w:rFonts w:ascii="Calibri" w:hAnsi="Calibri"/>
        </w:rPr>
        <w:t>As can be seen in Fig S</w:t>
      </w:r>
      <w:del w:id="2091" w:author="Christopher Summerfield" w:date="2014-04-29T10:59:00Z">
        <w:r w:rsidDel="00A70B41">
          <w:rPr>
            <w:rFonts w:ascii="Calibri" w:hAnsi="Calibri"/>
          </w:rPr>
          <w:delText>F</w:delText>
        </w:r>
      </w:del>
      <w:r>
        <w:rPr>
          <w:rFonts w:ascii="Calibri" w:hAnsi="Calibri"/>
        </w:rPr>
        <w:t>1 panel A, the model largely outperforms both the reinforcement model presented in equations (1–3) and % accuracy achieved by humans, by inferring the probability for each trial of being target in a Bayesian fashion. The number of consistent rules explaining the history of previous trials (see Fig S</w:t>
      </w:r>
      <w:del w:id="2092" w:author="Christopher Summerfield" w:date="2014-04-29T10:59:00Z">
        <w:r w:rsidDel="00A70B41">
          <w:rPr>
            <w:rFonts w:ascii="Calibri" w:hAnsi="Calibri"/>
          </w:rPr>
          <w:delText>F</w:delText>
        </w:r>
      </w:del>
      <w:r>
        <w:rPr>
          <w:rFonts w:ascii="Calibri" w:hAnsi="Calibri"/>
        </w:rPr>
        <w:t>1, panel B) decreases from 9 and 36 candidates (familiar and novel blocks, respectively) to 1, when the model can conclude with complete certainty what is the underlying rule for that block. This model thus allows us to estimate an upper boundary on the accuracy of responses given by either human behaviour or any other model predictions.</w:t>
      </w:r>
    </w:p>
    <w:p w:rsidR="008F4FD2" w:rsidRDefault="008F4FD2" w:rsidP="008F4FD2">
      <w:pPr>
        <w:rPr>
          <w:rFonts w:ascii="Calibri" w:hAnsi="Calibri"/>
        </w:rPr>
      </w:pPr>
    </w:p>
    <w:p w:rsidR="008F4FD2" w:rsidDel="00E56EC8" w:rsidRDefault="008F4FD2" w:rsidP="008F4FD2">
      <w:pPr>
        <w:rPr>
          <w:del w:id="2093" w:author="Christopher Summerfield" w:date="2014-04-29T11:24:00Z"/>
          <w:rFonts w:ascii="Calibri" w:hAnsi="Calibri"/>
          <w:b/>
        </w:rPr>
      </w:pPr>
    </w:p>
    <w:p w:rsidR="008F4FD2" w:rsidRPr="00AB2B27" w:rsidRDefault="008F4FD2">
      <w:pPr>
        <w:rPr>
          <w:ins w:id="2094" w:author="Christopher Summerfield" w:date="2014-04-29T10:55:00Z"/>
          <w:rFonts w:asciiTheme="majorHAnsi" w:hAnsiTheme="majorHAnsi"/>
          <w:b/>
          <w:rPrChange w:id="2095" w:author="Christopher Summerfield" w:date="2014-04-29T10:55:00Z">
            <w:rPr>
              <w:ins w:id="2096" w:author="Christopher Summerfield" w:date="2014-04-29T10:55:00Z"/>
              <w:rFonts w:asciiTheme="majorHAnsi" w:hAnsiTheme="majorHAnsi"/>
            </w:rPr>
          </w:rPrChange>
        </w:rPr>
      </w:pPr>
      <w:del w:id="2097" w:author="Christopher Summerfield" w:date="2014-04-29T11:24:00Z">
        <w:r w:rsidDel="00E56EC8">
          <w:rPr>
            <w:rFonts w:asciiTheme="majorHAnsi" w:hAnsiTheme="majorHAnsi"/>
          </w:rPr>
          <w:br w:type="page"/>
        </w:r>
      </w:del>
    </w:p>
    <w:p w:rsidR="00AB2B27" w:rsidRDefault="00AB2B27">
      <w:pPr>
        <w:numPr>
          <w:ins w:id="2098" w:author="Christopher Summerfield" w:date="2014-04-29T10:55:00Z"/>
        </w:numPr>
        <w:rPr>
          <w:ins w:id="2099" w:author="Christopher Summerfield" w:date="2014-04-29T10:55:00Z"/>
          <w:rFonts w:asciiTheme="majorHAnsi" w:hAnsiTheme="majorHAnsi"/>
        </w:rPr>
      </w:pPr>
    </w:p>
    <w:p w:rsidR="00AB2B27" w:rsidRDefault="00AB2B27">
      <w:pPr>
        <w:numPr>
          <w:ins w:id="2100" w:author="Christopher Summerfield" w:date="2014-04-29T10:55:00Z"/>
        </w:numPr>
        <w:rPr>
          <w:rFonts w:asciiTheme="majorHAnsi" w:hAnsiTheme="majorHAnsi"/>
        </w:rPr>
      </w:pPr>
    </w:p>
    <w:p w:rsidR="00AB2B27" w:rsidRDefault="00AB2B27">
      <w:pPr>
        <w:rPr>
          <w:ins w:id="2101" w:author="Christopher Summerfield" w:date="2014-04-29T10:55:00Z"/>
          <w:rFonts w:asciiTheme="majorHAnsi" w:hAnsiTheme="majorHAnsi"/>
          <w:b/>
        </w:rPr>
      </w:pPr>
      <w:ins w:id="2102" w:author="Christopher Summerfield" w:date="2014-04-29T10:55:00Z">
        <w:r>
          <w:rPr>
            <w:rFonts w:asciiTheme="majorHAnsi" w:hAnsiTheme="majorHAnsi"/>
            <w:b/>
          </w:rPr>
          <w:br w:type="page"/>
        </w:r>
      </w:ins>
    </w:p>
    <w:p w:rsidR="008F4FD2" w:rsidRDefault="008F4FD2" w:rsidP="008F4FD2">
      <w:pPr>
        <w:rPr>
          <w:rFonts w:asciiTheme="majorHAnsi" w:hAnsiTheme="majorHAnsi"/>
        </w:rPr>
      </w:pPr>
      <w:r>
        <w:rPr>
          <w:rFonts w:asciiTheme="majorHAnsi" w:hAnsiTheme="majorHAnsi"/>
          <w:b/>
        </w:rPr>
        <w:t>Figure S</w:t>
      </w:r>
      <w:ins w:id="2103" w:author="Christopher Summerfield" w:date="2014-04-29T11:00:00Z">
        <w:r w:rsidR="00E56EC8">
          <w:rPr>
            <w:rFonts w:asciiTheme="majorHAnsi" w:hAnsiTheme="majorHAnsi"/>
            <w:b/>
          </w:rPr>
          <w:t>2</w:t>
        </w:r>
      </w:ins>
      <w:del w:id="2104" w:author="Christopher Summerfield" w:date="2014-04-29T11:00:00Z">
        <w:r w:rsidDel="00A70B41">
          <w:rPr>
            <w:rFonts w:asciiTheme="majorHAnsi" w:hAnsiTheme="majorHAnsi"/>
            <w:b/>
          </w:rPr>
          <w:delText>2</w:delText>
        </w:r>
      </w:del>
      <w:r>
        <w:rPr>
          <w:rFonts w:asciiTheme="majorHAnsi" w:hAnsiTheme="majorHAnsi"/>
          <w:b/>
        </w:rPr>
        <w:t xml:space="preserve">.  </w:t>
      </w:r>
      <w:r w:rsidRPr="00E43AA0">
        <w:rPr>
          <w:rFonts w:asciiTheme="majorHAnsi" w:hAnsiTheme="majorHAnsi"/>
        </w:rPr>
        <w:t xml:space="preserve">BOLD </w:t>
      </w:r>
      <w:r>
        <w:rPr>
          <w:rFonts w:asciiTheme="majorHAnsi" w:hAnsiTheme="majorHAnsi"/>
        </w:rPr>
        <w:t>r</w:t>
      </w:r>
      <w:r w:rsidRPr="00E43AA0">
        <w:rPr>
          <w:rFonts w:asciiTheme="majorHAnsi" w:hAnsiTheme="majorHAnsi"/>
        </w:rPr>
        <w:t xml:space="preserve">esponses </w:t>
      </w:r>
      <w:r>
        <w:rPr>
          <w:rFonts w:asciiTheme="majorHAnsi" w:hAnsiTheme="majorHAnsi"/>
        </w:rPr>
        <w:t>to the 3-way interaction between stimulus, cue and feedback.</w:t>
      </w:r>
    </w:p>
    <w:p w:rsidR="008F4FD2" w:rsidRDefault="008F4FD2" w:rsidP="008F4FD2">
      <w:pPr>
        <w:rPr>
          <w:rFonts w:asciiTheme="majorHAnsi" w:hAnsiTheme="majorHAnsi"/>
        </w:rPr>
      </w:pPr>
    </w:p>
    <w:p w:rsidR="008F4FD2" w:rsidRDefault="008F4FD2" w:rsidP="008F4FD2">
      <w:pPr>
        <w:rPr>
          <w:rFonts w:asciiTheme="majorHAnsi" w:hAnsiTheme="majorHAnsi"/>
        </w:rPr>
      </w:pPr>
      <w:r>
        <w:rPr>
          <w:rFonts w:asciiTheme="majorHAnsi" w:hAnsiTheme="majorHAnsi"/>
          <w:noProof/>
          <w:lang w:eastAsia="en-US"/>
        </w:rPr>
        <w:drawing>
          <wp:inline distT="0" distB="0" distL="0" distR="0">
            <wp:extent cx="5270500" cy="4400550"/>
            <wp:effectExtent l="25400" t="0" r="0" b="0"/>
            <wp:docPr id="5" name="Picture 4" descr="Screen shot 2013-11-16 at 10.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6 at 10.54.40.png"/>
                    <pic:cNvPicPr/>
                  </pic:nvPicPr>
                  <pic:blipFill>
                    <a:blip r:embed="rId17"/>
                    <a:stretch>
                      <a:fillRect/>
                    </a:stretch>
                  </pic:blipFill>
                  <pic:spPr>
                    <a:xfrm>
                      <a:off x="0" y="0"/>
                      <a:ext cx="5270500" cy="4400550"/>
                    </a:xfrm>
                    <a:prstGeom prst="rect">
                      <a:avLst/>
                    </a:prstGeom>
                  </pic:spPr>
                </pic:pic>
              </a:graphicData>
            </a:graphic>
          </wp:inline>
        </w:drawing>
      </w:r>
    </w:p>
    <w:p w:rsidR="008F4FD2" w:rsidRDefault="008F4FD2" w:rsidP="008F4FD2">
      <w:pPr>
        <w:rPr>
          <w:rFonts w:asciiTheme="majorHAnsi" w:hAnsiTheme="majorHAnsi"/>
        </w:rPr>
      </w:pPr>
    </w:p>
    <w:p w:rsidR="008F4FD2" w:rsidRDefault="008F150F" w:rsidP="008F4FD2">
      <w:pPr>
        <w:rPr>
          <w:rFonts w:asciiTheme="majorHAnsi" w:hAnsiTheme="majorHAnsi"/>
        </w:rPr>
      </w:pPr>
      <w:r>
        <w:rPr>
          <w:rFonts w:asciiTheme="majorHAnsi" w:hAnsiTheme="majorHAnsi"/>
          <w:noProof/>
        </w:rPr>
        <w:pict>
          <v:shape id="_x0000_s1034" type="#_x0000_t202" style="position:absolute;margin-left:-18pt;margin-top:15.15pt;width:468pt;height:180pt;z-index:251664384;mso-wrap-edited:f;mso-position-horizontal:absolute;mso-position-vertical:absolute" wrapcoords="0 0 21600 0 21600 21600 0 21600 0 0" filled="f" stroked="f">
            <v:fill o:detectmouseclick="t"/>
            <v:textbox style="mso-next-textbox:#_x0000_s1034" inset=",7.2pt,,7.2pt">
              <w:txbxContent>
                <w:p w:rsidR="00F86FB5" w:rsidRPr="003E04B2" w:rsidRDefault="00F86FB5" w:rsidP="008F4FD2">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S</w:t>
                  </w:r>
                  <w:ins w:id="2105" w:author="Christopher Summerfield" w:date="2014-04-29T11:00:00Z">
                    <w:r>
                      <w:rPr>
                        <w:rFonts w:asciiTheme="majorHAnsi" w:hAnsiTheme="majorHAnsi"/>
                        <w:b/>
                        <w:sz w:val="22"/>
                      </w:rPr>
                      <w:t>2</w:t>
                    </w:r>
                  </w:ins>
                  <w:del w:id="2106" w:author="Christopher Summerfield" w:date="2014-04-29T11:00:00Z">
                    <w:r w:rsidDel="00A70B41">
                      <w:rPr>
                        <w:rFonts w:asciiTheme="majorHAnsi" w:hAnsiTheme="majorHAnsi"/>
                        <w:b/>
                        <w:sz w:val="22"/>
                      </w:rPr>
                      <w:delText>2</w:delText>
                    </w:r>
                  </w:del>
                  <w:r w:rsidRPr="003E04B2">
                    <w:rPr>
                      <w:rFonts w:asciiTheme="majorHAnsi" w:hAnsiTheme="majorHAnsi"/>
                      <w:b/>
                      <w:sz w:val="22"/>
                    </w:rPr>
                    <w:t>. A.</w:t>
                  </w:r>
                  <w:r w:rsidRPr="003E04B2">
                    <w:rPr>
                      <w:rFonts w:asciiTheme="majorHAnsi" w:hAnsiTheme="majorHAnsi"/>
                      <w:sz w:val="22"/>
                    </w:rPr>
                    <w:t xml:space="preserve"> </w:t>
                  </w:r>
                  <w:r>
                    <w:rPr>
                      <w:rFonts w:asciiTheme="majorHAnsi" w:hAnsiTheme="majorHAnsi"/>
                      <w:sz w:val="22"/>
                    </w:rPr>
                    <w:t xml:space="preserve">All voxels responding to the three-way interaction between stimulus, cue and feedback, rendered onto a template brain at a threshold of p &lt; 0.001 uncorrected. All voxels shown survive false discovery rate correction at p &lt; 0.05.  Red circles and numbering indicate the locations of the dACC and AINS. </w:t>
                  </w:r>
                  <w:r w:rsidRPr="0096575D">
                    <w:rPr>
                      <w:rFonts w:asciiTheme="majorHAnsi" w:hAnsiTheme="majorHAnsi"/>
                      <w:b/>
                      <w:sz w:val="22"/>
                    </w:rPr>
                    <w:t>B.</w:t>
                  </w:r>
                  <w:r>
                    <w:rPr>
                      <w:rFonts w:asciiTheme="majorHAnsi" w:hAnsiTheme="majorHAnsi"/>
                      <w:sz w:val="22"/>
                    </w:rPr>
                    <w:t xml:space="preserve"> Left panels: BOLD responses in the dorsal anterior cingulate cortex (ACC) to correct and error target and nontarget trials, for novel cues (bottom panel) and familiar cues (top panel) blocks.  Right panels: replotting the same data as error-correct BOLD for targets (top panel) and nontargets (bottom panel).  </w:t>
                  </w:r>
                  <w:r w:rsidRPr="0096575D">
                    <w:rPr>
                      <w:rFonts w:asciiTheme="majorHAnsi" w:hAnsiTheme="majorHAnsi"/>
                      <w:b/>
                      <w:sz w:val="22"/>
                    </w:rPr>
                    <w:t>C.</w:t>
                  </w:r>
                  <w:r>
                    <w:rPr>
                      <w:rFonts w:asciiTheme="majorHAnsi" w:hAnsiTheme="majorHAnsi"/>
                      <w:sz w:val="22"/>
                    </w:rPr>
                    <w:t xml:space="preserve"> As B, but for the anterior insular cortex (AINS).</w:t>
                  </w:r>
                </w:p>
              </w:txbxContent>
            </v:textbox>
            <w10:wrap type="tight"/>
          </v:shape>
        </w:pict>
      </w: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b/>
        </w:rPr>
      </w:pPr>
    </w:p>
    <w:p w:rsidR="008F4FD2" w:rsidRPr="00E43AA0" w:rsidRDefault="008F4FD2" w:rsidP="008F4FD2">
      <w:pPr>
        <w:rPr>
          <w:rFonts w:asciiTheme="majorHAnsi" w:hAnsiTheme="majorHAnsi"/>
        </w:rPr>
      </w:pPr>
      <w:r>
        <w:rPr>
          <w:rFonts w:asciiTheme="majorHAnsi" w:hAnsiTheme="majorHAnsi"/>
          <w:b/>
        </w:rPr>
        <w:br w:type="page"/>
      </w:r>
      <w:r w:rsidRPr="00E43AA0">
        <w:rPr>
          <w:rFonts w:asciiTheme="majorHAnsi" w:hAnsiTheme="majorHAnsi"/>
          <w:b/>
        </w:rPr>
        <w:t>Table S1.</w:t>
      </w:r>
      <w:r w:rsidRPr="00E43AA0">
        <w:rPr>
          <w:rFonts w:asciiTheme="majorHAnsi" w:hAnsiTheme="majorHAnsi"/>
        </w:rPr>
        <w:t xml:space="preserve"> Voxels sensitive to three-way interaction between stimulus, cue and feedback.</w:t>
      </w: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t>STATISTICS: p-values adjusted for search volume</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cluster</w:t>
      </w:r>
      <w:r w:rsidRPr="00E43AA0">
        <w:rPr>
          <w:rFonts w:asciiTheme="majorHAnsi" w:hAnsiTheme="majorHAnsi"/>
        </w:rPr>
        <w:tab/>
        <w:t xml:space="preserve"> voxel</w:t>
      </w:r>
      <w:r w:rsidRPr="00E43AA0">
        <w:rPr>
          <w:rFonts w:asciiTheme="majorHAnsi" w:hAnsiTheme="majorHAnsi"/>
        </w:rPr>
        <w:tab/>
        <w:t xml:space="preserve"> voxel</w:t>
      </w:r>
      <w:r w:rsidRPr="00E43AA0">
        <w:rPr>
          <w:rFonts w:asciiTheme="majorHAnsi" w:hAnsiTheme="majorHAnsi"/>
        </w:rPr>
        <w:tab/>
        <w:t xml:space="preserve"> voxel</w:t>
      </w:r>
      <w:r w:rsidRPr="00E43AA0">
        <w:rPr>
          <w:rFonts w:asciiTheme="majorHAnsi" w:hAnsiTheme="majorHAnsi"/>
        </w:rPr>
        <w:tab/>
        <w:t>voxel</w:t>
      </w:r>
      <w:r w:rsidRPr="00E43AA0">
        <w:rPr>
          <w:rFonts w:asciiTheme="majorHAnsi" w:hAnsiTheme="majorHAnsi"/>
        </w:rPr>
        <w:tab/>
        <w:t>voxel</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p(cor)</w:t>
      </w:r>
      <w:r w:rsidRPr="00E43AA0">
        <w:rPr>
          <w:rFonts w:asciiTheme="majorHAnsi" w:hAnsiTheme="majorHAnsi"/>
        </w:rPr>
        <w:tab/>
        <w:t xml:space="preserve">   k</w:t>
      </w:r>
      <w:r w:rsidRPr="00E43AA0">
        <w:rPr>
          <w:rFonts w:asciiTheme="majorHAnsi" w:hAnsiTheme="majorHAnsi"/>
        </w:rPr>
        <w:tab/>
        <w:t xml:space="preserve"> p(FDR)  T</w:t>
      </w:r>
      <w:r w:rsidRPr="00E43AA0">
        <w:rPr>
          <w:rFonts w:asciiTheme="majorHAnsi" w:hAnsiTheme="majorHAnsi"/>
        </w:rPr>
        <w:tab/>
        <w:t xml:space="preserve">   Z</w:t>
      </w:r>
      <w:r w:rsidRPr="00E43AA0">
        <w:rPr>
          <w:rFonts w:asciiTheme="majorHAnsi" w:hAnsiTheme="majorHAnsi"/>
        </w:rPr>
        <w:tab/>
        <w:t>p(unc)    x,y,z {mm}</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395</w:t>
      </w:r>
      <w:r w:rsidRPr="00E43AA0">
        <w:rPr>
          <w:rFonts w:asciiTheme="majorHAnsi" w:hAnsiTheme="majorHAnsi"/>
        </w:rPr>
        <w:tab/>
        <w:t>0.000</w:t>
      </w:r>
      <w:r w:rsidRPr="00E43AA0">
        <w:rPr>
          <w:rFonts w:asciiTheme="majorHAnsi" w:hAnsiTheme="majorHAnsi"/>
        </w:rPr>
        <w:tab/>
        <w:t xml:space="preserve"> 10.03</w:t>
      </w:r>
      <w:r w:rsidRPr="00E43AA0">
        <w:rPr>
          <w:rFonts w:asciiTheme="majorHAnsi" w:hAnsiTheme="majorHAnsi"/>
        </w:rPr>
        <w:tab/>
        <w:t xml:space="preserve"> 5.66</w:t>
      </w:r>
      <w:r w:rsidRPr="00E43AA0">
        <w:rPr>
          <w:rFonts w:asciiTheme="majorHAnsi" w:hAnsiTheme="majorHAnsi"/>
        </w:rPr>
        <w:tab/>
        <w:t>0.000</w:t>
      </w:r>
      <w:r w:rsidRPr="00E43AA0">
        <w:rPr>
          <w:rFonts w:asciiTheme="majorHAnsi" w:hAnsiTheme="majorHAnsi"/>
        </w:rPr>
        <w:tab/>
        <w:t xml:space="preserve"> 38   8  58</w:t>
      </w:r>
      <w:r w:rsidRPr="00E43AA0">
        <w:rPr>
          <w:rFonts w:asciiTheme="majorHAnsi" w:hAnsiTheme="majorHAnsi"/>
        </w:rPr>
        <w:tab/>
        <w:t>right DLPFC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8.84</w:t>
      </w:r>
      <w:r w:rsidRPr="00E43AA0">
        <w:rPr>
          <w:rFonts w:asciiTheme="majorHAnsi" w:hAnsiTheme="majorHAnsi"/>
        </w:rPr>
        <w:tab/>
        <w:t xml:space="preserve"> 5.34</w:t>
      </w:r>
      <w:r w:rsidRPr="00E43AA0">
        <w:rPr>
          <w:rFonts w:asciiTheme="majorHAnsi" w:hAnsiTheme="majorHAnsi"/>
        </w:rPr>
        <w:tab/>
        <w:t>0.000</w:t>
      </w:r>
      <w:r w:rsidRPr="00E43AA0">
        <w:rPr>
          <w:rFonts w:asciiTheme="majorHAnsi" w:hAnsiTheme="majorHAnsi"/>
        </w:rPr>
        <w:tab/>
        <w:t xml:space="preserve"> 38  24  54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7.96</w:t>
      </w:r>
      <w:r w:rsidRPr="00E43AA0">
        <w:rPr>
          <w:rFonts w:asciiTheme="majorHAnsi" w:hAnsiTheme="majorHAnsi"/>
        </w:rPr>
        <w:tab/>
        <w:t xml:space="preserve"> 5.07</w:t>
      </w:r>
      <w:r w:rsidRPr="00E43AA0">
        <w:rPr>
          <w:rFonts w:asciiTheme="majorHAnsi" w:hAnsiTheme="majorHAnsi"/>
        </w:rPr>
        <w:tab/>
        <w:t>0.000</w:t>
      </w:r>
      <w:r w:rsidRPr="00E43AA0">
        <w:rPr>
          <w:rFonts w:asciiTheme="majorHAnsi" w:hAnsiTheme="majorHAnsi"/>
        </w:rPr>
        <w:tab/>
        <w:t xml:space="preserve"> 46  28  42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329</w:t>
      </w:r>
      <w:r w:rsidRPr="00E43AA0">
        <w:rPr>
          <w:rFonts w:asciiTheme="majorHAnsi" w:hAnsiTheme="majorHAnsi"/>
        </w:rPr>
        <w:tab/>
        <w:t>0.000</w:t>
      </w:r>
      <w:r w:rsidRPr="00E43AA0">
        <w:rPr>
          <w:rFonts w:asciiTheme="majorHAnsi" w:hAnsiTheme="majorHAnsi"/>
        </w:rPr>
        <w:tab/>
        <w:t xml:space="preserve">  9.05</w:t>
      </w:r>
      <w:r w:rsidRPr="00E43AA0">
        <w:rPr>
          <w:rFonts w:asciiTheme="majorHAnsi" w:hAnsiTheme="majorHAnsi"/>
        </w:rPr>
        <w:tab/>
        <w:t xml:space="preserve"> 5.40</w:t>
      </w:r>
      <w:r w:rsidRPr="00E43AA0">
        <w:rPr>
          <w:rFonts w:asciiTheme="majorHAnsi" w:hAnsiTheme="majorHAnsi"/>
        </w:rPr>
        <w:tab/>
        <w:t>0.000</w:t>
      </w:r>
      <w:r w:rsidRPr="00E43AA0">
        <w:rPr>
          <w:rFonts w:asciiTheme="majorHAnsi" w:hAnsiTheme="majorHAnsi"/>
        </w:rPr>
        <w:tab/>
        <w:t xml:space="preserve"> 42 -64  50</w:t>
      </w:r>
      <w:r w:rsidRPr="00E43AA0">
        <w:rPr>
          <w:rFonts w:asciiTheme="majorHAnsi" w:hAnsiTheme="majorHAnsi"/>
        </w:rPr>
        <w:tab/>
        <w:t>right IPL</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8.89</w:t>
      </w:r>
      <w:r w:rsidRPr="00E43AA0">
        <w:rPr>
          <w:rFonts w:asciiTheme="majorHAnsi" w:hAnsiTheme="majorHAnsi"/>
        </w:rPr>
        <w:tab/>
        <w:t xml:space="preserve"> 5.36</w:t>
      </w:r>
      <w:r w:rsidRPr="00E43AA0">
        <w:rPr>
          <w:rFonts w:asciiTheme="majorHAnsi" w:hAnsiTheme="majorHAnsi"/>
        </w:rPr>
        <w:tab/>
        <w:t>0.000</w:t>
      </w:r>
      <w:r w:rsidRPr="00E43AA0">
        <w:rPr>
          <w:rFonts w:asciiTheme="majorHAnsi" w:hAnsiTheme="majorHAnsi"/>
        </w:rPr>
        <w:tab/>
        <w:t xml:space="preserve"> 50 -48  54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7.61</w:t>
      </w:r>
      <w:r w:rsidRPr="00E43AA0">
        <w:rPr>
          <w:rFonts w:asciiTheme="majorHAnsi" w:hAnsiTheme="majorHAnsi"/>
        </w:rPr>
        <w:tab/>
        <w:t xml:space="preserve"> 4.96</w:t>
      </w:r>
      <w:r w:rsidRPr="00E43AA0">
        <w:rPr>
          <w:rFonts w:asciiTheme="majorHAnsi" w:hAnsiTheme="majorHAnsi"/>
        </w:rPr>
        <w:tab/>
        <w:t>0.000</w:t>
      </w:r>
      <w:r w:rsidRPr="00E43AA0">
        <w:rPr>
          <w:rFonts w:asciiTheme="majorHAnsi" w:hAnsiTheme="majorHAnsi"/>
        </w:rPr>
        <w:tab/>
        <w:t xml:space="preserve"> 42 -44  42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85</w:t>
      </w:r>
      <w:r w:rsidRPr="00E43AA0">
        <w:rPr>
          <w:rFonts w:asciiTheme="majorHAnsi" w:hAnsiTheme="majorHAnsi"/>
        </w:rPr>
        <w:tab/>
        <w:t>0.000</w:t>
      </w:r>
      <w:r w:rsidRPr="00E43AA0">
        <w:rPr>
          <w:rFonts w:asciiTheme="majorHAnsi" w:hAnsiTheme="majorHAnsi"/>
        </w:rPr>
        <w:tab/>
        <w:t xml:space="preserve">  8.26</w:t>
      </w:r>
      <w:r w:rsidRPr="00E43AA0">
        <w:rPr>
          <w:rFonts w:asciiTheme="majorHAnsi" w:hAnsiTheme="majorHAnsi"/>
        </w:rPr>
        <w:tab/>
        <w:t xml:space="preserve"> 5.17</w:t>
      </w:r>
      <w:r w:rsidRPr="00E43AA0">
        <w:rPr>
          <w:rFonts w:asciiTheme="majorHAnsi" w:hAnsiTheme="majorHAnsi"/>
        </w:rPr>
        <w:tab/>
        <w:t>0.000</w:t>
      </w:r>
      <w:r w:rsidRPr="00E43AA0">
        <w:rPr>
          <w:rFonts w:asciiTheme="majorHAnsi" w:hAnsiTheme="majorHAnsi"/>
        </w:rPr>
        <w:tab/>
        <w:t xml:space="preserve"> 38  20 -10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220</w:t>
      </w:r>
      <w:r w:rsidRPr="00E43AA0">
        <w:rPr>
          <w:rFonts w:asciiTheme="majorHAnsi" w:hAnsiTheme="majorHAnsi"/>
        </w:rPr>
        <w:tab/>
        <w:t>0.000</w:t>
      </w:r>
      <w:r w:rsidRPr="00E43AA0">
        <w:rPr>
          <w:rFonts w:asciiTheme="majorHAnsi" w:hAnsiTheme="majorHAnsi"/>
        </w:rPr>
        <w:tab/>
        <w:t xml:space="preserve">  8.06</w:t>
      </w:r>
      <w:r w:rsidRPr="00E43AA0">
        <w:rPr>
          <w:rFonts w:asciiTheme="majorHAnsi" w:hAnsiTheme="majorHAnsi"/>
        </w:rPr>
        <w:tab/>
        <w:t xml:space="preserve"> 5.10</w:t>
      </w:r>
      <w:r w:rsidRPr="00E43AA0">
        <w:rPr>
          <w:rFonts w:asciiTheme="majorHAnsi" w:hAnsiTheme="majorHAnsi"/>
        </w:rPr>
        <w:tab/>
        <w:t>0.000</w:t>
      </w:r>
      <w:r w:rsidRPr="00E43AA0">
        <w:rPr>
          <w:rFonts w:asciiTheme="majorHAnsi" w:hAnsiTheme="majorHAnsi"/>
        </w:rPr>
        <w:tab/>
        <w:t>-10 -80 -26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6.60</w:t>
      </w:r>
      <w:r w:rsidRPr="00E43AA0">
        <w:rPr>
          <w:rFonts w:asciiTheme="majorHAnsi" w:hAnsiTheme="majorHAnsi"/>
        </w:rPr>
        <w:tab/>
        <w:t xml:space="preserve"> 4.59</w:t>
      </w:r>
      <w:r w:rsidRPr="00E43AA0">
        <w:rPr>
          <w:rFonts w:asciiTheme="majorHAnsi" w:hAnsiTheme="majorHAnsi"/>
        </w:rPr>
        <w:tab/>
        <w:t>0.000</w:t>
      </w:r>
      <w:r w:rsidRPr="00E43AA0">
        <w:rPr>
          <w:rFonts w:asciiTheme="majorHAnsi" w:hAnsiTheme="majorHAnsi"/>
        </w:rPr>
        <w:tab/>
        <w:t xml:space="preserve"> 18 -84 -34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5.58</w:t>
      </w:r>
      <w:r w:rsidRPr="00E43AA0">
        <w:rPr>
          <w:rFonts w:asciiTheme="majorHAnsi" w:hAnsiTheme="majorHAnsi"/>
        </w:rPr>
        <w:tab/>
        <w:t xml:space="preserve"> 4.15</w:t>
      </w:r>
      <w:r w:rsidRPr="00E43AA0">
        <w:rPr>
          <w:rFonts w:asciiTheme="majorHAnsi" w:hAnsiTheme="majorHAnsi"/>
        </w:rPr>
        <w:tab/>
        <w:t>0.000</w:t>
      </w:r>
      <w:r w:rsidRPr="00E43AA0">
        <w:rPr>
          <w:rFonts w:asciiTheme="majorHAnsi" w:hAnsiTheme="majorHAnsi"/>
        </w:rPr>
        <w:tab/>
        <w:t xml:space="preserve"> 14 -80 -26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266</w:t>
      </w:r>
      <w:r w:rsidRPr="00E43AA0">
        <w:rPr>
          <w:rFonts w:asciiTheme="majorHAnsi" w:hAnsiTheme="majorHAnsi"/>
        </w:rPr>
        <w:tab/>
        <w:t>0.000</w:t>
      </w:r>
      <w:r w:rsidRPr="00E43AA0">
        <w:rPr>
          <w:rFonts w:asciiTheme="majorHAnsi" w:hAnsiTheme="majorHAnsi"/>
        </w:rPr>
        <w:tab/>
        <w:t xml:space="preserve">  7.40</w:t>
      </w:r>
      <w:r w:rsidRPr="00E43AA0">
        <w:rPr>
          <w:rFonts w:asciiTheme="majorHAnsi" w:hAnsiTheme="majorHAnsi"/>
        </w:rPr>
        <w:tab/>
        <w:t xml:space="preserve"> 4.88</w:t>
      </w:r>
      <w:r w:rsidRPr="00E43AA0">
        <w:rPr>
          <w:rFonts w:asciiTheme="majorHAnsi" w:hAnsiTheme="majorHAnsi"/>
        </w:rPr>
        <w:tab/>
        <w:t>0.000</w:t>
      </w:r>
      <w:r w:rsidRPr="00E43AA0">
        <w:rPr>
          <w:rFonts w:asciiTheme="majorHAnsi" w:hAnsiTheme="majorHAnsi"/>
        </w:rPr>
        <w:tab/>
        <w:t>-30 -60  42</w:t>
      </w:r>
      <w:r w:rsidRPr="00E43AA0">
        <w:rPr>
          <w:rFonts w:asciiTheme="majorHAnsi" w:hAnsiTheme="majorHAnsi"/>
        </w:rPr>
        <w:tab/>
        <w:t>left IPL</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7.17</w:t>
      </w:r>
      <w:r w:rsidRPr="00E43AA0">
        <w:rPr>
          <w:rFonts w:asciiTheme="majorHAnsi" w:hAnsiTheme="majorHAnsi"/>
        </w:rPr>
        <w:tab/>
        <w:t xml:space="preserve"> 4.80</w:t>
      </w:r>
      <w:r w:rsidRPr="00E43AA0">
        <w:rPr>
          <w:rFonts w:asciiTheme="majorHAnsi" w:hAnsiTheme="majorHAnsi"/>
        </w:rPr>
        <w:tab/>
        <w:t>0.000</w:t>
      </w:r>
      <w:r w:rsidRPr="00E43AA0">
        <w:rPr>
          <w:rFonts w:asciiTheme="majorHAnsi" w:hAnsiTheme="majorHAnsi"/>
        </w:rPr>
        <w:tab/>
        <w:t>-54 -52  50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6.89</w:t>
      </w:r>
      <w:r w:rsidRPr="00E43AA0">
        <w:rPr>
          <w:rFonts w:asciiTheme="majorHAnsi" w:hAnsiTheme="majorHAnsi"/>
        </w:rPr>
        <w:tab/>
        <w:t xml:space="preserve"> 4.70</w:t>
      </w:r>
      <w:r w:rsidRPr="00E43AA0">
        <w:rPr>
          <w:rFonts w:asciiTheme="majorHAnsi" w:hAnsiTheme="majorHAnsi"/>
        </w:rPr>
        <w:tab/>
        <w:t>0.000</w:t>
      </w:r>
      <w:r w:rsidRPr="00E43AA0">
        <w:rPr>
          <w:rFonts w:asciiTheme="majorHAnsi" w:hAnsiTheme="majorHAnsi"/>
        </w:rPr>
        <w:tab/>
        <w:t>-42 -64  50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63</w:t>
      </w:r>
      <w:r w:rsidRPr="00E43AA0">
        <w:rPr>
          <w:rFonts w:asciiTheme="majorHAnsi" w:hAnsiTheme="majorHAnsi"/>
        </w:rPr>
        <w:tab/>
        <w:t>0.000</w:t>
      </w:r>
      <w:r w:rsidRPr="00E43AA0">
        <w:rPr>
          <w:rFonts w:asciiTheme="majorHAnsi" w:hAnsiTheme="majorHAnsi"/>
        </w:rPr>
        <w:tab/>
        <w:t xml:space="preserve">  7.19</w:t>
      </w:r>
      <w:r w:rsidRPr="00E43AA0">
        <w:rPr>
          <w:rFonts w:asciiTheme="majorHAnsi" w:hAnsiTheme="majorHAnsi"/>
        </w:rPr>
        <w:tab/>
        <w:t xml:space="preserve"> 4.81</w:t>
      </w:r>
      <w:r w:rsidRPr="00E43AA0">
        <w:rPr>
          <w:rFonts w:asciiTheme="majorHAnsi" w:hAnsiTheme="majorHAnsi"/>
        </w:rPr>
        <w:tab/>
        <w:t>0.000</w:t>
      </w:r>
      <w:r w:rsidRPr="00E43AA0">
        <w:rPr>
          <w:rFonts w:asciiTheme="majorHAnsi" w:hAnsiTheme="majorHAnsi"/>
        </w:rPr>
        <w:tab/>
        <w:t xml:space="preserve"> 18   8  10</w:t>
      </w:r>
      <w:r w:rsidRPr="00E43AA0">
        <w:rPr>
          <w:rFonts w:asciiTheme="majorHAnsi" w:hAnsiTheme="majorHAnsi"/>
        </w:rPr>
        <w:tab/>
        <w:t>right caudate</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0.006</w:t>
      </w:r>
      <w:r w:rsidRPr="00E43AA0">
        <w:rPr>
          <w:rFonts w:asciiTheme="majorHAnsi" w:hAnsiTheme="majorHAnsi"/>
        </w:rPr>
        <w:tab/>
        <w:t xml:space="preserve">  4.24</w:t>
      </w:r>
      <w:r w:rsidRPr="00E43AA0">
        <w:rPr>
          <w:rFonts w:asciiTheme="majorHAnsi" w:hAnsiTheme="majorHAnsi"/>
        </w:rPr>
        <w:tab/>
        <w:t xml:space="preserve"> 3.45</w:t>
      </w:r>
      <w:r w:rsidRPr="00E43AA0">
        <w:rPr>
          <w:rFonts w:asciiTheme="majorHAnsi" w:hAnsiTheme="majorHAnsi"/>
        </w:rPr>
        <w:tab/>
        <w:t>0.000</w:t>
      </w:r>
      <w:r w:rsidRPr="00E43AA0">
        <w:rPr>
          <w:rFonts w:asciiTheme="majorHAnsi" w:hAnsiTheme="majorHAnsi"/>
        </w:rPr>
        <w:tab/>
        <w:t xml:space="preserve"> 10  -8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341</w:t>
      </w:r>
      <w:r w:rsidRPr="00E43AA0">
        <w:rPr>
          <w:rFonts w:asciiTheme="majorHAnsi" w:hAnsiTheme="majorHAnsi"/>
        </w:rPr>
        <w:tab/>
        <w:t>0.000</w:t>
      </w:r>
      <w:r w:rsidRPr="00E43AA0">
        <w:rPr>
          <w:rFonts w:asciiTheme="majorHAnsi" w:hAnsiTheme="majorHAnsi"/>
        </w:rPr>
        <w:tab/>
        <w:t xml:space="preserve">  6.62</w:t>
      </w:r>
      <w:r w:rsidRPr="00E43AA0">
        <w:rPr>
          <w:rFonts w:asciiTheme="majorHAnsi" w:hAnsiTheme="majorHAnsi"/>
        </w:rPr>
        <w:tab/>
        <w:t xml:space="preserve"> 4.59</w:t>
      </w:r>
      <w:r w:rsidRPr="00E43AA0">
        <w:rPr>
          <w:rFonts w:asciiTheme="majorHAnsi" w:hAnsiTheme="majorHAnsi"/>
        </w:rPr>
        <w:tab/>
        <w:t>0.000</w:t>
      </w:r>
      <w:r w:rsidRPr="00E43AA0">
        <w:rPr>
          <w:rFonts w:asciiTheme="majorHAnsi" w:hAnsiTheme="majorHAnsi"/>
        </w:rPr>
        <w:tab/>
        <w:t>-42  20  30</w:t>
      </w:r>
      <w:r w:rsidRPr="00E43AA0">
        <w:rPr>
          <w:rFonts w:asciiTheme="majorHAnsi" w:hAnsiTheme="majorHAnsi"/>
        </w:rPr>
        <w:tab/>
        <w:t>left DLPFC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6.47</w:t>
      </w:r>
      <w:r w:rsidRPr="00E43AA0">
        <w:rPr>
          <w:rFonts w:asciiTheme="majorHAnsi" w:hAnsiTheme="majorHAnsi"/>
        </w:rPr>
        <w:tab/>
        <w:t xml:space="preserve"> 4.54</w:t>
      </w:r>
      <w:r w:rsidRPr="00E43AA0">
        <w:rPr>
          <w:rFonts w:asciiTheme="majorHAnsi" w:hAnsiTheme="majorHAnsi"/>
        </w:rPr>
        <w:tab/>
        <w:t>0.000</w:t>
      </w:r>
      <w:r w:rsidRPr="00E43AA0">
        <w:rPr>
          <w:rFonts w:asciiTheme="majorHAnsi" w:hAnsiTheme="majorHAnsi"/>
        </w:rPr>
        <w:tab/>
        <w:t>-42   8  30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6.43</w:t>
      </w:r>
      <w:r w:rsidRPr="00E43AA0">
        <w:rPr>
          <w:rFonts w:asciiTheme="majorHAnsi" w:hAnsiTheme="majorHAnsi"/>
        </w:rPr>
        <w:tab/>
        <w:t xml:space="preserve"> 4.52</w:t>
      </w:r>
      <w:r w:rsidRPr="00E43AA0">
        <w:rPr>
          <w:rFonts w:asciiTheme="majorHAnsi" w:hAnsiTheme="majorHAnsi"/>
        </w:rPr>
        <w:tab/>
        <w:t>0.000</w:t>
      </w:r>
      <w:r w:rsidRPr="00E43AA0">
        <w:rPr>
          <w:rFonts w:asciiTheme="majorHAnsi" w:hAnsiTheme="majorHAnsi"/>
        </w:rPr>
        <w:tab/>
        <w:t>-50  20  38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0.003</w:t>
      </w:r>
      <w:r w:rsidRPr="00E43AA0">
        <w:rPr>
          <w:rFonts w:asciiTheme="majorHAnsi" w:hAnsiTheme="majorHAnsi"/>
        </w:rPr>
        <w:tab/>
        <w:t>35</w:t>
      </w:r>
      <w:r w:rsidRPr="00E43AA0">
        <w:rPr>
          <w:rFonts w:asciiTheme="majorHAnsi" w:hAnsiTheme="majorHAnsi"/>
        </w:rPr>
        <w:tab/>
        <w:t>0.000</w:t>
      </w:r>
      <w:r w:rsidRPr="00E43AA0">
        <w:rPr>
          <w:rFonts w:asciiTheme="majorHAnsi" w:hAnsiTheme="majorHAnsi"/>
        </w:rPr>
        <w:tab/>
        <w:t xml:space="preserve">  6.55</w:t>
      </w:r>
      <w:r w:rsidRPr="00E43AA0">
        <w:rPr>
          <w:rFonts w:asciiTheme="majorHAnsi" w:hAnsiTheme="majorHAnsi"/>
        </w:rPr>
        <w:tab/>
        <w:t xml:space="preserve"> 4.57</w:t>
      </w:r>
      <w:r w:rsidRPr="00E43AA0">
        <w:rPr>
          <w:rFonts w:asciiTheme="majorHAnsi" w:hAnsiTheme="majorHAnsi"/>
        </w:rPr>
        <w:tab/>
        <w:t>0.000</w:t>
      </w:r>
      <w:r w:rsidRPr="00E43AA0">
        <w:rPr>
          <w:rFonts w:asciiTheme="majorHAnsi" w:hAnsiTheme="majorHAnsi"/>
        </w:rPr>
        <w:tab/>
        <w:t>-42  20 -10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49</w:t>
      </w:r>
      <w:r w:rsidRPr="00E43AA0">
        <w:rPr>
          <w:rFonts w:asciiTheme="majorHAnsi" w:hAnsiTheme="majorHAnsi"/>
        </w:rPr>
        <w:tab/>
        <w:t>0.001</w:t>
      </w:r>
      <w:r w:rsidRPr="00E43AA0">
        <w:rPr>
          <w:rFonts w:asciiTheme="majorHAnsi" w:hAnsiTheme="majorHAnsi"/>
        </w:rPr>
        <w:tab/>
        <w:t xml:space="preserve">  5.97</w:t>
      </w:r>
      <w:r w:rsidRPr="00E43AA0">
        <w:rPr>
          <w:rFonts w:asciiTheme="majorHAnsi" w:hAnsiTheme="majorHAnsi"/>
        </w:rPr>
        <w:tab/>
        <w:t xml:space="preserve"> 4.33</w:t>
      </w:r>
      <w:r w:rsidRPr="00E43AA0">
        <w:rPr>
          <w:rFonts w:asciiTheme="majorHAnsi" w:hAnsiTheme="majorHAnsi"/>
        </w:rPr>
        <w:tab/>
        <w:t>0.000</w:t>
      </w:r>
      <w:r w:rsidRPr="00E43AA0">
        <w:rPr>
          <w:rFonts w:asciiTheme="majorHAnsi" w:hAnsiTheme="majorHAnsi"/>
        </w:rPr>
        <w:tab/>
        <w:t>-38  60   2</w:t>
      </w:r>
      <w:r w:rsidRPr="00E43AA0">
        <w:rPr>
          <w:rFonts w:asciiTheme="majorHAnsi" w:hAnsiTheme="majorHAnsi"/>
        </w:rPr>
        <w:tab/>
        <w:t>left RLPFC</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83</w:t>
      </w:r>
      <w:r w:rsidRPr="00E43AA0">
        <w:rPr>
          <w:rFonts w:asciiTheme="majorHAnsi" w:hAnsiTheme="majorHAnsi"/>
        </w:rPr>
        <w:tab/>
        <w:t>0.001</w:t>
      </w:r>
      <w:r w:rsidRPr="00E43AA0">
        <w:rPr>
          <w:rFonts w:asciiTheme="majorHAnsi" w:hAnsiTheme="majorHAnsi"/>
        </w:rPr>
        <w:tab/>
        <w:t xml:space="preserve">  5.96</w:t>
      </w:r>
      <w:r w:rsidRPr="00E43AA0">
        <w:rPr>
          <w:rFonts w:asciiTheme="majorHAnsi" w:hAnsiTheme="majorHAnsi"/>
        </w:rPr>
        <w:tab/>
        <w:t xml:space="preserve"> 4.32</w:t>
      </w:r>
      <w:r w:rsidRPr="00E43AA0">
        <w:rPr>
          <w:rFonts w:asciiTheme="majorHAnsi" w:hAnsiTheme="majorHAnsi"/>
        </w:rPr>
        <w:tab/>
        <w:t>0.000</w:t>
      </w:r>
      <w:r w:rsidRPr="00E43AA0">
        <w:rPr>
          <w:rFonts w:asciiTheme="majorHAnsi" w:hAnsiTheme="majorHAnsi"/>
        </w:rPr>
        <w:tab/>
        <w:t xml:space="preserve"> 58 -24 -10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5.81</w:t>
      </w:r>
      <w:r w:rsidRPr="00E43AA0">
        <w:rPr>
          <w:rFonts w:asciiTheme="majorHAnsi" w:hAnsiTheme="majorHAnsi"/>
        </w:rPr>
        <w:tab/>
        <w:t xml:space="preserve"> 4.25</w:t>
      </w:r>
      <w:r w:rsidRPr="00E43AA0">
        <w:rPr>
          <w:rFonts w:asciiTheme="majorHAnsi" w:hAnsiTheme="majorHAnsi"/>
        </w:rPr>
        <w:tab/>
        <w:t>0.000</w:t>
      </w:r>
      <w:r w:rsidRPr="00E43AA0">
        <w:rPr>
          <w:rFonts w:asciiTheme="majorHAnsi" w:hAnsiTheme="majorHAnsi"/>
        </w:rPr>
        <w:tab/>
        <w:t xml:space="preserve"> 46 -28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5.46</w:t>
      </w:r>
      <w:r w:rsidRPr="00E43AA0">
        <w:rPr>
          <w:rFonts w:asciiTheme="majorHAnsi" w:hAnsiTheme="majorHAnsi"/>
        </w:rPr>
        <w:tab/>
        <w:t xml:space="preserve"> 4.09</w:t>
      </w:r>
      <w:r w:rsidRPr="00E43AA0">
        <w:rPr>
          <w:rFonts w:asciiTheme="majorHAnsi" w:hAnsiTheme="majorHAnsi"/>
        </w:rPr>
        <w:tab/>
        <w:t>0.000</w:t>
      </w:r>
      <w:r w:rsidRPr="00E43AA0">
        <w:rPr>
          <w:rFonts w:asciiTheme="majorHAnsi" w:hAnsiTheme="majorHAnsi"/>
        </w:rPr>
        <w:tab/>
        <w:t xml:space="preserve"> 46 -36  -2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90</w:t>
      </w:r>
      <w:r w:rsidRPr="00E43AA0">
        <w:rPr>
          <w:rFonts w:asciiTheme="majorHAnsi" w:hAnsiTheme="majorHAnsi"/>
        </w:rPr>
        <w:tab/>
        <w:t>0.001</w:t>
      </w:r>
      <w:r w:rsidRPr="00E43AA0">
        <w:rPr>
          <w:rFonts w:asciiTheme="majorHAnsi" w:hAnsiTheme="majorHAnsi"/>
        </w:rPr>
        <w:tab/>
        <w:t xml:space="preserve">  5.92</w:t>
      </w:r>
      <w:r w:rsidRPr="00E43AA0">
        <w:rPr>
          <w:rFonts w:asciiTheme="majorHAnsi" w:hAnsiTheme="majorHAnsi"/>
        </w:rPr>
        <w:tab/>
        <w:t xml:space="preserve"> 4.30</w:t>
      </w:r>
      <w:r w:rsidRPr="00E43AA0">
        <w:rPr>
          <w:rFonts w:asciiTheme="majorHAnsi" w:hAnsiTheme="majorHAnsi"/>
        </w:rPr>
        <w:tab/>
        <w:t>0.000</w:t>
      </w:r>
      <w:r w:rsidRPr="00E43AA0">
        <w:rPr>
          <w:rFonts w:asciiTheme="majorHAnsi" w:hAnsiTheme="majorHAnsi"/>
        </w:rPr>
        <w:tab/>
        <w:t xml:space="preserve"> 34  60   2</w:t>
      </w:r>
      <w:r w:rsidRPr="00E43AA0">
        <w:rPr>
          <w:rFonts w:asciiTheme="majorHAnsi" w:hAnsiTheme="majorHAnsi"/>
        </w:rPr>
        <w:tab/>
        <w:t>right RLPFC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5.57</w:t>
      </w:r>
      <w:r w:rsidRPr="00E43AA0">
        <w:rPr>
          <w:rFonts w:asciiTheme="majorHAnsi" w:hAnsiTheme="majorHAnsi"/>
        </w:rPr>
        <w:tab/>
        <w:t xml:space="preserve"> 4.15</w:t>
      </w:r>
      <w:r w:rsidRPr="00E43AA0">
        <w:rPr>
          <w:rFonts w:asciiTheme="majorHAnsi" w:hAnsiTheme="majorHAnsi"/>
        </w:rPr>
        <w:tab/>
        <w:t>0.000</w:t>
      </w:r>
      <w:r w:rsidRPr="00E43AA0">
        <w:rPr>
          <w:rFonts w:asciiTheme="majorHAnsi" w:hAnsiTheme="majorHAnsi"/>
        </w:rPr>
        <w:tab/>
        <w:t xml:space="preserve"> 50  36 -22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0.004</w:t>
      </w:r>
      <w:r w:rsidRPr="00E43AA0">
        <w:rPr>
          <w:rFonts w:asciiTheme="majorHAnsi" w:hAnsiTheme="majorHAnsi"/>
        </w:rPr>
        <w:tab/>
        <w:t xml:space="preserve">  4.55</w:t>
      </w:r>
      <w:r w:rsidRPr="00E43AA0">
        <w:rPr>
          <w:rFonts w:asciiTheme="majorHAnsi" w:hAnsiTheme="majorHAnsi"/>
        </w:rPr>
        <w:tab/>
        <w:t xml:space="preserve"> 3.63</w:t>
      </w:r>
      <w:r w:rsidRPr="00E43AA0">
        <w:rPr>
          <w:rFonts w:asciiTheme="majorHAnsi" w:hAnsiTheme="majorHAnsi"/>
        </w:rPr>
        <w:tab/>
        <w:t>0.000</w:t>
      </w:r>
      <w:r w:rsidRPr="00E43AA0">
        <w:rPr>
          <w:rFonts w:asciiTheme="majorHAnsi" w:hAnsiTheme="majorHAnsi"/>
        </w:rPr>
        <w:tab/>
        <w:t xml:space="preserve"> 42  44 -10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52</w:t>
      </w:r>
      <w:r w:rsidRPr="00E43AA0">
        <w:rPr>
          <w:rFonts w:asciiTheme="majorHAnsi" w:hAnsiTheme="majorHAnsi"/>
        </w:rPr>
        <w:tab/>
        <w:t>0.001</w:t>
      </w:r>
      <w:r w:rsidRPr="00E43AA0">
        <w:rPr>
          <w:rFonts w:asciiTheme="majorHAnsi" w:hAnsiTheme="majorHAnsi"/>
        </w:rPr>
        <w:tab/>
        <w:t xml:space="preserve">  5.74</w:t>
      </w:r>
      <w:r w:rsidRPr="00E43AA0">
        <w:rPr>
          <w:rFonts w:asciiTheme="majorHAnsi" w:hAnsiTheme="majorHAnsi"/>
        </w:rPr>
        <w:tab/>
        <w:t xml:space="preserve"> 4.22</w:t>
      </w:r>
      <w:r w:rsidRPr="00E43AA0">
        <w:rPr>
          <w:rFonts w:asciiTheme="majorHAnsi" w:hAnsiTheme="majorHAnsi"/>
        </w:rPr>
        <w:tab/>
        <w:t>0.000</w:t>
      </w:r>
      <w:r w:rsidRPr="00E43AA0">
        <w:rPr>
          <w:rFonts w:asciiTheme="majorHAnsi" w:hAnsiTheme="majorHAnsi"/>
        </w:rPr>
        <w:tab/>
        <w:t>-14   8  10</w:t>
      </w:r>
      <w:r w:rsidRPr="00E43AA0">
        <w:rPr>
          <w:rFonts w:asciiTheme="majorHAnsi" w:hAnsiTheme="majorHAnsi"/>
        </w:rPr>
        <w:tab/>
        <w:t>left caudate</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0.003</w:t>
      </w:r>
      <w:r w:rsidRPr="00E43AA0">
        <w:rPr>
          <w:rFonts w:asciiTheme="majorHAnsi" w:hAnsiTheme="majorHAnsi"/>
        </w:rPr>
        <w:tab/>
        <w:t xml:space="preserve">  4.87</w:t>
      </w:r>
      <w:r w:rsidRPr="00E43AA0">
        <w:rPr>
          <w:rFonts w:asciiTheme="majorHAnsi" w:hAnsiTheme="majorHAnsi"/>
        </w:rPr>
        <w:tab/>
        <w:t xml:space="preserve"> 3.80</w:t>
      </w:r>
      <w:r w:rsidRPr="00E43AA0">
        <w:rPr>
          <w:rFonts w:asciiTheme="majorHAnsi" w:hAnsiTheme="majorHAnsi"/>
        </w:rPr>
        <w:tab/>
        <w:t>0.000</w:t>
      </w:r>
      <w:r w:rsidRPr="00E43AA0">
        <w:rPr>
          <w:rFonts w:asciiTheme="majorHAnsi" w:hAnsiTheme="majorHAnsi"/>
        </w:rPr>
        <w:tab/>
        <w:t>-18  -4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0.002</w:t>
      </w:r>
      <w:r w:rsidRPr="00E43AA0">
        <w:rPr>
          <w:rFonts w:asciiTheme="majorHAnsi" w:hAnsiTheme="majorHAnsi"/>
        </w:rPr>
        <w:tab/>
        <w:t>38</w:t>
      </w:r>
      <w:r w:rsidRPr="00E43AA0">
        <w:rPr>
          <w:rFonts w:asciiTheme="majorHAnsi" w:hAnsiTheme="majorHAnsi"/>
        </w:rPr>
        <w:tab/>
        <w:t>0.002</w:t>
      </w:r>
      <w:r w:rsidRPr="00E43AA0">
        <w:rPr>
          <w:rFonts w:asciiTheme="majorHAnsi" w:hAnsiTheme="majorHAnsi"/>
        </w:rPr>
        <w:tab/>
        <w:t xml:space="preserve">  5.31</w:t>
      </w:r>
      <w:r w:rsidRPr="00E43AA0">
        <w:rPr>
          <w:rFonts w:asciiTheme="majorHAnsi" w:hAnsiTheme="majorHAnsi"/>
        </w:rPr>
        <w:tab/>
        <w:t xml:space="preserve"> 4.02</w:t>
      </w:r>
      <w:r w:rsidRPr="00E43AA0">
        <w:rPr>
          <w:rFonts w:asciiTheme="majorHAnsi" w:hAnsiTheme="majorHAnsi"/>
        </w:rPr>
        <w:tab/>
        <w:t>0.000</w:t>
      </w:r>
      <w:r w:rsidRPr="00E43AA0">
        <w:rPr>
          <w:rFonts w:asciiTheme="majorHAnsi" w:hAnsiTheme="majorHAnsi"/>
        </w:rPr>
        <w:tab/>
        <w:t>-62 -28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49</w:t>
      </w:r>
      <w:r w:rsidRPr="00E43AA0">
        <w:rPr>
          <w:rFonts w:asciiTheme="majorHAnsi" w:hAnsiTheme="majorHAnsi"/>
        </w:rPr>
        <w:tab/>
        <w:t>0.002</w:t>
      </w:r>
      <w:r w:rsidRPr="00E43AA0">
        <w:rPr>
          <w:rFonts w:asciiTheme="majorHAnsi" w:hAnsiTheme="majorHAnsi"/>
        </w:rPr>
        <w:tab/>
        <w:t xml:space="preserve">  5.22</w:t>
      </w:r>
      <w:r w:rsidRPr="00E43AA0">
        <w:rPr>
          <w:rFonts w:asciiTheme="majorHAnsi" w:hAnsiTheme="majorHAnsi"/>
        </w:rPr>
        <w:tab/>
        <w:t xml:space="preserve"> 3.98</w:t>
      </w:r>
      <w:r w:rsidRPr="00E43AA0">
        <w:rPr>
          <w:rFonts w:asciiTheme="majorHAnsi" w:hAnsiTheme="majorHAnsi"/>
        </w:rPr>
        <w:tab/>
        <w:t>0.000</w:t>
      </w:r>
      <w:r w:rsidRPr="00E43AA0">
        <w:rPr>
          <w:rFonts w:asciiTheme="majorHAnsi" w:hAnsiTheme="majorHAnsi"/>
        </w:rPr>
        <w:tab/>
        <w:t>-10  20  46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0.007</w:t>
      </w:r>
      <w:r w:rsidRPr="00E43AA0">
        <w:rPr>
          <w:rFonts w:asciiTheme="majorHAnsi" w:hAnsiTheme="majorHAnsi"/>
        </w:rPr>
        <w:tab/>
        <w:t>29</w:t>
      </w:r>
      <w:r w:rsidRPr="00E43AA0">
        <w:rPr>
          <w:rFonts w:asciiTheme="majorHAnsi" w:hAnsiTheme="majorHAnsi"/>
        </w:rPr>
        <w:tab/>
        <w:t>0.002</w:t>
      </w:r>
      <w:r w:rsidRPr="00E43AA0">
        <w:rPr>
          <w:rFonts w:asciiTheme="majorHAnsi" w:hAnsiTheme="majorHAnsi"/>
        </w:rPr>
        <w:tab/>
        <w:t xml:space="preserve">  5.08</w:t>
      </w:r>
      <w:r w:rsidRPr="00E43AA0">
        <w:rPr>
          <w:rFonts w:asciiTheme="majorHAnsi" w:hAnsiTheme="majorHAnsi"/>
        </w:rPr>
        <w:tab/>
        <w:t xml:space="preserve"> 3.91</w:t>
      </w:r>
      <w:r w:rsidRPr="00E43AA0">
        <w:rPr>
          <w:rFonts w:asciiTheme="majorHAnsi" w:hAnsiTheme="majorHAnsi"/>
        </w:rPr>
        <w:tab/>
        <w:t>0.000</w:t>
      </w:r>
      <w:r w:rsidRPr="00E43AA0">
        <w:rPr>
          <w:rFonts w:asciiTheme="majorHAnsi" w:hAnsiTheme="majorHAnsi"/>
        </w:rPr>
        <w:tab/>
        <w:t xml:space="preserve"> 42 -72 -30</w:t>
      </w:r>
      <w:r w:rsidRPr="00E43AA0">
        <w:rPr>
          <w:rFonts w:asciiTheme="majorHAnsi" w:hAnsiTheme="majorHAnsi"/>
        </w:rPr>
        <w:tab/>
      </w:r>
    </w:p>
    <w:p w:rsidR="008F4FD2" w:rsidRPr="00E43AA0" w:rsidRDefault="008F4FD2" w:rsidP="008F4FD2">
      <w:pPr>
        <w:pBdr>
          <w:bottom w:val="double" w:sz="6" w:space="1" w:color="auto"/>
        </w:pBdr>
        <w:rPr>
          <w:rFonts w:asciiTheme="majorHAnsi" w:hAnsiTheme="majorHAnsi"/>
        </w:rPr>
      </w:pPr>
      <w:r w:rsidRPr="00E43AA0">
        <w:rPr>
          <w:rFonts w:asciiTheme="majorHAnsi" w:hAnsiTheme="majorHAnsi"/>
        </w:rPr>
        <w:tab/>
      </w:r>
      <w:r w:rsidRPr="00E43AA0">
        <w:rPr>
          <w:rFonts w:asciiTheme="majorHAnsi" w:hAnsiTheme="majorHAnsi"/>
        </w:rPr>
        <w:tab/>
        <w:t>0.004</w:t>
      </w:r>
      <w:r w:rsidRPr="00E43AA0">
        <w:rPr>
          <w:rFonts w:asciiTheme="majorHAnsi" w:hAnsiTheme="majorHAnsi"/>
        </w:rPr>
        <w:tab/>
        <w:t xml:space="preserve">  4.69</w:t>
      </w:r>
      <w:r w:rsidRPr="00E43AA0">
        <w:rPr>
          <w:rFonts w:asciiTheme="majorHAnsi" w:hAnsiTheme="majorHAnsi"/>
        </w:rPr>
        <w:tab/>
        <w:t xml:space="preserve"> 3.71</w:t>
      </w:r>
      <w:r w:rsidRPr="00E43AA0">
        <w:rPr>
          <w:rFonts w:asciiTheme="majorHAnsi" w:hAnsiTheme="majorHAnsi"/>
        </w:rPr>
        <w:tab/>
        <w:t>0.000</w:t>
      </w:r>
      <w:r w:rsidRPr="00E43AA0">
        <w:rPr>
          <w:rFonts w:asciiTheme="majorHAnsi" w:hAnsiTheme="majorHAnsi"/>
        </w:rPr>
        <w:tab/>
        <w:t xml:space="preserve"> 30 -64 -34</w:t>
      </w:r>
      <w:r w:rsidRPr="00E43AA0">
        <w:rPr>
          <w:rFonts w:asciiTheme="majorHAnsi" w:hAnsiTheme="majorHAnsi"/>
        </w:rPr>
        <w:tab/>
      </w: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br w:type="page"/>
      </w:r>
    </w:p>
    <w:p w:rsidR="008F4FD2" w:rsidRPr="00E43AA0" w:rsidRDefault="008F4FD2" w:rsidP="008F4FD2">
      <w:pPr>
        <w:rPr>
          <w:rFonts w:asciiTheme="majorHAnsi" w:hAnsiTheme="majorHAnsi"/>
        </w:rPr>
      </w:pPr>
      <w:commentRangeStart w:id="2107"/>
      <w:r w:rsidRPr="00E43AA0">
        <w:rPr>
          <w:rFonts w:asciiTheme="majorHAnsi" w:hAnsiTheme="majorHAnsi"/>
          <w:b/>
        </w:rPr>
        <w:t xml:space="preserve">Table </w:t>
      </w:r>
      <w:del w:id="2108" w:author="Jan Balaguer" w:date="2014-04-30T14:14:00Z">
        <w:r w:rsidRPr="00E43AA0" w:rsidDel="00391198">
          <w:rPr>
            <w:rFonts w:asciiTheme="majorHAnsi" w:hAnsiTheme="majorHAnsi"/>
            <w:b/>
          </w:rPr>
          <w:delText>S1</w:delText>
        </w:r>
      </w:del>
      <w:ins w:id="2109" w:author="Jan Balaguer" w:date="2014-04-30T14:14:00Z">
        <w:r w:rsidR="00391198" w:rsidRPr="00E43AA0">
          <w:rPr>
            <w:rFonts w:asciiTheme="majorHAnsi" w:hAnsiTheme="majorHAnsi"/>
            <w:b/>
          </w:rPr>
          <w:t>S</w:t>
        </w:r>
        <w:r w:rsidR="00391198">
          <w:rPr>
            <w:rFonts w:asciiTheme="majorHAnsi" w:hAnsiTheme="majorHAnsi"/>
            <w:b/>
          </w:rPr>
          <w:t>2</w:t>
        </w:r>
      </w:ins>
      <w:commentRangeEnd w:id="2107"/>
      <w:r w:rsidR="00391198">
        <w:rPr>
          <w:rStyle w:val="CommentReference"/>
          <w:vanish/>
        </w:rPr>
        <w:commentReference w:id="2107"/>
      </w:r>
      <w:r w:rsidRPr="00E43AA0">
        <w:rPr>
          <w:rFonts w:asciiTheme="majorHAnsi" w:hAnsiTheme="majorHAnsi"/>
          <w:b/>
        </w:rPr>
        <w:t>.</w:t>
      </w:r>
      <w:r w:rsidRPr="00E43AA0">
        <w:rPr>
          <w:rFonts w:asciiTheme="majorHAnsi" w:hAnsiTheme="majorHAnsi"/>
        </w:rPr>
        <w:t xml:space="preserve"> Voxels sensitive to the main effect of correct &gt; error.</w:t>
      </w: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t>STATISTICS: p-values adjusted for search volume</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cluster</w:t>
      </w:r>
      <w:r w:rsidRPr="00E43AA0">
        <w:rPr>
          <w:rFonts w:asciiTheme="majorHAnsi" w:hAnsiTheme="majorHAnsi"/>
        </w:rPr>
        <w:tab/>
        <w:t xml:space="preserve"> voxel</w:t>
      </w:r>
      <w:r w:rsidRPr="00E43AA0">
        <w:rPr>
          <w:rFonts w:asciiTheme="majorHAnsi" w:hAnsiTheme="majorHAnsi"/>
        </w:rPr>
        <w:tab/>
        <w:t xml:space="preserve"> voxel</w:t>
      </w:r>
      <w:r w:rsidRPr="00E43AA0">
        <w:rPr>
          <w:rFonts w:asciiTheme="majorHAnsi" w:hAnsiTheme="majorHAnsi"/>
        </w:rPr>
        <w:tab/>
        <w:t xml:space="preserve"> voxel</w:t>
      </w:r>
      <w:r w:rsidRPr="00E43AA0">
        <w:rPr>
          <w:rFonts w:asciiTheme="majorHAnsi" w:hAnsiTheme="majorHAnsi"/>
        </w:rPr>
        <w:tab/>
        <w:t>voxel</w:t>
      </w:r>
      <w:r w:rsidRPr="00E43AA0">
        <w:rPr>
          <w:rFonts w:asciiTheme="majorHAnsi" w:hAnsiTheme="majorHAnsi"/>
        </w:rPr>
        <w:tab/>
        <w:t>voxel</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p(cor)</w:t>
      </w:r>
      <w:r w:rsidRPr="00E43AA0">
        <w:rPr>
          <w:rFonts w:asciiTheme="majorHAnsi" w:hAnsiTheme="majorHAnsi"/>
        </w:rPr>
        <w:tab/>
        <w:t xml:space="preserve">   k</w:t>
      </w:r>
      <w:r w:rsidRPr="00E43AA0">
        <w:rPr>
          <w:rFonts w:asciiTheme="majorHAnsi" w:hAnsiTheme="majorHAnsi"/>
        </w:rPr>
        <w:tab/>
        <w:t>p(FDR)   T</w:t>
      </w:r>
      <w:r w:rsidRPr="00E43AA0">
        <w:rPr>
          <w:rFonts w:asciiTheme="majorHAnsi" w:hAnsiTheme="majorHAnsi"/>
        </w:rPr>
        <w:tab/>
        <w:t xml:space="preserve">    Z</w:t>
      </w:r>
      <w:r w:rsidRPr="00E43AA0">
        <w:rPr>
          <w:rFonts w:asciiTheme="majorHAnsi" w:hAnsiTheme="majorHAnsi"/>
        </w:rPr>
        <w:tab/>
        <w:t>p(unc)    x,y,z {mm}</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189</w:t>
      </w:r>
      <w:r w:rsidRPr="00E43AA0">
        <w:rPr>
          <w:rFonts w:asciiTheme="majorHAnsi" w:hAnsiTheme="majorHAnsi"/>
        </w:rPr>
        <w:tab/>
        <w:t>0.022</w:t>
      </w:r>
      <w:r w:rsidRPr="00E43AA0">
        <w:rPr>
          <w:rFonts w:asciiTheme="majorHAnsi" w:hAnsiTheme="majorHAnsi"/>
        </w:rPr>
        <w:tab/>
        <w:t xml:space="preserve">  6.79</w:t>
      </w:r>
      <w:r w:rsidRPr="00E43AA0">
        <w:rPr>
          <w:rFonts w:asciiTheme="majorHAnsi" w:hAnsiTheme="majorHAnsi"/>
        </w:rPr>
        <w:tab/>
        <w:t xml:space="preserve"> 4.66</w:t>
      </w:r>
      <w:r w:rsidRPr="00E43AA0">
        <w:rPr>
          <w:rFonts w:asciiTheme="majorHAnsi" w:hAnsiTheme="majorHAnsi"/>
        </w:rPr>
        <w:tab/>
        <w:t>0.000</w:t>
      </w:r>
      <w:r w:rsidRPr="00E43AA0">
        <w:rPr>
          <w:rFonts w:asciiTheme="majorHAnsi" w:hAnsiTheme="majorHAnsi"/>
        </w:rPr>
        <w:tab/>
        <w:t xml:space="preserve"> 14 -40  62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0.025</w:t>
      </w:r>
      <w:r w:rsidRPr="00E43AA0">
        <w:rPr>
          <w:rFonts w:asciiTheme="majorHAnsi" w:hAnsiTheme="majorHAnsi"/>
        </w:rPr>
        <w:tab/>
        <w:t xml:space="preserve">  5.54</w:t>
      </w:r>
      <w:r w:rsidRPr="00E43AA0">
        <w:rPr>
          <w:rFonts w:asciiTheme="majorHAnsi" w:hAnsiTheme="majorHAnsi"/>
        </w:rPr>
        <w:tab/>
        <w:t xml:space="preserve"> 4.13</w:t>
      </w:r>
      <w:r w:rsidRPr="00E43AA0">
        <w:rPr>
          <w:rFonts w:asciiTheme="majorHAnsi" w:hAnsiTheme="majorHAnsi"/>
        </w:rPr>
        <w:tab/>
        <w:t>0.000</w:t>
      </w:r>
      <w:r w:rsidRPr="00E43AA0">
        <w:rPr>
          <w:rFonts w:asciiTheme="majorHAnsi" w:hAnsiTheme="majorHAnsi"/>
        </w:rPr>
        <w:tab/>
        <w:t xml:space="preserve"> 30 -44  70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4.54</w:t>
      </w:r>
      <w:r w:rsidRPr="00E43AA0">
        <w:rPr>
          <w:rFonts w:asciiTheme="majorHAnsi" w:hAnsiTheme="majorHAnsi"/>
        </w:rPr>
        <w:tab/>
        <w:t xml:space="preserve"> 3.63</w:t>
      </w:r>
      <w:r w:rsidRPr="00E43AA0">
        <w:rPr>
          <w:rFonts w:asciiTheme="majorHAnsi" w:hAnsiTheme="majorHAnsi"/>
        </w:rPr>
        <w:tab/>
        <w:t>0.000</w:t>
      </w:r>
      <w:r w:rsidRPr="00E43AA0">
        <w:rPr>
          <w:rFonts w:asciiTheme="majorHAnsi" w:hAnsiTheme="majorHAnsi"/>
        </w:rPr>
        <w:tab/>
        <w:t xml:space="preserve">  6 -16  42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90</w:t>
      </w:r>
      <w:r w:rsidRPr="00E43AA0">
        <w:rPr>
          <w:rFonts w:asciiTheme="majorHAnsi" w:hAnsiTheme="majorHAnsi"/>
        </w:rPr>
        <w:tab/>
        <w:t>0.022</w:t>
      </w:r>
      <w:r w:rsidRPr="00E43AA0">
        <w:rPr>
          <w:rFonts w:asciiTheme="majorHAnsi" w:hAnsiTheme="majorHAnsi"/>
        </w:rPr>
        <w:tab/>
        <w:t xml:space="preserve">  6.51</w:t>
      </w:r>
      <w:r w:rsidRPr="00E43AA0">
        <w:rPr>
          <w:rFonts w:asciiTheme="majorHAnsi" w:hAnsiTheme="majorHAnsi"/>
        </w:rPr>
        <w:tab/>
        <w:t xml:space="preserve"> 4.55</w:t>
      </w:r>
      <w:r w:rsidRPr="00E43AA0">
        <w:rPr>
          <w:rFonts w:asciiTheme="majorHAnsi" w:hAnsiTheme="majorHAnsi"/>
        </w:rPr>
        <w:tab/>
        <w:t>0.000</w:t>
      </w:r>
      <w:r w:rsidRPr="00E43AA0">
        <w:rPr>
          <w:rFonts w:asciiTheme="majorHAnsi" w:hAnsiTheme="majorHAnsi"/>
        </w:rPr>
        <w:tab/>
        <w:t>-34 -88  26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0.022</w:t>
      </w:r>
      <w:r w:rsidRPr="00E43AA0">
        <w:rPr>
          <w:rFonts w:asciiTheme="majorHAnsi" w:hAnsiTheme="majorHAnsi"/>
        </w:rPr>
        <w:tab/>
        <w:t xml:space="preserve">  6.05</w:t>
      </w:r>
      <w:r w:rsidRPr="00E43AA0">
        <w:rPr>
          <w:rFonts w:asciiTheme="majorHAnsi" w:hAnsiTheme="majorHAnsi"/>
        </w:rPr>
        <w:tab/>
        <w:t xml:space="preserve"> 4.36</w:t>
      </w:r>
      <w:r w:rsidRPr="00E43AA0">
        <w:rPr>
          <w:rFonts w:asciiTheme="majorHAnsi" w:hAnsiTheme="majorHAnsi"/>
        </w:rPr>
        <w:tab/>
        <w:t>0.000</w:t>
      </w:r>
      <w:r w:rsidRPr="00E43AA0">
        <w:rPr>
          <w:rFonts w:asciiTheme="majorHAnsi" w:hAnsiTheme="majorHAnsi"/>
        </w:rPr>
        <w:tab/>
        <w:t>-22 -92  30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0.025</w:t>
      </w:r>
      <w:r w:rsidRPr="00E43AA0">
        <w:rPr>
          <w:rFonts w:asciiTheme="majorHAnsi" w:hAnsiTheme="majorHAnsi"/>
        </w:rPr>
        <w:tab/>
        <w:t xml:space="preserve">  5.39</w:t>
      </w:r>
      <w:r w:rsidRPr="00E43AA0">
        <w:rPr>
          <w:rFonts w:asciiTheme="majorHAnsi" w:hAnsiTheme="majorHAnsi"/>
        </w:rPr>
        <w:tab/>
        <w:t xml:space="preserve"> 4.06</w:t>
      </w:r>
      <w:r w:rsidRPr="00E43AA0">
        <w:rPr>
          <w:rFonts w:asciiTheme="majorHAnsi" w:hAnsiTheme="majorHAnsi"/>
        </w:rPr>
        <w:tab/>
        <w:t>0.000</w:t>
      </w:r>
      <w:r w:rsidRPr="00E43AA0">
        <w:rPr>
          <w:rFonts w:asciiTheme="majorHAnsi" w:hAnsiTheme="majorHAnsi"/>
        </w:rPr>
        <w:tab/>
        <w:t>-22 -96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78</w:t>
      </w:r>
      <w:r w:rsidRPr="00E43AA0">
        <w:rPr>
          <w:rFonts w:asciiTheme="majorHAnsi" w:hAnsiTheme="majorHAnsi"/>
        </w:rPr>
        <w:tab/>
        <w:t>0.022</w:t>
      </w:r>
      <w:r w:rsidRPr="00E43AA0">
        <w:rPr>
          <w:rFonts w:asciiTheme="majorHAnsi" w:hAnsiTheme="majorHAnsi"/>
        </w:rPr>
        <w:tab/>
        <w:t xml:space="preserve">  5.83</w:t>
      </w:r>
      <w:r w:rsidRPr="00E43AA0">
        <w:rPr>
          <w:rFonts w:asciiTheme="majorHAnsi" w:hAnsiTheme="majorHAnsi"/>
        </w:rPr>
        <w:tab/>
        <w:t xml:space="preserve"> 4.26</w:t>
      </w:r>
      <w:r w:rsidRPr="00E43AA0">
        <w:rPr>
          <w:rFonts w:asciiTheme="majorHAnsi" w:hAnsiTheme="majorHAnsi"/>
        </w:rPr>
        <w:tab/>
        <w:t>0.000</w:t>
      </w:r>
      <w:r w:rsidRPr="00E43AA0">
        <w:rPr>
          <w:rFonts w:asciiTheme="majorHAnsi" w:hAnsiTheme="majorHAnsi"/>
        </w:rPr>
        <w:tab/>
        <w:t xml:space="preserve"> 30  -8   2</w:t>
      </w:r>
      <w:r w:rsidRPr="00E43AA0">
        <w:rPr>
          <w:rFonts w:asciiTheme="majorHAnsi" w:hAnsiTheme="majorHAnsi"/>
        </w:rPr>
        <w:tab/>
        <w:t>right putamen</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4.48</w:t>
      </w:r>
      <w:r w:rsidRPr="00E43AA0">
        <w:rPr>
          <w:rFonts w:asciiTheme="majorHAnsi" w:hAnsiTheme="majorHAnsi"/>
        </w:rPr>
        <w:tab/>
        <w:t xml:space="preserve"> 3.59</w:t>
      </w:r>
      <w:r w:rsidRPr="00E43AA0">
        <w:rPr>
          <w:rFonts w:asciiTheme="majorHAnsi" w:hAnsiTheme="majorHAnsi"/>
        </w:rPr>
        <w:tab/>
        <w:t>0.000</w:t>
      </w:r>
      <w:r w:rsidRPr="00E43AA0">
        <w:rPr>
          <w:rFonts w:asciiTheme="majorHAnsi" w:hAnsiTheme="majorHAnsi"/>
        </w:rPr>
        <w:tab/>
        <w:t xml:space="preserve"> 38 -16  18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102</w:t>
      </w:r>
      <w:r w:rsidRPr="00E43AA0">
        <w:rPr>
          <w:rFonts w:asciiTheme="majorHAnsi" w:hAnsiTheme="majorHAnsi"/>
        </w:rPr>
        <w:tab/>
        <w:t>0.025</w:t>
      </w:r>
      <w:r w:rsidRPr="00E43AA0">
        <w:rPr>
          <w:rFonts w:asciiTheme="majorHAnsi" w:hAnsiTheme="majorHAnsi"/>
        </w:rPr>
        <w:tab/>
        <w:t xml:space="preserve">  5.51</w:t>
      </w:r>
      <w:r w:rsidRPr="00E43AA0">
        <w:rPr>
          <w:rFonts w:asciiTheme="majorHAnsi" w:hAnsiTheme="majorHAnsi"/>
        </w:rPr>
        <w:tab/>
        <w:t xml:space="preserve"> 4.12</w:t>
      </w:r>
      <w:r w:rsidRPr="00E43AA0">
        <w:rPr>
          <w:rFonts w:asciiTheme="majorHAnsi" w:hAnsiTheme="majorHAnsi"/>
        </w:rPr>
        <w:tab/>
        <w:t>0.000</w:t>
      </w:r>
      <w:r w:rsidRPr="00E43AA0">
        <w:rPr>
          <w:rFonts w:asciiTheme="majorHAnsi" w:hAnsiTheme="majorHAnsi"/>
        </w:rPr>
        <w:tab/>
        <w:t xml:space="preserve"> 46 -80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0.039</w:t>
      </w:r>
      <w:r w:rsidRPr="00E43AA0">
        <w:rPr>
          <w:rFonts w:asciiTheme="majorHAnsi" w:hAnsiTheme="majorHAnsi"/>
        </w:rPr>
        <w:tab/>
        <w:t xml:space="preserve">  3.89</w:t>
      </w:r>
      <w:r w:rsidRPr="00E43AA0">
        <w:rPr>
          <w:rFonts w:asciiTheme="majorHAnsi" w:hAnsiTheme="majorHAnsi"/>
        </w:rPr>
        <w:tab/>
        <w:t xml:space="preserve"> 3.25</w:t>
      </w:r>
      <w:r w:rsidRPr="00E43AA0">
        <w:rPr>
          <w:rFonts w:asciiTheme="majorHAnsi" w:hAnsiTheme="majorHAnsi"/>
        </w:rPr>
        <w:tab/>
        <w:t>0.001</w:t>
      </w:r>
      <w:r w:rsidRPr="00E43AA0">
        <w:rPr>
          <w:rFonts w:asciiTheme="majorHAnsi" w:hAnsiTheme="majorHAnsi"/>
        </w:rPr>
        <w:tab/>
        <w:t xml:space="preserve"> 42 -68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51</w:t>
      </w:r>
      <w:r w:rsidRPr="00E43AA0">
        <w:rPr>
          <w:rFonts w:asciiTheme="majorHAnsi" w:hAnsiTheme="majorHAnsi"/>
        </w:rPr>
        <w:tab/>
        <w:t>0.025</w:t>
      </w:r>
      <w:r w:rsidRPr="00E43AA0">
        <w:rPr>
          <w:rFonts w:asciiTheme="majorHAnsi" w:hAnsiTheme="majorHAnsi"/>
        </w:rPr>
        <w:tab/>
        <w:t xml:space="preserve">  5.23</w:t>
      </w:r>
      <w:r w:rsidRPr="00E43AA0">
        <w:rPr>
          <w:rFonts w:asciiTheme="majorHAnsi" w:hAnsiTheme="majorHAnsi"/>
        </w:rPr>
        <w:tab/>
        <w:t xml:space="preserve"> 3.98</w:t>
      </w:r>
      <w:r w:rsidRPr="00E43AA0">
        <w:rPr>
          <w:rFonts w:asciiTheme="majorHAnsi" w:hAnsiTheme="majorHAnsi"/>
        </w:rPr>
        <w:tab/>
        <w:t>0.000</w:t>
      </w:r>
      <w:r w:rsidRPr="00E43AA0">
        <w:rPr>
          <w:rFonts w:asciiTheme="majorHAnsi" w:hAnsiTheme="majorHAnsi"/>
        </w:rPr>
        <w:tab/>
        <w:t>-34   0  10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0.033</w:t>
      </w:r>
      <w:r w:rsidRPr="00E43AA0">
        <w:rPr>
          <w:rFonts w:asciiTheme="majorHAnsi" w:hAnsiTheme="majorHAnsi"/>
        </w:rPr>
        <w:tab/>
        <w:t xml:space="preserve">  4.33</w:t>
      </w:r>
      <w:r w:rsidRPr="00E43AA0">
        <w:rPr>
          <w:rFonts w:asciiTheme="majorHAnsi" w:hAnsiTheme="majorHAnsi"/>
        </w:rPr>
        <w:tab/>
        <w:t xml:space="preserve"> 3.51</w:t>
      </w:r>
      <w:r w:rsidRPr="00E43AA0">
        <w:rPr>
          <w:rFonts w:asciiTheme="majorHAnsi" w:hAnsiTheme="majorHAnsi"/>
        </w:rPr>
        <w:tab/>
        <w:t>0.000</w:t>
      </w:r>
      <w:r w:rsidRPr="00E43AA0">
        <w:rPr>
          <w:rFonts w:asciiTheme="majorHAnsi" w:hAnsiTheme="majorHAnsi"/>
        </w:rPr>
        <w:tab/>
        <w:t>-30 -16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0.035</w:t>
      </w:r>
      <w:r w:rsidRPr="00E43AA0">
        <w:rPr>
          <w:rFonts w:asciiTheme="majorHAnsi" w:hAnsiTheme="majorHAnsi"/>
        </w:rPr>
        <w:tab/>
        <w:t xml:space="preserve">  4.21</w:t>
      </w:r>
      <w:r w:rsidRPr="00E43AA0">
        <w:rPr>
          <w:rFonts w:asciiTheme="majorHAnsi" w:hAnsiTheme="majorHAnsi"/>
        </w:rPr>
        <w:tab/>
        <w:t xml:space="preserve"> 3.44</w:t>
      </w:r>
      <w:r w:rsidRPr="00E43AA0">
        <w:rPr>
          <w:rFonts w:asciiTheme="majorHAnsi" w:hAnsiTheme="majorHAnsi"/>
        </w:rPr>
        <w:tab/>
        <w:t>0.000</w:t>
      </w:r>
      <w:r w:rsidRPr="00E43AA0">
        <w:rPr>
          <w:rFonts w:asciiTheme="majorHAnsi" w:hAnsiTheme="majorHAnsi"/>
        </w:rPr>
        <w:tab/>
        <w:t>-34  -8  -2</w:t>
      </w:r>
      <w:r w:rsidRPr="00E43AA0">
        <w:rPr>
          <w:rFonts w:asciiTheme="majorHAnsi" w:hAnsiTheme="majorHAnsi"/>
        </w:rPr>
        <w:tab/>
        <w:t>left putamen</w:t>
      </w:r>
    </w:p>
    <w:p w:rsidR="008F4FD2" w:rsidRPr="00E43AA0" w:rsidRDefault="008F4FD2" w:rsidP="008F4FD2">
      <w:pPr>
        <w:rPr>
          <w:rFonts w:asciiTheme="majorHAnsi" w:hAnsiTheme="majorHAnsi"/>
        </w:rPr>
      </w:pPr>
      <w:r w:rsidRPr="00E43AA0">
        <w:rPr>
          <w:rFonts w:asciiTheme="majorHAnsi" w:hAnsiTheme="majorHAnsi"/>
        </w:rPr>
        <w:t>0.006</w:t>
      </w:r>
      <w:r w:rsidRPr="00E43AA0">
        <w:rPr>
          <w:rFonts w:asciiTheme="majorHAnsi" w:hAnsiTheme="majorHAnsi"/>
        </w:rPr>
        <w:tab/>
        <w:t>30</w:t>
      </w:r>
      <w:r w:rsidRPr="00E43AA0">
        <w:rPr>
          <w:rFonts w:asciiTheme="majorHAnsi" w:hAnsiTheme="majorHAnsi"/>
        </w:rPr>
        <w:tab/>
        <w:t>0.025</w:t>
      </w:r>
      <w:r w:rsidRPr="00E43AA0">
        <w:rPr>
          <w:rFonts w:asciiTheme="majorHAnsi" w:hAnsiTheme="majorHAnsi"/>
        </w:rPr>
        <w:tab/>
        <w:t xml:space="preserve">  5.02</w:t>
      </w:r>
      <w:r w:rsidRPr="00E43AA0">
        <w:rPr>
          <w:rFonts w:asciiTheme="majorHAnsi" w:hAnsiTheme="majorHAnsi"/>
        </w:rPr>
        <w:tab/>
        <w:t xml:space="preserve"> 3.88</w:t>
      </w:r>
      <w:r w:rsidRPr="00E43AA0">
        <w:rPr>
          <w:rFonts w:asciiTheme="majorHAnsi" w:hAnsiTheme="majorHAnsi"/>
        </w:rPr>
        <w:tab/>
        <w:t>0.000</w:t>
      </w:r>
      <w:r w:rsidRPr="00E43AA0">
        <w:rPr>
          <w:rFonts w:asciiTheme="majorHAnsi" w:hAnsiTheme="majorHAnsi"/>
        </w:rPr>
        <w:tab/>
        <w:t>-14 -44  66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0.037</w:t>
      </w:r>
      <w:r w:rsidRPr="00E43AA0">
        <w:rPr>
          <w:rFonts w:asciiTheme="majorHAnsi" w:hAnsiTheme="majorHAnsi"/>
        </w:rPr>
        <w:tab/>
        <w:t xml:space="preserve">  4.07</w:t>
      </w:r>
      <w:r w:rsidRPr="00E43AA0">
        <w:rPr>
          <w:rFonts w:asciiTheme="majorHAnsi" w:hAnsiTheme="majorHAnsi"/>
        </w:rPr>
        <w:tab/>
        <w:t xml:space="preserve"> 3.35</w:t>
      </w:r>
      <w:r w:rsidRPr="00E43AA0">
        <w:rPr>
          <w:rFonts w:asciiTheme="majorHAnsi" w:hAnsiTheme="majorHAnsi"/>
        </w:rPr>
        <w:tab/>
        <w:t>0.000</w:t>
      </w:r>
      <w:r w:rsidRPr="00E43AA0">
        <w:rPr>
          <w:rFonts w:asciiTheme="majorHAnsi" w:hAnsiTheme="majorHAnsi"/>
        </w:rPr>
        <w:tab/>
        <w:t>-22 -48  58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0.084</w:t>
      </w:r>
      <w:r w:rsidRPr="00E43AA0">
        <w:rPr>
          <w:rFonts w:asciiTheme="majorHAnsi" w:hAnsiTheme="majorHAnsi"/>
        </w:rPr>
        <w:tab/>
        <w:t>15</w:t>
      </w:r>
      <w:r w:rsidRPr="00E43AA0">
        <w:rPr>
          <w:rFonts w:asciiTheme="majorHAnsi" w:hAnsiTheme="majorHAnsi"/>
        </w:rPr>
        <w:tab/>
        <w:t>0.025</w:t>
      </w:r>
      <w:r w:rsidRPr="00E43AA0">
        <w:rPr>
          <w:rFonts w:asciiTheme="majorHAnsi" w:hAnsiTheme="majorHAnsi"/>
        </w:rPr>
        <w:tab/>
        <w:t xml:space="preserve">  4.94</w:t>
      </w:r>
      <w:r w:rsidRPr="00E43AA0">
        <w:rPr>
          <w:rFonts w:asciiTheme="majorHAnsi" w:hAnsiTheme="majorHAnsi"/>
        </w:rPr>
        <w:tab/>
        <w:t xml:space="preserve"> 3.84</w:t>
      </w:r>
      <w:r w:rsidRPr="00E43AA0">
        <w:rPr>
          <w:rFonts w:asciiTheme="majorHAnsi" w:hAnsiTheme="majorHAnsi"/>
        </w:rPr>
        <w:tab/>
        <w:t>0.000</w:t>
      </w:r>
      <w:r w:rsidRPr="00E43AA0">
        <w:rPr>
          <w:rFonts w:asciiTheme="majorHAnsi" w:hAnsiTheme="majorHAnsi"/>
        </w:rPr>
        <w:tab/>
        <w:t xml:space="preserve"> 26 -40 -22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4.59</w:t>
      </w:r>
      <w:r w:rsidRPr="00E43AA0">
        <w:rPr>
          <w:rFonts w:asciiTheme="majorHAnsi" w:hAnsiTheme="majorHAnsi"/>
        </w:rPr>
        <w:tab/>
        <w:t xml:space="preserve"> 3.65</w:t>
      </w:r>
      <w:r w:rsidRPr="00E43AA0">
        <w:rPr>
          <w:rFonts w:asciiTheme="majorHAnsi" w:hAnsiTheme="majorHAnsi"/>
        </w:rPr>
        <w:tab/>
        <w:t>0.000</w:t>
      </w:r>
      <w:r w:rsidRPr="00E43AA0">
        <w:rPr>
          <w:rFonts w:asciiTheme="majorHAnsi" w:hAnsiTheme="majorHAnsi"/>
        </w:rPr>
        <w:tab/>
        <w:t xml:space="preserve"> 34 -48 -10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73</w:t>
      </w:r>
      <w:r w:rsidRPr="00E43AA0">
        <w:rPr>
          <w:rFonts w:asciiTheme="majorHAnsi" w:hAnsiTheme="majorHAnsi"/>
        </w:rPr>
        <w:tab/>
        <w:t>0.027</w:t>
      </w:r>
      <w:r w:rsidRPr="00E43AA0">
        <w:rPr>
          <w:rFonts w:asciiTheme="majorHAnsi" w:hAnsiTheme="majorHAnsi"/>
        </w:rPr>
        <w:tab/>
        <w:t xml:space="preserve">  4.83</w:t>
      </w:r>
      <w:r w:rsidRPr="00E43AA0">
        <w:rPr>
          <w:rFonts w:asciiTheme="majorHAnsi" w:hAnsiTheme="majorHAnsi"/>
        </w:rPr>
        <w:tab/>
        <w:t xml:space="preserve"> 3.78</w:t>
      </w:r>
      <w:r w:rsidRPr="00E43AA0">
        <w:rPr>
          <w:rFonts w:asciiTheme="majorHAnsi" w:hAnsiTheme="majorHAnsi"/>
        </w:rPr>
        <w:tab/>
        <w:t>0.000</w:t>
      </w:r>
      <w:r w:rsidRPr="00E43AA0">
        <w:rPr>
          <w:rFonts w:asciiTheme="majorHAnsi" w:hAnsiTheme="majorHAnsi"/>
        </w:rPr>
        <w:tab/>
        <w:t>-14  48  -2</w:t>
      </w:r>
      <w:r w:rsidRPr="00E43AA0">
        <w:rPr>
          <w:rFonts w:asciiTheme="majorHAnsi" w:hAnsiTheme="majorHAnsi"/>
        </w:rPr>
        <w:tab/>
        <w:t>VMPFC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0.032</w:t>
      </w:r>
      <w:r w:rsidRPr="00E43AA0">
        <w:rPr>
          <w:rFonts w:asciiTheme="majorHAnsi" w:hAnsiTheme="majorHAnsi"/>
        </w:rPr>
        <w:tab/>
        <w:t xml:space="preserve">  4.43</w:t>
      </w:r>
      <w:r w:rsidRPr="00E43AA0">
        <w:rPr>
          <w:rFonts w:asciiTheme="majorHAnsi" w:hAnsiTheme="majorHAnsi"/>
        </w:rPr>
        <w:tab/>
        <w:t xml:space="preserve"> 3.56</w:t>
      </w:r>
      <w:r w:rsidRPr="00E43AA0">
        <w:rPr>
          <w:rFonts w:asciiTheme="majorHAnsi" w:hAnsiTheme="majorHAnsi"/>
        </w:rPr>
        <w:tab/>
        <w:t>0.000</w:t>
      </w:r>
      <w:r w:rsidRPr="00E43AA0">
        <w:rPr>
          <w:rFonts w:asciiTheme="majorHAnsi" w:hAnsiTheme="majorHAnsi"/>
        </w:rPr>
        <w:tab/>
        <w:t xml:space="preserve">  6  56  14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0.033</w:t>
      </w:r>
      <w:r w:rsidRPr="00E43AA0">
        <w:rPr>
          <w:rFonts w:asciiTheme="majorHAnsi" w:hAnsiTheme="majorHAnsi"/>
        </w:rPr>
        <w:tab/>
        <w:t xml:space="preserve">  4.35</w:t>
      </w:r>
      <w:r w:rsidRPr="00E43AA0">
        <w:rPr>
          <w:rFonts w:asciiTheme="majorHAnsi" w:hAnsiTheme="majorHAnsi"/>
        </w:rPr>
        <w:tab/>
        <w:t xml:space="preserve"> 3.52</w:t>
      </w:r>
      <w:r w:rsidRPr="00E43AA0">
        <w:rPr>
          <w:rFonts w:asciiTheme="majorHAnsi" w:hAnsiTheme="majorHAnsi"/>
        </w:rPr>
        <w:tab/>
        <w:t>0.000</w:t>
      </w:r>
      <w:r w:rsidRPr="00E43AA0">
        <w:rPr>
          <w:rFonts w:asciiTheme="majorHAnsi" w:hAnsiTheme="majorHAnsi"/>
        </w:rPr>
        <w:tab/>
        <w:t xml:space="preserve"> -6  56  18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0.005</w:t>
      </w:r>
      <w:r w:rsidRPr="00E43AA0">
        <w:rPr>
          <w:rFonts w:asciiTheme="majorHAnsi" w:hAnsiTheme="majorHAnsi"/>
        </w:rPr>
        <w:tab/>
        <w:t>31</w:t>
      </w:r>
      <w:r w:rsidRPr="00E43AA0">
        <w:rPr>
          <w:rFonts w:asciiTheme="majorHAnsi" w:hAnsiTheme="majorHAnsi"/>
        </w:rPr>
        <w:tab/>
        <w:t>0.029</w:t>
      </w:r>
      <w:r w:rsidRPr="00E43AA0">
        <w:rPr>
          <w:rFonts w:asciiTheme="majorHAnsi" w:hAnsiTheme="majorHAnsi"/>
        </w:rPr>
        <w:tab/>
        <w:t xml:space="preserve">  4.75</w:t>
      </w:r>
      <w:r w:rsidRPr="00E43AA0">
        <w:rPr>
          <w:rFonts w:asciiTheme="majorHAnsi" w:hAnsiTheme="majorHAnsi"/>
        </w:rPr>
        <w:tab/>
        <w:t xml:space="preserve"> 3.74</w:t>
      </w:r>
      <w:r w:rsidRPr="00E43AA0">
        <w:rPr>
          <w:rFonts w:asciiTheme="majorHAnsi" w:hAnsiTheme="majorHAnsi"/>
        </w:rPr>
        <w:tab/>
        <w:t>0.000</w:t>
      </w:r>
      <w:r w:rsidRPr="00E43AA0">
        <w:rPr>
          <w:rFonts w:asciiTheme="majorHAnsi" w:hAnsiTheme="majorHAnsi"/>
        </w:rPr>
        <w:tab/>
        <w:t>-18 -44 -18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0.032</w:t>
      </w:r>
      <w:r w:rsidRPr="00E43AA0">
        <w:rPr>
          <w:rFonts w:asciiTheme="majorHAnsi" w:hAnsiTheme="majorHAnsi"/>
        </w:rPr>
        <w:tab/>
        <w:t xml:space="preserve">  4.39</w:t>
      </w:r>
      <w:r w:rsidRPr="00E43AA0">
        <w:rPr>
          <w:rFonts w:asciiTheme="majorHAnsi" w:hAnsiTheme="majorHAnsi"/>
        </w:rPr>
        <w:tab/>
        <w:t xml:space="preserve"> 3.54</w:t>
      </w:r>
      <w:r w:rsidRPr="00E43AA0">
        <w:rPr>
          <w:rFonts w:asciiTheme="majorHAnsi" w:hAnsiTheme="majorHAnsi"/>
        </w:rPr>
        <w:tab/>
        <w:t>0.000</w:t>
      </w:r>
      <w:r w:rsidRPr="00E43AA0">
        <w:rPr>
          <w:rFonts w:asciiTheme="majorHAnsi" w:hAnsiTheme="majorHAnsi"/>
        </w:rPr>
        <w:tab/>
        <w:t>-26 -40 -22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0.035</w:t>
      </w:r>
      <w:r w:rsidRPr="00E43AA0">
        <w:rPr>
          <w:rFonts w:asciiTheme="majorHAnsi" w:hAnsiTheme="majorHAnsi"/>
        </w:rPr>
        <w:tab/>
        <w:t xml:space="preserve">  4.22</w:t>
      </w:r>
      <w:r w:rsidRPr="00E43AA0">
        <w:rPr>
          <w:rFonts w:asciiTheme="majorHAnsi" w:hAnsiTheme="majorHAnsi"/>
        </w:rPr>
        <w:tab/>
        <w:t xml:space="preserve"> 3.44</w:t>
      </w:r>
      <w:r w:rsidRPr="00E43AA0">
        <w:rPr>
          <w:rFonts w:asciiTheme="majorHAnsi" w:hAnsiTheme="majorHAnsi"/>
        </w:rPr>
        <w:tab/>
        <w:t>0.000</w:t>
      </w:r>
      <w:r w:rsidRPr="00E43AA0">
        <w:rPr>
          <w:rFonts w:asciiTheme="majorHAnsi" w:hAnsiTheme="majorHAnsi"/>
        </w:rPr>
        <w:tab/>
        <w:t>-26 -36 -10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w:t>
      </w:r>
    </w:p>
    <w:p w:rsidR="00B36B78" w:rsidRPr="00E43AA0" w:rsidRDefault="00B36B78" w:rsidP="00B36B78">
      <w:pPr>
        <w:numPr>
          <w:ins w:id="2110" w:author="Jan Balaguer" w:date="2014-04-22T18:34:00Z"/>
        </w:numPr>
        <w:rPr>
          <w:ins w:id="2111" w:author="Jan Balaguer" w:date="2014-04-22T18:34:00Z"/>
          <w:rFonts w:asciiTheme="majorHAnsi" w:hAnsiTheme="majorHAnsi"/>
        </w:rPr>
      </w:pPr>
      <w:ins w:id="2112" w:author="Jan Balaguer" w:date="2014-04-22T18:34:00Z">
        <w:r>
          <w:rPr>
            <w:rFonts w:asciiTheme="majorHAnsi" w:hAnsiTheme="majorHAnsi"/>
          </w:rPr>
          <w:br w:type="column"/>
        </w:r>
        <w:r>
          <w:rPr>
            <w:rFonts w:asciiTheme="majorHAnsi" w:hAnsiTheme="majorHAnsi"/>
            <w:b/>
          </w:rPr>
          <w:t>Table S</w:t>
        </w:r>
      </w:ins>
      <w:ins w:id="2113" w:author="Jan Balaguer" w:date="2014-04-30T14:14:00Z">
        <w:r w:rsidR="00391198">
          <w:rPr>
            <w:rFonts w:asciiTheme="majorHAnsi" w:hAnsiTheme="majorHAnsi"/>
            <w:b/>
          </w:rPr>
          <w:t>3</w:t>
        </w:r>
      </w:ins>
      <w:ins w:id="2114" w:author="Jan Balaguer" w:date="2014-04-22T18:34:00Z">
        <w:r w:rsidRPr="00E43AA0">
          <w:rPr>
            <w:rFonts w:asciiTheme="majorHAnsi" w:hAnsiTheme="majorHAnsi"/>
            <w:b/>
          </w:rPr>
          <w:t>.</w:t>
        </w:r>
        <w:r w:rsidRPr="00E43AA0">
          <w:rPr>
            <w:rFonts w:asciiTheme="majorHAnsi" w:hAnsiTheme="majorHAnsi"/>
          </w:rPr>
          <w:t xml:space="preserve"> </w:t>
        </w:r>
      </w:ins>
      <w:ins w:id="2115" w:author="Jan Balaguer" w:date="2014-04-22T18:35:00Z">
        <w:r>
          <w:rPr>
            <w:rFonts w:asciiTheme="majorHAnsi" w:hAnsiTheme="majorHAnsi"/>
          </w:rPr>
          <w:t>BIC scores for models</w:t>
        </w:r>
      </w:ins>
      <w:ins w:id="2116" w:author="Jan Balaguer" w:date="2014-04-22T18:34:00Z">
        <w:r w:rsidRPr="00E43AA0">
          <w:rPr>
            <w:rFonts w:asciiTheme="majorHAnsi" w:hAnsiTheme="majorHAnsi"/>
          </w:rPr>
          <w:t>.</w:t>
        </w:r>
      </w:ins>
    </w:p>
    <w:p w:rsidR="00B36B78" w:rsidRDefault="00B36B78" w:rsidP="00B36B78">
      <w:pPr>
        <w:numPr>
          <w:ins w:id="2117" w:author="Jan Balaguer" w:date="2014-04-22T18:44:00Z"/>
        </w:numPr>
        <w:rPr>
          <w:ins w:id="2118" w:author="Jan Balaguer" w:date="2014-04-22T18:44:00Z"/>
          <w:rFonts w:asciiTheme="majorHAnsi" w:hAnsiTheme="majorHAnsi"/>
        </w:rPr>
      </w:pPr>
    </w:p>
    <w:p w:rsidR="00B36B78" w:rsidRDefault="00B36B78" w:rsidP="00B36B78">
      <w:pPr>
        <w:numPr>
          <w:ins w:id="2119" w:author="Jan Balaguer" w:date="2014-04-22T18:35:00Z"/>
        </w:numPr>
        <w:rPr>
          <w:ins w:id="2120" w:author="Jan Balaguer" w:date="2014-04-22T18:35:00Z"/>
          <w:rFonts w:asciiTheme="majorHAnsi" w:hAnsiTheme="majorHAnsi"/>
        </w:rPr>
      </w:pPr>
      <w:ins w:id="2121" w:author="Jan Balaguer" w:date="2014-04-22T18:44:00Z">
        <w:r>
          <w:rPr>
            <w:rFonts w:asciiTheme="majorHAnsi" w:hAnsiTheme="majorHAnsi"/>
          </w:rPr>
          <w:t>Fittings</w:t>
        </w:r>
      </w:ins>
      <w:ins w:id="2122" w:author="Jan Balaguer" w:date="2014-04-22T18:47:00Z">
        <w:r w:rsidR="001D05E7">
          <w:rPr>
            <w:rFonts w:asciiTheme="majorHAnsi" w:hAnsiTheme="majorHAnsi"/>
          </w:rPr>
          <w:t xml:space="preserve"> (even blocks)</w:t>
        </w:r>
      </w:ins>
    </w:p>
    <w:tbl>
      <w:tblPr>
        <w:tblStyle w:val="TableGrid"/>
        <w:tblW w:w="0" w:type="auto"/>
        <w:tblLook w:val="00BF"/>
      </w:tblPr>
      <w:tblGrid>
        <w:gridCol w:w="3085"/>
        <w:gridCol w:w="1157"/>
        <w:gridCol w:w="885"/>
      </w:tblGrid>
      <w:tr w:rsidR="00B36B78">
        <w:trPr>
          <w:ins w:id="2123" w:author="Jan Balaguer" w:date="2014-04-22T18:35:00Z"/>
        </w:trPr>
        <w:tc>
          <w:tcPr>
            <w:tcW w:w="3085" w:type="dxa"/>
          </w:tcPr>
          <w:p w:rsidR="00B36B78" w:rsidRDefault="00B36B78" w:rsidP="00B36B78">
            <w:pPr>
              <w:numPr>
                <w:ins w:id="2124" w:author="Jan Balaguer" w:date="2014-04-22T18:34:00Z"/>
              </w:numPr>
              <w:rPr>
                <w:ins w:id="2125" w:author="Jan Balaguer" w:date="2014-04-22T18:35:00Z"/>
                <w:rFonts w:asciiTheme="majorHAnsi" w:hAnsiTheme="majorHAnsi"/>
              </w:rPr>
            </w:pPr>
          </w:p>
        </w:tc>
        <w:tc>
          <w:tcPr>
            <w:tcW w:w="1157" w:type="dxa"/>
          </w:tcPr>
          <w:p w:rsidR="00B36B78" w:rsidRPr="00B36B78" w:rsidRDefault="008F150F" w:rsidP="00B36B78">
            <w:pPr>
              <w:numPr>
                <w:ins w:id="2126" w:author="Jan Balaguer" w:date="2014-04-22T18:34:00Z"/>
              </w:numPr>
              <w:rPr>
                <w:ins w:id="2127" w:author="Jan Balaguer" w:date="2014-04-22T18:35:00Z"/>
                <w:rFonts w:asciiTheme="majorHAnsi" w:hAnsiTheme="majorHAnsi"/>
                <w:b/>
                <w:rPrChange w:id="2128" w:author="Jan Balaguer" w:date="2014-04-22T18:46:00Z">
                  <w:rPr>
                    <w:ins w:id="2129" w:author="Jan Balaguer" w:date="2014-04-22T18:35:00Z"/>
                    <w:rFonts w:asciiTheme="majorHAnsi" w:hAnsiTheme="majorHAnsi"/>
                  </w:rPr>
                </w:rPrChange>
              </w:rPr>
            </w:pPr>
            <w:ins w:id="2130" w:author="Jan Balaguer" w:date="2014-04-22T18:35:00Z">
              <w:r w:rsidRPr="008F150F">
                <w:rPr>
                  <w:rFonts w:asciiTheme="majorHAnsi" w:hAnsiTheme="majorHAnsi"/>
                  <w:b/>
                  <w:rPrChange w:id="2131" w:author="Jan Balaguer" w:date="2014-04-22T18:46:00Z">
                    <w:rPr>
                      <w:rFonts w:asciiTheme="majorHAnsi" w:hAnsiTheme="majorHAnsi"/>
                    </w:rPr>
                  </w:rPrChange>
                </w:rPr>
                <w:t>familiar</w:t>
              </w:r>
            </w:ins>
          </w:p>
        </w:tc>
        <w:tc>
          <w:tcPr>
            <w:tcW w:w="885" w:type="dxa"/>
          </w:tcPr>
          <w:p w:rsidR="00B36B78" w:rsidRPr="00B36B78" w:rsidRDefault="008F150F" w:rsidP="00B36B78">
            <w:pPr>
              <w:numPr>
                <w:ins w:id="2132" w:author="Jan Balaguer" w:date="2014-04-22T18:34:00Z"/>
              </w:numPr>
              <w:rPr>
                <w:ins w:id="2133" w:author="Jan Balaguer" w:date="2014-04-22T18:35:00Z"/>
                <w:rFonts w:asciiTheme="majorHAnsi" w:hAnsiTheme="majorHAnsi"/>
                <w:b/>
                <w:rPrChange w:id="2134" w:author="Jan Balaguer" w:date="2014-04-22T18:46:00Z">
                  <w:rPr>
                    <w:ins w:id="2135" w:author="Jan Balaguer" w:date="2014-04-22T18:35:00Z"/>
                    <w:rFonts w:asciiTheme="majorHAnsi" w:hAnsiTheme="majorHAnsi"/>
                  </w:rPr>
                </w:rPrChange>
              </w:rPr>
            </w:pPr>
            <w:ins w:id="2136" w:author="Jan Balaguer" w:date="2014-04-22T18:35:00Z">
              <w:r w:rsidRPr="008F150F">
                <w:rPr>
                  <w:rFonts w:asciiTheme="majorHAnsi" w:hAnsiTheme="majorHAnsi"/>
                  <w:b/>
                  <w:rPrChange w:id="2137" w:author="Jan Balaguer" w:date="2014-04-22T18:46:00Z">
                    <w:rPr>
                      <w:rFonts w:asciiTheme="majorHAnsi" w:hAnsiTheme="majorHAnsi"/>
                    </w:rPr>
                  </w:rPrChange>
                </w:rPr>
                <w:t>novel</w:t>
              </w:r>
            </w:ins>
          </w:p>
        </w:tc>
      </w:tr>
      <w:tr w:rsidR="00B36B78">
        <w:trPr>
          <w:ins w:id="2138" w:author="Jan Balaguer" w:date="2014-04-22T18:35:00Z"/>
        </w:trPr>
        <w:tc>
          <w:tcPr>
            <w:tcW w:w="3085" w:type="dxa"/>
          </w:tcPr>
          <w:p w:rsidR="00B36B78" w:rsidRPr="00B36B78" w:rsidRDefault="00B45019" w:rsidP="00B36B78">
            <w:pPr>
              <w:numPr>
                <w:ins w:id="2139" w:author="Jan Balaguer" w:date="2014-04-22T18:34:00Z"/>
              </w:numPr>
              <w:rPr>
                <w:ins w:id="2140" w:author="Jan Balaguer" w:date="2014-04-22T18:35:00Z"/>
                <w:rFonts w:asciiTheme="majorHAnsi" w:hAnsiTheme="majorHAnsi"/>
                <w:b/>
                <w:rPrChange w:id="2141" w:author="Jan Balaguer" w:date="2014-04-22T18:47:00Z">
                  <w:rPr>
                    <w:ins w:id="2142" w:author="Jan Balaguer" w:date="2014-04-22T18:35:00Z"/>
                    <w:rFonts w:asciiTheme="majorHAnsi" w:hAnsiTheme="majorHAnsi"/>
                  </w:rPr>
                </w:rPrChange>
              </w:rPr>
            </w:pPr>
            <w:ins w:id="2143" w:author="Jan Balaguer" w:date="2014-04-30T14:03:00Z">
              <w:r>
                <w:rPr>
                  <w:rFonts w:asciiTheme="majorHAnsi" w:hAnsiTheme="majorHAnsi"/>
                  <w:b/>
                </w:rPr>
                <w:t>HB</w:t>
              </w:r>
            </w:ins>
            <w:ins w:id="2144" w:author="Jan Balaguer" w:date="2014-04-22T18:43:00Z">
              <w:r w:rsidR="00EC3723">
                <w:rPr>
                  <w:rFonts w:asciiTheme="majorHAnsi" w:hAnsiTheme="majorHAnsi"/>
                  <w:b/>
                </w:rPr>
                <w:t xml:space="preserve"> m</w:t>
              </w:r>
              <w:r w:rsidR="008F150F" w:rsidRPr="008F150F">
                <w:rPr>
                  <w:rFonts w:asciiTheme="majorHAnsi" w:hAnsiTheme="majorHAnsi"/>
                  <w:b/>
                  <w:rPrChange w:id="2145" w:author="Jan Balaguer" w:date="2014-04-22T18:47:00Z">
                    <w:rPr>
                      <w:rFonts w:asciiTheme="majorHAnsi" w:hAnsiTheme="majorHAnsi"/>
                    </w:rPr>
                  </w:rPrChange>
                </w:rPr>
                <w:t>odel</w:t>
              </w:r>
            </w:ins>
          </w:p>
        </w:tc>
        <w:tc>
          <w:tcPr>
            <w:tcW w:w="1157" w:type="dxa"/>
          </w:tcPr>
          <w:p w:rsidR="00B36B78" w:rsidRDefault="00B36B78" w:rsidP="00B36B78">
            <w:pPr>
              <w:numPr>
                <w:ins w:id="2146" w:author="Jan Balaguer" w:date="2014-04-22T18:34:00Z"/>
              </w:numPr>
              <w:rPr>
                <w:ins w:id="2147" w:author="Jan Balaguer" w:date="2014-04-22T18:35:00Z"/>
                <w:rFonts w:asciiTheme="majorHAnsi" w:hAnsiTheme="majorHAnsi"/>
              </w:rPr>
            </w:pPr>
            <w:ins w:id="2148" w:author="Jan Balaguer" w:date="2014-04-22T18:43:00Z">
              <w:r w:rsidRPr="00B36B78">
                <w:rPr>
                  <w:rFonts w:asciiTheme="majorHAnsi" w:hAnsiTheme="majorHAnsi"/>
                </w:rPr>
                <w:t>378.53</w:t>
              </w:r>
            </w:ins>
          </w:p>
        </w:tc>
        <w:tc>
          <w:tcPr>
            <w:tcW w:w="885" w:type="dxa"/>
          </w:tcPr>
          <w:p w:rsidR="00B36B78" w:rsidRDefault="00B36B78" w:rsidP="00B36B78">
            <w:pPr>
              <w:numPr>
                <w:ins w:id="2149" w:author="Jan Balaguer" w:date="2014-04-22T18:34:00Z"/>
              </w:numPr>
              <w:rPr>
                <w:ins w:id="2150" w:author="Jan Balaguer" w:date="2014-04-22T18:35:00Z"/>
                <w:rFonts w:asciiTheme="majorHAnsi" w:hAnsiTheme="majorHAnsi"/>
              </w:rPr>
            </w:pPr>
            <w:ins w:id="2151" w:author="Jan Balaguer" w:date="2014-04-22T18:43:00Z">
              <w:r w:rsidRPr="00B36B78">
                <w:rPr>
                  <w:rFonts w:asciiTheme="majorHAnsi" w:hAnsiTheme="majorHAnsi"/>
                </w:rPr>
                <w:t>633.59</w:t>
              </w:r>
            </w:ins>
          </w:p>
        </w:tc>
      </w:tr>
      <w:tr w:rsidR="00B36B78">
        <w:trPr>
          <w:ins w:id="2152" w:author="Jan Balaguer" w:date="2014-04-22T18:35:00Z"/>
        </w:trPr>
        <w:tc>
          <w:tcPr>
            <w:tcW w:w="3085" w:type="dxa"/>
          </w:tcPr>
          <w:p w:rsidR="00B36B78" w:rsidRPr="00B36B78" w:rsidRDefault="00B45019" w:rsidP="00B36B78">
            <w:pPr>
              <w:numPr>
                <w:ins w:id="2153" w:author="Jan Balaguer" w:date="2014-04-22T18:34:00Z"/>
              </w:numPr>
              <w:rPr>
                <w:ins w:id="2154" w:author="Jan Balaguer" w:date="2014-04-22T18:35:00Z"/>
                <w:rFonts w:asciiTheme="majorHAnsi" w:hAnsiTheme="majorHAnsi"/>
                <w:b/>
                <w:rPrChange w:id="2155" w:author="Jan Balaguer" w:date="2014-04-22T18:47:00Z">
                  <w:rPr>
                    <w:ins w:id="2156" w:author="Jan Balaguer" w:date="2014-04-22T18:35:00Z"/>
                    <w:rFonts w:asciiTheme="majorHAnsi" w:hAnsiTheme="majorHAnsi"/>
                  </w:rPr>
                </w:rPrChange>
              </w:rPr>
            </w:pPr>
            <w:ins w:id="2157" w:author="Jan Balaguer" w:date="2014-04-30T14:04:00Z">
              <w:r>
                <w:rPr>
                  <w:rFonts w:asciiTheme="majorHAnsi" w:hAnsiTheme="majorHAnsi"/>
                  <w:b/>
                </w:rPr>
                <w:t>VF model</w:t>
              </w:r>
            </w:ins>
          </w:p>
        </w:tc>
        <w:tc>
          <w:tcPr>
            <w:tcW w:w="1157" w:type="dxa"/>
          </w:tcPr>
          <w:p w:rsidR="00B36B78" w:rsidRDefault="00B36B78" w:rsidP="00B36B78">
            <w:pPr>
              <w:numPr>
                <w:ins w:id="2158" w:author="Jan Balaguer" w:date="2014-04-22T18:34:00Z"/>
              </w:numPr>
              <w:rPr>
                <w:ins w:id="2159" w:author="Jan Balaguer" w:date="2014-04-22T18:35:00Z"/>
                <w:rFonts w:asciiTheme="majorHAnsi" w:hAnsiTheme="majorHAnsi"/>
              </w:rPr>
            </w:pPr>
            <w:ins w:id="2160" w:author="Jan Balaguer" w:date="2014-04-22T18:43:00Z">
              <w:r w:rsidRPr="00B36B78">
                <w:rPr>
                  <w:rFonts w:asciiTheme="majorHAnsi" w:hAnsiTheme="majorHAnsi"/>
                </w:rPr>
                <w:t>46.92</w:t>
              </w:r>
            </w:ins>
          </w:p>
        </w:tc>
        <w:tc>
          <w:tcPr>
            <w:tcW w:w="885" w:type="dxa"/>
          </w:tcPr>
          <w:p w:rsidR="00B36B78" w:rsidRDefault="00B36B78" w:rsidP="00B36B78">
            <w:pPr>
              <w:numPr>
                <w:ins w:id="2161" w:author="Jan Balaguer" w:date="2014-04-22T18:34:00Z"/>
              </w:numPr>
              <w:rPr>
                <w:ins w:id="2162" w:author="Jan Balaguer" w:date="2014-04-22T18:35:00Z"/>
                <w:rFonts w:asciiTheme="majorHAnsi" w:hAnsiTheme="majorHAnsi"/>
              </w:rPr>
            </w:pPr>
            <w:ins w:id="2163" w:author="Jan Balaguer" w:date="2014-04-22T18:43:00Z">
              <w:r w:rsidRPr="00B36B78">
                <w:rPr>
                  <w:rFonts w:asciiTheme="majorHAnsi" w:hAnsiTheme="majorHAnsi"/>
                </w:rPr>
                <w:t>41.42</w:t>
              </w:r>
            </w:ins>
          </w:p>
        </w:tc>
      </w:tr>
      <w:tr w:rsidR="00B36B78">
        <w:trPr>
          <w:ins w:id="2164" w:author="Jan Balaguer" w:date="2014-04-22T18:35:00Z"/>
        </w:trPr>
        <w:tc>
          <w:tcPr>
            <w:tcW w:w="3085" w:type="dxa"/>
          </w:tcPr>
          <w:p w:rsidR="00B36B78" w:rsidRPr="00B36B78" w:rsidRDefault="00B45019" w:rsidP="00B36B78">
            <w:pPr>
              <w:numPr>
                <w:ins w:id="2165" w:author="Jan Balaguer" w:date="2014-04-22T18:34:00Z"/>
              </w:numPr>
              <w:rPr>
                <w:ins w:id="2166" w:author="Jan Balaguer" w:date="2014-04-22T18:35:00Z"/>
                <w:rFonts w:asciiTheme="majorHAnsi" w:hAnsiTheme="majorHAnsi"/>
                <w:b/>
                <w:rPrChange w:id="2167" w:author="Jan Balaguer" w:date="2014-04-22T18:47:00Z">
                  <w:rPr>
                    <w:ins w:id="2168" w:author="Jan Balaguer" w:date="2014-04-22T18:35:00Z"/>
                    <w:rFonts w:asciiTheme="majorHAnsi" w:hAnsiTheme="majorHAnsi"/>
                  </w:rPr>
                </w:rPrChange>
              </w:rPr>
            </w:pPr>
            <w:ins w:id="2169" w:author="Jan Balaguer" w:date="2014-04-30T14:04:00Z">
              <w:r>
                <w:rPr>
                  <w:rFonts w:asciiTheme="majorHAnsi" w:hAnsiTheme="majorHAnsi"/>
                  <w:b/>
                </w:rPr>
                <w:t>CI model</w:t>
              </w:r>
            </w:ins>
          </w:p>
        </w:tc>
        <w:tc>
          <w:tcPr>
            <w:tcW w:w="1157" w:type="dxa"/>
          </w:tcPr>
          <w:p w:rsidR="00B36B78" w:rsidRDefault="00B36B78" w:rsidP="00B36B78">
            <w:pPr>
              <w:numPr>
                <w:ins w:id="2170" w:author="Jan Balaguer" w:date="2014-04-22T18:34:00Z"/>
              </w:numPr>
              <w:rPr>
                <w:ins w:id="2171" w:author="Jan Balaguer" w:date="2014-04-22T18:35:00Z"/>
                <w:rFonts w:asciiTheme="majorHAnsi" w:hAnsiTheme="majorHAnsi"/>
              </w:rPr>
            </w:pPr>
            <w:ins w:id="2172" w:author="Jan Balaguer" w:date="2014-04-22T18:44:00Z">
              <w:r w:rsidRPr="00B36B78">
                <w:rPr>
                  <w:rFonts w:asciiTheme="majorHAnsi" w:hAnsiTheme="majorHAnsi"/>
                </w:rPr>
                <w:t>56.16</w:t>
              </w:r>
            </w:ins>
          </w:p>
        </w:tc>
        <w:tc>
          <w:tcPr>
            <w:tcW w:w="885" w:type="dxa"/>
          </w:tcPr>
          <w:p w:rsidR="00B36B78" w:rsidRDefault="00B36B78" w:rsidP="00B36B78">
            <w:pPr>
              <w:numPr>
                <w:ins w:id="2173" w:author="Jan Balaguer" w:date="2014-04-22T18:34:00Z"/>
              </w:numPr>
              <w:rPr>
                <w:ins w:id="2174" w:author="Jan Balaguer" w:date="2014-04-22T18:35:00Z"/>
                <w:rFonts w:asciiTheme="majorHAnsi" w:hAnsiTheme="majorHAnsi"/>
              </w:rPr>
            </w:pPr>
            <w:ins w:id="2175" w:author="Jan Balaguer" w:date="2014-04-22T18:44:00Z">
              <w:r w:rsidRPr="00B36B78">
                <w:rPr>
                  <w:rFonts w:asciiTheme="majorHAnsi" w:hAnsiTheme="majorHAnsi"/>
                </w:rPr>
                <w:t>43.99</w:t>
              </w:r>
            </w:ins>
          </w:p>
        </w:tc>
      </w:tr>
    </w:tbl>
    <w:p w:rsidR="00B36B78" w:rsidRDefault="00B36B78" w:rsidP="00B36B78">
      <w:pPr>
        <w:numPr>
          <w:ins w:id="2176" w:author="Jan Balaguer" w:date="2014-04-22T18:44:00Z"/>
        </w:numPr>
        <w:rPr>
          <w:ins w:id="2177" w:author="Jan Balaguer" w:date="2014-04-22T18:44:00Z"/>
          <w:rFonts w:asciiTheme="majorHAnsi" w:hAnsiTheme="majorHAnsi"/>
        </w:rPr>
      </w:pPr>
    </w:p>
    <w:p w:rsidR="00B36B78" w:rsidRDefault="00B36B78" w:rsidP="00B36B78">
      <w:pPr>
        <w:numPr>
          <w:ins w:id="2178" w:author="Jan Balaguer" w:date="2014-04-22T18:44:00Z"/>
        </w:numPr>
        <w:rPr>
          <w:ins w:id="2179" w:author="Jan Balaguer" w:date="2014-04-22T18:44:00Z"/>
          <w:rFonts w:asciiTheme="majorHAnsi" w:hAnsiTheme="majorHAnsi"/>
        </w:rPr>
      </w:pPr>
      <w:ins w:id="2180" w:author="Jan Balaguer" w:date="2014-04-22T18:44:00Z">
        <w:r>
          <w:rPr>
            <w:rFonts w:asciiTheme="majorHAnsi" w:hAnsiTheme="majorHAnsi"/>
          </w:rPr>
          <w:t>Predictions</w:t>
        </w:r>
      </w:ins>
      <w:ins w:id="2181" w:author="Jan Balaguer" w:date="2014-04-22T18:47:00Z">
        <w:r w:rsidR="001D05E7">
          <w:rPr>
            <w:rFonts w:asciiTheme="majorHAnsi" w:hAnsiTheme="majorHAnsi"/>
          </w:rPr>
          <w:t xml:space="preserve"> (odd blocks)</w:t>
        </w:r>
      </w:ins>
    </w:p>
    <w:tbl>
      <w:tblPr>
        <w:tblStyle w:val="TableGrid"/>
        <w:tblW w:w="0" w:type="auto"/>
        <w:tblLook w:val="00BF"/>
      </w:tblPr>
      <w:tblGrid>
        <w:gridCol w:w="3085"/>
        <w:gridCol w:w="1134"/>
        <w:gridCol w:w="885"/>
      </w:tblGrid>
      <w:tr w:rsidR="00B36B78">
        <w:trPr>
          <w:ins w:id="2182" w:author="Jan Balaguer" w:date="2014-04-22T18:44:00Z"/>
        </w:trPr>
        <w:tc>
          <w:tcPr>
            <w:tcW w:w="3085" w:type="dxa"/>
          </w:tcPr>
          <w:p w:rsidR="00B36B78" w:rsidRDefault="00B36B78" w:rsidP="00B36B78">
            <w:pPr>
              <w:numPr>
                <w:ins w:id="2183" w:author="Jan Balaguer" w:date="2014-04-22T18:44:00Z"/>
              </w:numPr>
              <w:rPr>
                <w:ins w:id="2184" w:author="Jan Balaguer" w:date="2014-04-22T18:44:00Z"/>
                <w:rFonts w:asciiTheme="majorHAnsi" w:hAnsiTheme="majorHAnsi"/>
              </w:rPr>
            </w:pPr>
          </w:p>
        </w:tc>
        <w:tc>
          <w:tcPr>
            <w:tcW w:w="1134" w:type="dxa"/>
          </w:tcPr>
          <w:p w:rsidR="00B36B78" w:rsidRPr="00B36B78" w:rsidRDefault="008F150F" w:rsidP="00B36B78">
            <w:pPr>
              <w:numPr>
                <w:ins w:id="2185" w:author="Jan Balaguer" w:date="2014-04-22T18:44:00Z"/>
              </w:numPr>
              <w:rPr>
                <w:ins w:id="2186" w:author="Jan Balaguer" w:date="2014-04-22T18:44:00Z"/>
                <w:rFonts w:asciiTheme="majorHAnsi" w:hAnsiTheme="majorHAnsi"/>
                <w:b/>
                <w:rPrChange w:id="2187" w:author="Jan Balaguer" w:date="2014-04-22T18:46:00Z">
                  <w:rPr>
                    <w:ins w:id="2188" w:author="Jan Balaguer" w:date="2014-04-22T18:44:00Z"/>
                    <w:rFonts w:asciiTheme="majorHAnsi" w:hAnsiTheme="majorHAnsi"/>
                  </w:rPr>
                </w:rPrChange>
              </w:rPr>
            </w:pPr>
            <w:ins w:id="2189" w:author="Jan Balaguer" w:date="2014-04-22T18:44:00Z">
              <w:r w:rsidRPr="008F150F">
                <w:rPr>
                  <w:rFonts w:asciiTheme="majorHAnsi" w:hAnsiTheme="majorHAnsi"/>
                  <w:b/>
                  <w:rPrChange w:id="2190" w:author="Jan Balaguer" w:date="2014-04-22T18:46:00Z">
                    <w:rPr>
                      <w:rFonts w:asciiTheme="majorHAnsi" w:hAnsiTheme="majorHAnsi"/>
                    </w:rPr>
                  </w:rPrChange>
                </w:rPr>
                <w:t>familiar</w:t>
              </w:r>
            </w:ins>
          </w:p>
        </w:tc>
        <w:tc>
          <w:tcPr>
            <w:tcW w:w="885" w:type="dxa"/>
          </w:tcPr>
          <w:p w:rsidR="00B36B78" w:rsidRPr="00B36B78" w:rsidRDefault="008F150F" w:rsidP="00B36B78">
            <w:pPr>
              <w:numPr>
                <w:ins w:id="2191" w:author="Jan Balaguer" w:date="2014-04-22T18:44:00Z"/>
              </w:numPr>
              <w:rPr>
                <w:ins w:id="2192" w:author="Jan Balaguer" w:date="2014-04-22T18:44:00Z"/>
                <w:rFonts w:asciiTheme="majorHAnsi" w:hAnsiTheme="majorHAnsi"/>
                <w:b/>
                <w:rPrChange w:id="2193" w:author="Jan Balaguer" w:date="2014-04-22T18:46:00Z">
                  <w:rPr>
                    <w:ins w:id="2194" w:author="Jan Balaguer" w:date="2014-04-22T18:44:00Z"/>
                    <w:rFonts w:asciiTheme="majorHAnsi" w:hAnsiTheme="majorHAnsi"/>
                  </w:rPr>
                </w:rPrChange>
              </w:rPr>
            </w:pPr>
            <w:ins w:id="2195" w:author="Jan Balaguer" w:date="2014-04-22T18:44:00Z">
              <w:r w:rsidRPr="008F150F">
                <w:rPr>
                  <w:rFonts w:asciiTheme="majorHAnsi" w:hAnsiTheme="majorHAnsi"/>
                  <w:b/>
                  <w:rPrChange w:id="2196" w:author="Jan Balaguer" w:date="2014-04-22T18:46:00Z">
                    <w:rPr>
                      <w:rFonts w:asciiTheme="majorHAnsi" w:hAnsiTheme="majorHAnsi"/>
                    </w:rPr>
                  </w:rPrChange>
                </w:rPr>
                <w:t>novel</w:t>
              </w:r>
            </w:ins>
          </w:p>
        </w:tc>
      </w:tr>
      <w:tr w:rsidR="00B36B78">
        <w:trPr>
          <w:ins w:id="2197" w:author="Jan Balaguer" w:date="2014-04-22T18:44:00Z"/>
        </w:trPr>
        <w:tc>
          <w:tcPr>
            <w:tcW w:w="3085" w:type="dxa"/>
          </w:tcPr>
          <w:p w:rsidR="00B36B78" w:rsidRPr="00B36B78" w:rsidRDefault="00B45019" w:rsidP="00B36B78">
            <w:pPr>
              <w:numPr>
                <w:ins w:id="2198" w:author="Jan Balaguer" w:date="2014-04-22T18:44:00Z"/>
              </w:numPr>
              <w:rPr>
                <w:ins w:id="2199" w:author="Jan Balaguer" w:date="2014-04-22T18:44:00Z"/>
                <w:rFonts w:asciiTheme="majorHAnsi" w:hAnsiTheme="majorHAnsi"/>
                <w:b/>
                <w:rPrChange w:id="2200" w:author="Jan Balaguer" w:date="2014-04-22T18:47:00Z">
                  <w:rPr>
                    <w:ins w:id="2201" w:author="Jan Balaguer" w:date="2014-04-22T18:44:00Z"/>
                    <w:rFonts w:asciiTheme="majorHAnsi" w:hAnsiTheme="majorHAnsi"/>
                  </w:rPr>
                </w:rPrChange>
              </w:rPr>
            </w:pPr>
            <w:ins w:id="2202" w:author="Jan Balaguer" w:date="2014-04-30T14:04:00Z">
              <w:r>
                <w:rPr>
                  <w:rFonts w:asciiTheme="majorHAnsi" w:hAnsiTheme="majorHAnsi"/>
                  <w:b/>
                </w:rPr>
                <w:t>HB model</w:t>
              </w:r>
            </w:ins>
          </w:p>
        </w:tc>
        <w:tc>
          <w:tcPr>
            <w:tcW w:w="1134" w:type="dxa"/>
          </w:tcPr>
          <w:p w:rsidR="00B36B78" w:rsidRDefault="00B36B78" w:rsidP="00B36B78">
            <w:pPr>
              <w:numPr>
                <w:ins w:id="2203" w:author="Jan Balaguer" w:date="2014-04-22T18:44:00Z"/>
              </w:numPr>
              <w:rPr>
                <w:ins w:id="2204" w:author="Jan Balaguer" w:date="2014-04-22T18:44:00Z"/>
                <w:rFonts w:asciiTheme="majorHAnsi" w:hAnsiTheme="majorHAnsi"/>
              </w:rPr>
            </w:pPr>
            <w:ins w:id="2205" w:author="Jan Balaguer" w:date="2014-04-22T18:44:00Z">
              <w:r w:rsidRPr="00B36B78">
                <w:rPr>
                  <w:rFonts w:asciiTheme="majorHAnsi" w:hAnsiTheme="majorHAnsi"/>
                </w:rPr>
                <w:t>421.57</w:t>
              </w:r>
            </w:ins>
          </w:p>
        </w:tc>
        <w:tc>
          <w:tcPr>
            <w:tcW w:w="885" w:type="dxa"/>
          </w:tcPr>
          <w:p w:rsidR="00B36B78" w:rsidRDefault="00B36B78" w:rsidP="00B36B78">
            <w:pPr>
              <w:numPr>
                <w:ins w:id="2206" w:author="Jan Balaguer" w:date="2014-04-22T18:44:00Z"/>
              </w:numPr>
              <w:rPr>
                <w:ins w:id="2207" w:author="Jan Balaguer" w:date="2014-04-22T18:44:00Z"/>
                <w:rFonts w:asciiTheme="majorHAnsi" w:hAnsiTheme="majorHAnsi"/>
              </w:rPr>
            </w:pPr>
            <w:ins w:id="2208" w:author="Jan Balaguer" w:date="2014-04-22T18:44:00Z">
              <w:r w:rsidRPr="00B36B78">
                <w:rPr>
                  <w:rFonts w:asciiTheme="majorHAnsi" w:hAnsiTheme="majorHAnsi"/>
                </w:rPr>
                <w:t>716.80</w:t>
              </w:r>
            </w:ins>
          </w:p>
        </w:tc>
      </w:tr>
      <w:tr w:rsidR="00B36B78">
        <w:trPr>
          <w:ins w:id="2209" w:author="Jan Balaguer" w:date="2014-04-22T18:44:00Z"/>
        </w:trPr>
        <w:tc>
          <w:tcPr>
            <w:tcW w:w="3085" w:type="dxa"/>
          </w:tcPr>
          <w:p w:rsidR="00B36B78" w:rsidRPr="00B36B78" w:rsidRDefault="00B45019" w:rsidP="00B36B78">
            <w:pPr>
              <w:numPr>
                <w:ins w:id="2210" w:author="Jan Balaguer" w:date="2014-04-22T18:44:00Z"/>
              </w:numPr>
              <w:rPr>
                <w:ins w:id="2211" w:author="Jan Balaguer" w:date="2014-04-22T18:44:00Z"/>
                <w:rFonts w:asciiTheme="majorHAnsi" w:hAnsiTheme="majorHAnsi"/>
                <w:b/>
                <w:rPrChange w:id="2212" w:author="Jan Balaguer" w:date="2014-04-22T18:47:00Z">
                  <w:rPr>
                    <w:ins w:id="2213" w:author="Jan Balaguer" w:date="2014-04-22T18:44:00Z"/>
                    <w:rFonts w:asciiTheme="majorHAnsi" w:hAnsiTheme="majorHAnsi"/>
                  </w:rPr>
                </w:rPrChange>
              </w:rPr>
            </w:pPr>
            <w:ins w:id="2214" w:author="Jan Balaguer" w:date="2014-04-30T14:04:00Z">
              <w:r>
                <w:rPr>
                  <w:rFonts w:asciiTheme="majorHAnsi" w:hAnsiTheme="majorHAnsi"/>
                  <w:b/>
                </w:rPr>
                <w:t>VF model</w:t>
              </w:r>
            </w:ins>
          </w:p>
        </w:tc>
        <w:tc>
          <w:tcPr>
            <w:tcW w:w="1134" w:type="dxa"/>
          </w:tcPr>
          <w:p w:rsidR="00B36B78" w:rsidRDefault="00B36B78" w:rsidP="00B36B78">
            <w:pPr>
              <w:numPr>
                <w:ins w:id="2215" w:author="Jan Balaguer" w:date="2014-04-22T18:44:00Z"/>
              </w:numPr>
              <w:rPr>
                <w:ins w:id="2216" w:author="Jan Balaguer" w:date="2014-04-22T18:44:00Z"/>
                <w:rFonts w:asciiTheme="majorHAnsi" w:hAnsiTheme="majorHAnsi"/>
              </w:rPr>
            </w:pPr>
            <w:ins w:id="2217" w:author="Jan Balaguer" w:date="2014-04-22T18:44:00Z">
              <w:r w:rsidRPr="00B36B78">
                <w:rPr>
                  <w:rFonts w:asciiTheme="majorHAnsi" w:hAnsiTheme="majorHAnsi"/>
                </w:rPr>
                <w:t>56.81</w:t>
              </w:r>
            </w:ins>
          </w:p>
        </w:tc>
        <w:tc>
          <w:tcPr>
            <w:tcW w:w="885" w:type="dxa"/>
          </w:tcPr>
          <w:p w:rsidR="00B36B78" w:rsidRDefault="00B36B78" w:rsidP="00B36B78">
            <w:pPr>
              <w:numPr>
                <w:ins w:id="2218" w:author="Jan Balaguer" w:date="2014-04-22T18:44:00Z"/>
              </w:numPr>
              <w:rPr>
                <w:ins w:id="2219" w:author="Jan Balaguer" w:date="2014-04-22T18:44:00Z"/>
                <w:rFonts w:asciiTheme="majorHAnsi" w:hAnsiTheme="majorHAnsi"/>
              </w:rPr>
            </w:pPr>
            <w:ins w:id="2220" w:author="Jan Balaguer" w:date="2014-04-22T18:44:00Z">
              <w:r w:rsidRPr="00B36B78">
                <w:rPr>
                  <w:rFonts w:asciiTheme="majorHAnsi" w:hAnsiTheme="majorHAnsi"/>
                </w:rPr>
                <w:t>77.58</w:t>
              </w:r>
            </w:ins>
          </w:p>
        </w:tc>
      </w:tr>
      <w:tr w:rsidR="00B36B78">
        <w:trPr>
          <w:ins w:id="2221" w:author="Jan Balaguer" w:date="2014-04-22T18:44:00Z"/>
        </w:trPr>
        <w:tc>
          <w:tcPr>
            <w:tcW w:w="3085" w:type="dxa"/>
          </w:tcPr>
          <w:p w:rsidR="00B36B78" w:rsidRPr="00B36B78" w:rsidRDefault="00B45019" w:rsidP="00B36B78">
            <w:pPr>
              <w:numPr>
                <w:ins w:id="2222" w:author="Jan Balaguer" w:date="2014-04-22T18:44:00Z"/>
              </w:numPr>
              <w:rPr>
                <w:ins w:id="2223" w:author="Jan Balaguer" w:date="2014-04-22T18:44:00Z"/>
                <w:rFonts w:asciiTheme="majorHAnsi" w:hAnsiTheme="majorHAnsi"/>
                <w:b/>
                <w:rPrChange w:id="2224" w:author="Jan Balaguer" w:date="2014-04-22T18:47:00Z">
                  <w:rPr>
                    <w:ins w:id="2225" w:author="Jan Balaguer" w:date="2014-04-22T18:44:00Z"/>
                    <w:rFonts w:asciiTheme="majorHAnsi" w:hAnsiTheme="majorHAnsi"/>
                  </w:rPr>
                </w:rPrChange>
              </w:rPr>
            </w:pPr>
            <w:ins w:id="2226" w:author="Jan Balaguer" w:date="2014-04-30T14:04:00Z">
              <w:r>
                <w:rPr>
                  <w:rFonts w:asciiTheme="majorHAnsi" w:hAnsiTheme="majorHAnsi"/>
                  <w:b/>
                </w:rPr>
                <w:t>CI model</w:t>
              </w:r>
            </w:ins>
          </w:p>
        </w:tc>
        <w:tc>
          <w:tcPr>
            <w:tcW w:w="1134" w:type="dxa"/>
          </w:tcPr>
          <w:p w:rsidR="00B36B78" w:rsidRDefault="00B36B78" w:rsidP="00B36B78">
            <w:pPr>
              <w:numPr>
                <w:ins w:id="2227" w:author="Jan Balaguer" w:date="2014-04-22T18:44:00Z"/>
              </w:numPr>
              <w:rPr>
                <w:ins w:id="2228" w:author="Jan Balaguer" w:date="2014-04-22T18:44:00Z"/>
                <w:rFonts w:asciiTheme="majorHAnsi" w:hAnsiTheme="majorHAnsi"/>
              </w:rPr>
            </w:pPr>
            <w:ins w:id="2229" w:author="Jan Balaguer" w:date="2014-04-22T18:45:00Z">
              <w:r w:rsidRPr="00B36B78">
                <w:rPr>
                  <w:rFonts w:asciiTheme="majorHAnsi" w:hAnsiTheme="majorHAnsi"/>
                </w:rPr>
                <w:t>70.07</w:t>
              </w:r>
            </w:ins>
          </w:p>
        </w:tc>
        <w:tc>
          <w:tcPr>
            <w:tcW w:w="885" w:type="dxa"/>
          </w:tcPr>
          <w:p w:rsidR="00B36B78" w:rsidRDefault="00B36B78" w:rsidP="00B36B78">
            <w:pPr>
              <w:numPr>
                <w:ins w:id="2230" w:author="Jan Balaguer" w:date="2014-04-22T18:44:00Z"/>
              </w:numPr>
              <w:rPr>
                <w:ins w:id="2231" w:author="Jan Balaguer" w:date="2014-04-22T18:44:00Z"/>
                <w:rFonts w:asciiTheme="majorHAnsi" w:hAnsiTheme="majorHAnsi"/>
              </w:rPr>
            </w:pPr>
            <w:ins w:id="2232" w:author="Jan Balaguer" w:date="2014-04-22T18:45:00Z">
              <w:r w:rsidRPr="00B36B78">
                <w:rPr>
                  <w:rFonts w:asciiTheme="majorHAnsi" w:hAnsiTheme="majorHAnsi"/>
                </w:rPr>
                <w:t>61.93</w:t>
              </w:r>
            </w:ins>
          </w:p>
        </w:tc>
      </w:tr>
    </w:tbl>
    <w:p w:rsidR="00C051E6" w:rsidRPr="00B82D9A" w:rsidRDefault="00C051E6" w:rsidP="00B36B78">
      <w:pPr>
        <w:rPr>
          <w:rFonts w:asciiTheme="majorHAnsi" w:hAnsiTheme="majorHAnsi"/>
        </w:rPr>
      </w:pPr>
    </w:p>
    <w:sectPr w:rsidR="00C051E6" w:rsidRPr="00B82D9A" w:rsidSect="008A382D">
      <w:footerReference w:type="even" r:id="rId18"/>
      <w:footerReference w:type="default" r:id="rId19"/>
      <w:pgSz w:w="11900" w:h="16840"/>
      <w:pgMar w:top="1440" w:right="1134" w:bottom="1440" w:left="1134" w:header="709" w:footer="709" w:gutter="0"/>
      <w:cols w:space="708"/>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89" w:author="Jan Balaguer" w:date="2014-05-01T08:45:00Z" w:initials="JB">
    <w:p w:rsidR="00F86FB5" w:rsidRDefault="00F86FB5">
      <w:pPr>
        <w:pStyle w:val="CommentText"/>
      </w:pPr>
      <w:r>
        <w:rPr>
          <w:rStyle w:val="CommentReference"/>
        </w:rPr>
        <w:annotationRef/>
      </w:r>
      <w:r>
        <w:t xml:space="preserve">correction in the equations (the grid was 0:2 for </w:t>
      </w:r>
      <w:r>
        <w:rPr>
          <w:rFonts w:asciiTheme="majorHAnsi" w:hAnsiTheme="majorHAnsi"/>
        </w:rPr>
        <w:sym w:font="Symbol" w:char="F061"/>
      </w:r>
      <w:r>
        <w:rPr>
          <w:rFonts w:asciiTheme="majorHAnsi" w:hAnsiTheme="majorHAnsi"/>
          <w:vertAlign w:val="subscript"/>
        </w:rPr>
        <w:t>M</w:t>
      </w:r>
      <w:r>
        <w:t xml:space="preserve">  but figures scaled it to 0:1)</w:t>
      </w:r>
    </w:p>
  </w:comment>
  <w:comment w:id="314" w:author="Christopher Summerfield" w:date="2014-05-01T08:45:00Z" w:initials="CS">
    <w:p w:rsidR="00F86FB5" w:rsidRDefault="00F86FB5">
      <w:pPr>
        <w:pStyle w:val="CommentText"/>
      </w:pPr>
      <w:r>
        <w:rPr>
          <w:rStyle w:val="CommentReference"/>
        </w:rPr>
        <w:annotationRef/>
      </w:r>
      <w:r>
        <w:t>I don’t understand why the grid limits feature in the equation in this way?</w:t>
      </w:r>
    </w:p>
  </w:comment>
  <w:comment w:id="335" w:author="Christopher Summerfield" w:date="2014-05-01T08:45:00Z" w:initials="CS">
    <w:p w:rsidR="00F86FB5" w:rsidRDefault="00F86FB5">
      <w:pPr>
        <w:pStyle w:val="CommentText"/>
      </w:pPr>
      <w:r>
        <w:rPr>
          <w:rStyle w:val="CommentReference"/>
        </w:rPr>
        <w:annotationRef/>
      </w:r>
      <w:r>
        <w:t>I thought we had agreed that TV/tau etc would go in supplementary? Sorry if my comments here were confusing</w:t>
      </w:r>
    </w:p>
  </w:comment>
  <w:comment w:id="961" w:author="Christopher Summerfield" w:date="2014-05-01T08:45:00Z" w:initials="CS">
    <w:p w:rsidR="00F86FB5" w:rsidRDefault="00F86FB5" w:rsidP="008B7A82">
      <w:pPr>
        <w:pStyle w:val="Title"/>
        <w:spacing w:before="2" w:after="2"/>
        <w:rPr>
          <w:rFonts w:cs="Times New Roman"/>
        </w:rPr>
      </w:pPr>
      <w:r>
        <w:rPr>
          <w:rStyle w:val="CommentReference"/>
        </w:rPr>
        <w:annotationRef/>
      </w:r>
      <w:r>
        <w:t xml:space="preserve">Should we not compare models more formally, eg calculate exceedance probabilities or similar? it should be straightforward to do this given that we did fiitting at the single-subject level. See </w:t>
      </w:r>
      <w:hyperlink r:id="rId1" w:history="1">
        <w:r>
          <w:rPr>
            <w:rStyle w:val="Hyperlink"/>
            <w:rFonts w:cs="Times New Roman"/>
            <w:b/>
          </w:rPr>
          <w:t>Bayesian</w:t>
        </w:r>
        <w:r>
          <w:rPr>
            <w:rStyle w:val="Hyperlink"/>
            <w:rFonts w:cs="Times New Roman"/>
          </w:rPr>
          <w:t xml:space="preserve"> model selection for group studies - revisited.</w:t>
        </w:r>
      </w:hyperlink>
      <w:r>
        <w:rPr>
          <w:rFonts w:cs="Times New Roman"/>
        </w:rPr>
        <w:t xml:space="preserve"> Rigoux L, </w:t>
      </w:r>
      <w:r>
        <w:rPr>
          <w:rFonts w:cs="Times New Roman"/>
          <w:b/>
        </w:rPr>
        <w:t>Stephan</w:t>
      </w:r>
      <w:r>
        <w:rPr>
          <w:rFonts w:cs="Times New Roman"/>
        </w:rPr>
        <w:t xml:space="preserve"> KE, Friston KJ, Daunizeau J.</w:t>
      </w:r>
      <w:r>
        <w:rPr>
          <w:rStyle w:val="jrnl"/>
          <w:rFonts w:cs="Times New Roman"/>
        </w:rPr>
        <w:t>Neuroimage</w:t>
      </w:r>
      <w:r>
        <w:rPr>
          <w:rFonts w:cs="Times New Roman"/>
        </w:rPr>
        <w:t>. 2014 Jan 1;84:971-85. doi: 10.1016/j.neuroimage.2013.08.065. Epub 2013 Sep 7.</w:t>
      </w:r>
    </w:p>
    <w:p w:rsidR="00F86FB5" w:rsidRDefault="00F86FB5">
      <w:pPr>
        <w:pStyle w:val="CommentText"/>
      </w:pPr>
    </w:p>
  </w:comment>
  <w:comment w:id="1280" w:author="Christopher Summerfield" w:date="2014-05-01T08:45:00Z" w:initials="CS">
    <w:p w:rsidR="00F86FB5" w:rsidRDefault="00F86FB5">
      <w:pPr>
        <w:pStyle w:val="CommentText"/>
      </w:pPr>
      <w:r>
        <w:rPr>
          <w:rStyle w:val="CommentReference"/>
        </w:rPr>
        <w:annotationRef/>
      </w:r>
      <w:r>
        <w:t>Only if we report them</w:t>
      </w:r>
    </w:p>
  </w:comment>
  <w:comment w:id="1283" w:author="Christopher Summerfield" w:date="2014-05-01T08:45:00Z" w:initials="CS">
    <w:p w:rsidR="00F86FB5" w:rsidRDefault="00F86FB5">
      <w:pPr>
        <w:pStyle w:val="CommentText"/>
      </w:pPr>
      <w:r>
        <w:rPr>
          <w:rStyle w:val="CommentReference"/>
        </w:rPr>
        <w:annotationRef/>
      </w:r>
      <w:r>
        <w:t>There is currently no figure 2d</w:t>
      </w:r>
    </w:p>
  </w:comment>
  <w:comment w:id="1286" w:author="Christopher Summerfield" w:date="2014-05-01T08:45:00Z" w:initials="CS">
    <w:p w:rsidR="00F86FB5" w:rsidRDefault="00F86FB5">
      <w:pPr>
        <w:pStyle w:val="CommentText"/>
      </w:pPr>
      <w:r>
        <w:rPr>
          <w:rStyle w:val="CommentReference"/>
        </w:rPr>
        <w:annotationRef/>
      </w:r>
      <w:r>
        <w:t>Only if we report this</w:t>
      </w:r>
    </w:p>
  </w:comment>
  <w:comment w:id="1290" w:author="Christopher Summerfield" w:date="2014-05-01T08:45:00Z" w:initials="CS">
    <w:p w:rsidR="00F86FB5" w:rsidRDefault="00F86FB5">
      <w:pPr>
        <w:pStyle w:val="CommentText"/>
      </w:pPr>
      <w:r>
        <w:rPr>
          <w:rStyle w:val="CommentReference"/>
        </w:rPr>
        <w:annotationRef/>
      </w:r>
      <w:r>
        <w:t>Remove if we don’t report RT</w:t>
      </w:r>
    </w:p>
  </w:comment>
  <w:comment w:id="1335" w:author="Christopher Summerfield" w:date="2014-05-01T08:45:00Z" w:initials="CS">
    <w:p w:rsidR="00F86FB5" w:rsidRDefault="00F86FB5">
      <w:pPr>
        <w:pStyle w:val="CommentText"/>
      </w:pPr>
      <w:r>
        <w:rPr>
          <w:rStyle w:val="CommentReference"/>
        </w:rPr>
        <w:annotationRef/>
      </w:r>
      <w:r>
        <w:t xml:space="preserve">Didn’t you say that one of them went up to 2? </w:t>
      </w:r>
    </w:p>
  </w:comment>
  <w:comment w:id="1386" w:author="Christopher Summerfield" w:date="2014-05-01T08:45:00Z" w:initials="CS">
    <w:p w:rsidR="00F86FB5" w:rsidRDefault="00F86FB5">
      <w:pPr>
        <w:pStyle w:val="CommentText"/>
      </w:pPr>
      <w:r>
        <w:rPr>
          <w:rStyle w:val="CommentReference"/>
        </w:rPr>
        <w:annotationRef/>
      </w:r>
      <w:r>
        <w:t>Fig. 2a needs a scale</w:t>
      </w:r>
    </w:p>
  </w:comment>
  <w:comment w:id="1387" w:author="Christopher Summerfield" w:date="2014-05-01T08:45:00Z" w:initials="CS">
    <w:p w:rsidR="00F86FB5" w:rsidRDefault="00F86FB5">
      <w:pPr>
        <w:pStyle w:val="CommentText"/>
      </w:pPr>
      <w:r>
        <w:rPr>
          <w:rStyle w:val="CommentReference"/>
        </w:rPr>
        <w:annotationRef/>
      </w:r>
      <w:r>
        <w:t xml:space="preserve">Fig. 2c: the dots are too small here – make them the same size as in 2a? they wont show up in the low-res version the reviewer receives. </w:t>
      </w:r>
    </w:p>
    <w:p w:rsidR="00F86FB5" w:rsidRDefault="00F86FB5">
      <w:pPr>
        <w:pStyle w:val="CommentText"/>
      </w:pPr>
    </w:p>
    <w:p w:rsidR="00F86FB5" w:rsidRDefault="00F86FB5">
      <w:pPr>
        <w:pStyle w:val="CommentText"/>
      </w:pPr>
      <w:r>
        <w:t>In general, I would increase the font size of your x and y labels a bit too (usually an equivalent of font size 10 is the minimum permitted) see other figures</w:t>
      </w:r>
    </w:p>
  </w:comment>
  <w:comment w:id="1388" w:author="Christopher Summerfield" w:date="2014-05-01T08:45:00Z" w:initials="CS">
    <w:p w:rsidR="00F86FB5" w:rsidRDefault="00F86FB5">
      <w:pPr>
        <w:pStyle w:val="CommentText"/>
      </w:pPr>
      <w:r>
        <w:rPr>
          <w:rStyle w:val="CommentReference"/>
        </w:rPr>
        <w:annotationRef/>
      </w:r>
      <w:r>
        <w:t>Fig.2b We don’t refer to tau any where in the text so it’s going to be confusing ot the reader to see it here.  This plot might be easier to see if you use two panels (one for familiar, one for novel, as before) and separated alpha M and R on the x-axis for each.</w:t>
      </w:r>
    </w:p>
    <w:p w:rsidR="00F86FB5" w:rsidRDefault="00F86FB5">
      <w:pPr>
        <w:pStyle w:val="CommentText"/>
      </w:pPr>
    </w:p>
    <w:p w:rsidR="00F86FB5" w:rsidRDefault="00F86FB5">
      <w:pPr>
        <w:pStyle w:val="CommentText"/>
      </w:pPr>
      <w:r>
        <w:t xml:space="preserve">Your description needs to be more accurate; the dots are not black, they are bordered in black. </w:t>
      </w:r>
    </w:p>
  </w:comment>
  <w:comment w:id="1431" w:author="Jan Balaguer" w:date="2014-05-01T08:45:00Z" w:initials="JB">
    <w:p w:rsidR="00F86FB5" w:rsidRDefault="00F86FB5">
      <w:pPr>
        <w:pStyle w:val="CommentText"/>
      </w:pPr>
      <w:r>
        <w:rPr>
          <w:rStyle w:val="CommentReference"/>
        </w:rPr>
        <w:annotationRef/>
      </w:r>
      <w:r>
        <w:t>What is the middle brain in fig3a? legends says it's maximising performance, but i'm don't understand why  doing that for the CI model makes sense..</w:t>
      </w:r>
    </w:p>
  </w:comment>
  <w:comment w:id="2107" w:author="Jan Balaguer" w:date="2014-05-01T08:45:00Z" w:initials="JB">
    <w:p w:rsidR="00F86FB5" w:rsidRDefault="00F86FB5">
      <w:pPr>
        <w:pStyle w:val="CommentText"/>
      </w:pPr>
      <w:r>
        <w:rPr>
          <w:rStyle w:val="CommentReference"/>
        </w:rPr>
        <w:annotationRef/>
      </w:r>
      <w:r>
        <w:t>correction</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6FB5" w:rsidRDefault="00F86FB5">
      <w:r>
        <w:separator/>
      </w:r>
    </w:p>
  </w:endnote>
  <w:endnote w:type="continuationSeparator" w:id="0">
    <w:p w:rsidR="00F86FB5" w:rsidRDefault="00F86FB5">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ArialMT">
    <w:charset w:val="00"/>
    <w:family w:val="swiss"/>
    <w:pitch w:val="default"/>
    <w:sig w:usb0="00000000" w:usb1="00000000" w:usb2="00000000" w:usb3="00000000" w:csb0="00000000"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FB5" w:rsidRDefault="008F150F" w:rsidP="00B645CE">
    <w:pPr>
      <w:pStyle w:val="Footer"/>
      <w:framePr w:wrap="around" w:vAnchor="text" w:hAnchor="margin" w:xAlign="right" w:y="1"/>
      <w:rPr>
        <w:rStyle w:val="PageNumber"/>
      </w:rPr>
    </w:pPr>
    <w:r>
      <w:rPr>
        <w:rStyle w:val="PageNumber"/>
      </w:rPr>
      <w:fldChar w:fldCharType="begin"/>
    </w:r>
    <w:r w:rsidR="00F86FB5">
      <w:rPr>
        <w:rStyle w:val="PageNumber"/>
      </w:rPr>
      <w:instrText xml:space="preserve">PAGE  </w:instrText>
    </w:r>
    <w:r>
      <w:rPr>
        <w:rStyle w:val="PageNumber"/>
      </w:rPr>
      <w:fldChar w:fldCharType="end"/>
    </w:r>
  </w:p>
  <w:p w:rsidR="00F86FB5" w:rsidRDefault="00F86FB5" w:rsidP="004A4815">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FB5" w:rsidRDefault="008F150F" w:rsidP="00B645CE">
    <w:pPr>
      <w:pStyle w:val="Footer"/>
      <w:framePr w:wrap="around" w:vAnchor="text" w:hAnchor="margin" w:xAlign="right" w:y="1"/>
      <w:rPr>
        <w:rStyle w:val="PageNumber"/>
      </w:rPr>
    </w:pPr>
    <w:r>
      <w:rPr>
        <w:rStyle w:val="PageNumber"/>
      </w:rPr>
      <w:fldChar w:fldCharType="begin"/>
    </w:r>
    <w:r w:rsidR="00F86FB5">
      <w:rPr>
        <w:rStyle w:val="PageNumber"/>
      </w:rPr>
      <w:instrText xml:space="preserve">PAGE  </w:instrText>
    </w:r>
    <w:r>
      <w:rPr>
        <w:rStyle w:val="PageNumber"/>
      </w:rPr>
      <w:fldChar w:fldCharType="separate"/>
    </w:r>
    <w:r w:rsidR="00AA758C">
      <w:rPr>
        <w:rStyle w:val="PageNumber"/>
        <w:noProof/>
      </w:rPr>
      <w:t>13</w:t>
    </w:r>
    <w:r>
      <w:rPr>
        <w:rStyle w:val="PageNumber"/>
      </w:rPr>
      <w:fldChar w:fldCharType="end"/>
    </w:r>
  </w:p>
  <w:p w:rsidR="00F86FB5" w:rsidRDefault="00F86FB5" w:rsidP="004A4815">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6FB5" w:rsidRDefault="00F86FB5">
      <w:r>
        <w:separator/>
      </w:r>
    </w:p>
  </w:footnote>
  <w:footnote w:type="continuationSeparator" w:id="0">
    <w:p w:rsidR="00F86FB5" w:rsidRDefault="00F86FB5">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revisionView w:insDel="0" w:formatting="0"/>
  <w:trackRevisions/>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1&lt;/Suspended&gt;&lt;/ENInstantFormat&gt;"/>
    <w:docVar w:name="EN.Layout" w:val="&lt;ENLayout&gt;&lt;Style&gt;Nature Medicin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chris2012.enl&lt;/item&gt;&lt;/Libraries&gt;&lt;/ENLibraries&gt;"/>
  </w:docVars>
  <w:rsids>
    <w:rsidRoot w:val="00C051E6"/>
    <w:rsid w:val="00000A2A"/>
    <w:rsid w:val="000071BB"/>
    <w:rsid w:val="000145E4"/>
    <w:rsid w:val="000219CC"/>
    <w:rsid w:val="00022063"/>
    <w:rsid w:val="00027BDC"/>
    <w:rsid w:val="00032262"/>
    <w:rsid w:val="0003295C"/>
    <w:rsid w:val="000338D3"/>
    <w:rsid w:val="00033E8E"/>
    <w:rsid w:val="00035103"/>
    <w:rsid w:val="000449A8"/>
    <w:rsid w:val="000461D0"/>
    <w:rsid w:val="00050FFB"/>
    <w:rsid w:val="00051B34"/>
    <w:rsid w:val="0005228C"/>
    <w:rsid w:val="000522FD"/>
    <w:rsid w:val="00056FEA"/>
    <w:rsid w:val="00060256"/>
    <w:rsid w:val="00063946"/>
    <w:rsid w:val="00063ADA"/>
    <w:rsid w:val="000662B7"/>
    <w:rsid w:val="00072704"/>
    <w:rsid w:val="00076564"/>
    <w:rsid w:val="00082BCA"/>
    <w:rsid w:val="00083BBE"/>
    <w:rsid w:val="00084198"/>
    <w:rsid w:val="00084988"/>
    <w:rsid w:val="00085A17"/>
    <w:rsid w:val="00087EA8"/>
    <w:rsid w:val="0009220A"/>
    <w:rsid w:val="00093813"/>
    <w:rsid w:val="00096C9B"/>
    <w:rsid w:val="000A0763"/>
    <w:rsid w:val="000A4267"/>
    <w:rsid w:val="000B55E5"/>
    <w:rsid w:val="000B55FE"/>
    <w:rsid w:val="000C149D"/>
    <w:rsid w:val="000C4526"/>
    <w:rsid w:val="000C7039"/>
    <w:rsid w:val="000C7671"/>
    <w:rsid w:val="000D0866"/>
    <w:rsid w:val="000D21D3"/>
    <w:rsid w:val="000D353B"/>
    <w:rsid w:val="000E5F74"/>
    <w:rsid w:val="000E62F3"/>
    <w:rsid w:val="000F5C42"/>
    <w:rsid w:val="00100BE3"/>
    <w:rsid w:val="00102152"/>
    <w:rsid w:val="001116ED"/>
    <w:rsid w:val="00113600"/>
    <w:rsid w:val="0012276B"/>
    <w:rsid w:val="0012393E"/>
    <w:rsid w:val="001251A9"/>
    <w:rsid w:val="001261CC"/>
    <w:rsid w:val="00127ECB"/>
    <w:rsid w:val="00135E91"/>
    <w:rsid w:val="0014154F"/>
    <w:rsid w:val="00143BE9"/>
    <w:rsid w:val="0014610B"/>
    <w:rsid w:val="0015003C"/>
    <w:rsid w:val="00156C4F"/>
    <w:rsid w:val="00164A1B"/>
    <w:rsid w:val="00172D4C"/>
    <w:rsid w:val="001740F3"/>
    <w:rsid w:val="0017560A"/>
    <w:rsid w:val="00175C7A"/>
    <w:rsid w:val="00176C24"/>
    <w:rsid w:val="00177A6C"/>
    <w:rsid w:val="00180439"/>
    <w:rsid w:val="00180BE0"/>
    <w:rsid w:val="001822FB"/>
    <w:rsid w:val="00182BE8"/>
    <w:rsid w:val="001850C7"/>
    <w:rsid w:val="001902AD"/>
    <w:rsid w:val="00190B73"/>
    <w:rsid w:val="00190B77"/>
    <w:rsid w:val="00191A99"/>
    <w:rsid w:val="00193D10"/>
    <w:rsid w:val="00194BD9"/>
    <w:rsid w:val="00197E48"/>
    <w:rsid w:val="00197E64"/>
    <w:rsid w:val="001A0D9B"/>
    <w:rsid w:val="001A47AB"/>
    <w:rsid w:val="001A7F48"/>
    <w:rsid w:val="001B0194"/>
    <w:rsid w:val="001B3B60"/>
    <w:rsid w:val="001B5D7A"/>
    <w:rsid w:val="001C0601"/>
    <w:rsid w:val="001C6F12"/>
    <w:rsid w:val="001D05E7"/>
    <w:rsid w:val="001D2941"/>
    <w:rsid w:val="001D3111"/>
    <w:rsid w:val="001D4EFC"/>
    <w:rsid w:val="001E0028"/>
    <w:rsid w:val="001E0557"/>
    <w:rsid w:val="001E4F95"/>
    <w:rsid w:val="001E7540"/>
    <w:rsid w:val="001F237D"/>
    <w:rsid w:val="001F4628"/>
    <w:rsid w:val="001F4CAE"/>
    <w:rsid w:val="001F5F73"/>
    <w:rsid w:val="002000A5"/>
    <w:rsid w:val="0020672E"/>
    <w:rsid w:val="00207506"/>
    <w:rsid w:val="0021051B"/>
    <w:rsid w:val="00210BCD"/>
    <w:rsid w:val="00213643"/>
    <w:rsid w:val="00214DF3"/>
    <w:rsid w:val="00214E37"/>
    <w:rsid w:val="00216F4F"/>
    <w:rsid w:val="00217676"/>
    <w:rsid w:val="002201D2"/>
    <w:rsid w:val="0022540A"/>
    <w:rsid w:val="00236DB2"/>
    <w:rsid w:val="002404CF"/>
    <w:rsid w:val="00247DAA"/>
    <w:rsid w:val="00253818"/>
    <w:rsid w:val="0026220A"/>
    <w:rsid w:val="00262F8F"/>
    <w:rsid w:val="002639A7"/>
    <w:rsid w:val="00271091"/>
    <w:rsid w:val="00271256"/>
    <w:rsid w:val="0027196D"/>
    <w:rsid w:val="00271E10"/>
    <w:rsid w:val="00272972"/>
    <w:rsid w:val="002729F6"/>
    <w:rsid w:val="00276BBA"/>
    <w:rsid w:val="00277565"/>
    <w:rsid w:val="00282CB1"/>
    <w:rsid w:val="002838B0"/>
    <w:rsid w:val="002843E2"/>
    <w:rsid w:val="00284762"/>
    <w:rsid w:val="00284E58"/>
    <w:rsid w:val="00285BB2"/>
    <w:rsid w:val="00291E65"/>
    <w:rsid w:val="00293B85"/>
    <w:rsid w:val="002947BB"/>
    <w:rsid w:val="0029647F"/>
    <w:rsid w:val="002A434C"/>
    <w:rsid w:val="002B1039"/>
    <w:rsid w:val="002B1E8D"/>
    <w:rsid w:val="002B58BF"/>
    <w:rsid w:val="002C087B"/>
    <w:rsid w:val="002C1EA0"/>
    <w:rsid w:val="002C6677"/>
    <w:rsid w:val="002C73DA"/>
    <w:rsid w:val="002D2152"/>
    <w:rsid w:val="002D2D5C"/>
    <w:rsid w:val="002D762C"/>
    <w:rsid w:val="002E02A6"/>
    <w:rsid w:val="002E03AA"/>
    <w:rsid w:val="002E352B"/>
    <w:rsid w:val="002E4871"/>
    <w:rsid w:val="002F0953"/>
    <w:rsid w:val="002F6483"/>
    <w:rsid w:val="002F6DCA"/>
    <w:rsid w:val="00305B7C"/>
    <w:rsid w:val="00311755"/>
    <w:rsid w:val="00315506"/>
    <w:rsid w:val="00316344"/>
    <w:rsid w:val="00317B48"/>
    <w:rsid w:val="00321E71"/>
    <w:rsid w:val="00322506"/>
    <w:rsid w:val="0032299F"/>
    <w:rsid w:val="003258D5"/>
    <w:rsid w:val="00326838"/>
    <w:rsid w:val="00333041"/>
    <w:rsid w:val="00335E41"/>
    <w:rsid w:val="003420A2"/>
    <w:rsid w:val="0034280E"/>
    <w:rsid w:val="003440B3"/>
    <w:rsid w:val="0034556E"/>
    <w:rsid w:val="00346DC7"/>
    <w:rsid w:val="00347C5D"/>
    <w:rsid w:val="0035096E"/>
    <w:rsid w:val="00350E7D"/>
    <w:rsid w:val="0036322B"/>
    <w:rsid w:val="00367CE8"/>
    <w:rsid w:val="003720FC"/>
    <w:rsid w:val="003730CC"/>
    <w:rsid w:val="00373EC2"/>
    <w:rsid w:val="003766F4"/>
    <w:rsid w:val="00376F98"/>
    <w:rsid w:val="003809F3"/>
    <w:rsid w:val="003837D4"/>
    <w:rsid w:val="00384741"/>
    <w:rsid w:val="0038596C"/>
    <w:rsid w:val="00391198"/>
    <w:rsid w:val="00393D88"/>
    <w:rsid w:val="00396BB5"/>
    <w:rsid w:val="00397145"/>
    <w:rsid w:val="003A54DD"/>
    <w:rsid w:val="003B1544"/>
    <w:rsid w:val="003B4FCE"/>
    <w:rsid w:val="003B580A"/>
    <w:rsid w:val="003B6ADD"/>
    <w:rsid w:val="003C1BCF"/>
    <w:rsid w:val="003C3A75"/>
    <w:rsid w:val="003C617D"/>
    <w:rsid w:val="003D09C3"/>
    <w:rsid w:val="003D482C"/>
    <w:rsid w:val="003D6644"/>
    <w:rsid w:val="003E04B2"/>
    <w:rsid w:val="003E2A4D"/>
    <w:rsid w:val="003E713A"/>
    <w:rsid w:val="003F0408"/>
    <w:rsid w:val="003F41BB"/>
    <w:rsid w:val="003F4B37"/>
    <w:rsid w:val="00400AD4"/>
    <w:rsid w:val="004128CD"/>
    <w:rsid w:val="004163AB"/>
    <w:rsid w:val="004222FF"/>
    <w:rsid w:val="00423884"/>
    <w:rsid w:val="00426F89"/>
    <w:rsid w:val="004275F6"/>
    <w:rsid w:val="00432042"/>
    <w:rsid w:val="0043370B"/>
    <w:rsid w:val="00434E4E"/>
    <w:rsid w:val="00440BDF"/>
    <w:rsid w:val="00452DD2"/>
    <w:rsid w:val="004543A9"/>
    <w:rsid w:val="00454EB9"/>
    <w:rsid w:val="00456B70"/>
    <w:rsid w:val="00462380"/>
    <w:rsid w:val="00464125"/>
    <w:rsid w:val="004654AD"/>
    <w:rsid w:val="00472FC1"/>
    <w:rsid w:val="004738E8"/>
    <w:rsid w:val="00474C98"/>
    <w:rsid w:val="00475367"/>
    <w:rsid w:val="0047705B"/>
    <w:rsid w:val="00480151"/>
    <w:rsid w:val="004920C7"/>
    <w:rsid w:val="00496A70"/>
    <w:rsid w:val="004975B7"/>
    <w:rsid w:val="004A1790"/>
    <w:rsid w:val="004A4815"/>
    <w:rsid w:val="004B621B"/>
    <w:rsid w:val="004C15AE"/>
    <w:rsid w:val="004C4BCE"/>
    <w:rsid w:val="004C7628"/>
    <w:rsid w:val="004D03F2"/>
    <w:rsid w:val="004D6248"/>
    <w:rsid w:val="004D7562"/>
    <w:rsid w:val="004E23DF"/>
    <w:rsid w:val="004E2889"/>
    <w:rsid w:val="004E3854"/>
    <w:rsid w:val="004F17C0"/>
    <w:rsid w:val="0050577F"/>
    <w:rsid w:val="0051180B"/>
    <w:rsid w:val="00514030"/>
    <w:rsid w:val="00532182"/>
    <w:rsid w:val="00540F3A"/>
    <w:rsid w:val="00541593"/>
    <w:rsid w:val="0054233A"/>
    <w:rsid w:val="00542651"/>
    <w:rsid w:val="005468D7"/>
    <w:rsid w:val="0055566F"/>
    <w:rsid w:val="00557B84"/>
    <w:rsid w:val="00563533"/>
    <w:rsid w:val="00564750"/>
    <w:rsid w:val="00564C58"/>
    <w:rsid w:val="00565021"/>
    <w:rsid w:val="00565F02"/>
    <w:rsid w:val="00574FAE"/>
    <w:rsid w:val="0057660C"/>
    <w:rsid w:val="0058166E"/>
    <w:rsid w:val="00582C00"/>
    <w:rsid w:val="0059708A"/>
    <w:rsid w:val="005971B9"/>
    <w:rsid w:val="005A096D"/>
    <w:rsid w:val="005A2429"/>
    <w:rsid w:val="005A2822"/>
    <w:rsid w:val="005A2C84"/>
    <w:rsid w:val="005A55D3"/>
    <w:rsid w:val="005B1D96"/>
    <w:rsid w:val="005B3D4F"/>
    <w:rsid w:val="005B4E44"/>
    <w:rsid w:val="005B4E75"/>
    <w:rsid w:val="005C3B94"/>
    <w:rsid w:val="005E0470"/>
    <w:rsid w:val="005E218B"/>
    <w:rsid w:val="005E543F"/>
    <w:rsid w:val="005E6EE7"/>
    <w:rsid w:val="005E7F58"/>
    <w:rsid w:val="005F054C"/>
    <w:rsid w:val="005F4C56"/>
    <w:rsid w:val="005F583C"/>
    <w:rsid w:val="00605A44"/>
    <w:rsid w:val="00611718"/>
    <w:rsid w:val="00611D8D"/>
    <w:rsid w:val="00613B4A"/>
    <w:rsid w:val="00617A86"/>
    <w:rsid w:val="00622060"/>
    <w:rsid w:val="00626BF7"/>
    <w:rsid w:val="006318EE"/>
    <w:rsid w:val="00637141"/>
    <w:rsid w:val="006462C4"/>
    <w:rsid w:val="00646CB9"/>
    <w:rsid w:val="00647BBC"/>
    <w:rsid w:val="00655D42"/>
    <w:rsid w:val="00660270"/>
    <w:rsid w:val="0066338B"/>
    <w:rsid w:val="00667326"/>
    <w:rsid w:val="006752C7"/>
    <w:rsid w:val="00675787"/>
    <w:rsid w:val="0067605A"/>
    <w:rsid w:val="006779D1"/>
    <w:rsid w:val="00683AB7"/>
    <w:rsid w:val="006867D3"/>
    <w:rsid w:val="0069217E"/>
    <w:rsid w:val="006958E8"/>
    <w:rsid w:val="006A0E6A"/>
    <w:rsid w:val="006A2279"/>
    <w:rsid w:val="006A3C99"/>
    <w:rsid w:val="006A6785"/>
    <w:rsid w:val="006B1148"/>
    <w:rsid w:val="006D20F0"/>
    <w:rsid w:val="006D4929"/>
    <w:rsid w:val="006D61A6"/>
    <w:rsid w:val="006D6AF7"/>
    <w:rsid w:val="006D723E"/>
    <w:rsid w:val="006E07E1"/>
    <w:rsid w:val="006E142F"/>
    <w:rsid w:val="006E21DC"/>
    <w:rsid w:val="006E29CD"/>
    <w:rsid w:val="006E3A1F"/>
    <w:rsid w:val="006E49A6"/>
    <w:rsid w:val="006E5D5E"/>
    <w:rsid w:val="006F6874"/>
    <w:rsid w:val="00701E07"/>
    <w:rsid w:val="00703582"/>
    <w:rsid w:val="00705ED5"/>
    <w:rsid w:val="00706050"/>
    <w:rsid w:val="0071392F"/>
    <w:rsid w:val="007139EB"/>
    <w:rsid w:val="00715574"/>
    <w:rsid w:val="00715D6D"/>
    <w:rsid w:val="00716EC3"/>
    <w:rsid w:val="0071785E"/>
    <w:rsid w:val="007200FE"/>
    <w:rsid w:val="00731BF0"/>
    <w:rsid w:val="00737516"/>
    <w:rsid w:val="007411C0"/>
    <w:rsid w:val="007418F9"/>
    <w:rsid w:val="007436F2"/>
    <w:rsid w:val="007443F1"/>
    <w:rsid w:val="00747313"/>
    <w:rsid w:val="00756169"/>
    <w:rsid w:val="00761DEB"/>
    <w:rsid w:val="00763B75"/>
    <w:rsid w:val="00764C6D"/>
    <w:rsid w:val="007656FA"/>
    <w:rsid w:val="00766304"/>
    <w:rsid w:val="00771649"/>
    <w:rsid w:val="007835CE"/>
    <w:rsid w:val="00784FE6"/>
    <w:rsid w:val="00785FF6"/>
    <w:rsid w:val="00791C00"/>
    <w:rsid w:val="00793F06"/>
    <w:rsid w:val="00794A3C"/>
    <w:rsid w:val="00794CF2"/>
    <w:rsid w:val="007954B0"/>
    <w:rsid w:val="007A03C9"/>
    <w:rsid w:val="007A165F"/>
    <w:rsid w:val="007A47B4"/>
    <w:rsid w:val="007B1FEB"/>
    <w:rsid w:val="007B27B2"/>
    <w:rsid w:val="007B459E"/>
    <w:rsid w:val="007C2642"/>
    <w:rsid w:val="007C6E68"/>
    <w:rsid w:val="007C6FAB"/>
    <w:rsid w:val="007C7180"/>
    <w:rsid w:val="007D4205"/>
    <w:rsid w:val="007D6F38"/>
    <w:rsid w:val="007F245A"/>
    <w:rsid w:val="007F29CC"/>
    <w:rsid w:val="007F3676"/>
    <w:rsid w:val="007F40C6"/>
    <w:rsid w:val="007F60AD"/>
    <w:rsid w:val="007F6DCC"/>
    <w:rsid w:val="008044EC"/>
    <w:rsid w:val="00806444"/>
    <w:rsid w:val="00807686"/>
    <w:rsid w:val="00810E69"/>
    <w:rsid w:val="00847281"/>
    <w:rsid w:val="00856087"/>
    <w:rsid w:val="008632DD"/>
    <w:rsid w:val="00864610"/>
    <w:rsid w:val="00866454"/>
    <w:rsid w:val="008713B6"/>
    <w:rsid w:val="00880928"/>
    <w:rsid w:val="008827B1"/>
    <w:rsid w:val="00886795"/>
    <w:rsid w:val="00887F2C"/>
    <w:rsid w:val="00893369"/>
    <w:rsid w:val="00895584"/>
    <w:rsid w:val="008A18DA"/>
    <w:rsid w:val="008A1D06"/>
    <w:rsid w:val="008A382D"/>
    <w:rsid w:val="008A4054"/>
    <w:rsid w:val="008A626D"/>
    <w:rsid w:val="008A673E"/>
    <w:rsid w:val="008A7373"/>
    <w:rsid w:val="008B4D0B"/>
    <w:rsid w:val="008B7A82"/>
    <w:rsid w:val="008C13D5"/>
    <w:rsid w:val="008C304D"/>
    <w:rsid w:val="008C6792"/>
    <w:rsid w:val="008D07A1"/>
    <w:rsid w:val="008D5147"/>
    <w:rsid w:val="008E2DA8"/>
    <w:rsid w:val="008E2E54"/>
    <w:rsid w:val="008E6565"/>
    <w:rsid w:val="008E6BE5"/>
    <w:rsid w:val="008E7C8E"/>
    <w:rsid w:val="008F150F"/>
    <w:rsid w:val="008F2C90"/>
    <w:rsid w:val="008F4FD2"/>
    <w:rsid w:val="008F52A0"/>
    <w:rsid w:val="008F5676"/>
    <w:rsid w:val="008F7C76"/>
    <w:rsid w:val="009021AA"/>
    <w:rsid w:val="009028D3"/>
    <w:rsid w:val="009029FB"/>
    <w:rsid w:val="00916204"/>
    <w:rsid w:val="00921023"/>
    <w:rsid w:val="00921033"/>
    <w:rsid w:val="009234A1"/>
    <w:rsid w:val="00927EFD"/>
    <w:rsid w:val="00943736"/>
    <w:rsid w:val="00944DC0"/>
    <w:rsid w:val="00947CAA"/>
    <w:rsid w:val="00947E71"/>
    <w:rsid w:val="00947EAE"/>
    <w:rsid w:val="009514D7"/>
    <w:rsid w:val="0095282B"/>
    <w:rsid w:val="0095401A"/>
    <w:rsid w:val="009549FB"/>
    <w:rsid w:val="00956F10"/>
    <w:rsid w:val="009612E9"/>
    <w:rsid w:val="0096138B"/>
    <w:rsid w:val="00961F43"/>
    <w:rsid w:val="00962B4F"/>
    <w:rsid w:val="00970492"/>
    <w:rsid w:val="009715B8"/>
    <w:rsid w:val="009724FE"/>
    <w:rsid w:val="00975140"/>
    <w:rsid w:val="00984893"/>
    <w:rsid w:val="00994589"/>
    <w:rsid w:val="00996A84"/>
    <w:rsid w:val="00997524"/>
    <w:rsid w:val="009A0F2A"/>
    <w:rsid w:val="009A1AD0"/>
    <w:rsid w:val="009A2BD2"/>
    <w:rsid w:val="009A330E"/>
    <w:rsid w:val="009B02FE"/>
    <w:rsid w:val="009B6493"/>
    <w:rsid w:val="009C0A55"/>
    <w:rsid w:val="009C457B"/>
    <w:rsid w:val="009C65D6"/>
    <w:rsid w:val="009C7106"/>
    <w:rsid w:val="009D20A1"/>
    <w:rsid w:val="009D47C6"/>
    <w:rsid w:val="009E209D"/>
    <w:rsid w:val="00A00F37"/>
    <w:rsid w:val="00A02B1D"/>
    <w:rsid w:val="00A03ED4"/>
    <w:rsid w:val="00A10220"/>
    <w:rsid w:val="00A137BB"/>
    <w:rsid w:val="00A14E16"/>
    <w:rsid w:val="00A20D56"/>
    <w:rsid w:val="00A2125F"/>
    <w:rsid w:val="00A21558"/>
    <w:rsid w:val="00A360E7"/>
    <w:rsid w:val="00A37BA0"/>
    <w:rsid w:val="00A4530B"/>
    <w:rsid w:val="00A47C5E"/>
    <w:rsid w:val="00A54C4B"/>
    <w:rsid w:val="00A604B7"/>
    <w:rsid w:val="00A64083"/>
    <w:rsid w:val="00A64F34"/>
    <w:rsid w:val="00A70B41"/>
    <w:rsid w:val="00A70BFE"/>
    <w:rsid w:val="00A72E47"/>
    <w:rsid w:val="00A77564"/>
    <w:rsid w:val="00A860B7"/>
    <w:rsid w:val="00A908E1"/>
    <w:rsid w:val="00A921DC"/>
    <w:rsid w:val="00A92A36"/>
    <w:rsid w:val="00A934E9"/>
    <w:rsid w:val="00A96A2D"/>
    <w:rsid w:val="00AA1AA2"/>
    <w:rsid w:val="00AA3768"/>
    <w:rsid w:val="00AA4701"/>
    <w:rsid w:val="00AA662A"/>
    <w:rsid w:val="00AA758C"/>
    <w:rsid w:val="00AB1289"/>
    <w:rsid w:val="00AB2B27"/>
    <w:rsid w:val="00AB3EEB"/>
    <w:rsid w:val="00AB59D0"/>
    <w:rsid w:val="00AB711E"/>
    <w:rsid w:val="00AC03D3"/>
    <w:rsid w:val="00AC5F2F"/>
    <w:rsid w:val="00AD0A5A"/>
    <w:rsid w:val="00AD3DFC"/>
    <w:rsid w:val="00AD4383"/>
    <w:rsid w:val="00AD6293"/>
    <w:rsid w:val="00AD7601"/>
    <w:rsid w:val="00AF0169"/>
    <w:rsid w:val="00AF0B4A"/>
    <w:rsid w:val="00AF0C34"/>
    <w:rsid w:val="00AF674A"/>
    <w:rsid w:val="00AF7EC4"/>
    <w:rsid w:val="00B00568"/>
    <w:rsid w:val="00B05364"/>
    <w:rsid w:val="00B11516"/>
    <w:rsid w:val="00B118CA"/>
    <w:rsid w:val="00B16270"/>
    <w:rsid w:val="00B36B78"/>
    <w:rsid w:val="00B37D7B"/>
    <w:rsid w:val="00B41874"/>
    <w:rsid w:val="00B45019"/>
    <w:rsid w:val="00B53A27"/>
    <w:rsid w:val="00B53BF8"/>
    <w:rsid w:val="00B56888"/>
    <w:rsid w:val="00B618A8"/>
    <w:rsid w:val="00B61FAC"/>
    <w:rsid w:val="00B6330A"/>
    <w:rsid w:val="00B641E7"/>
    <w:rsid w:val="00B645CE"/>
    <w:rsid w:val="00B66938"/>
    <w:rsid w:val="00B6766A"/>
    <w:rsid w:val="00B71A10"/>
    <w:rsid w:val="00B74387"/>
    <w:rsid w:val="00B744D6"/>
    <w:rsid w:val="00B74914"/>
    <w:rsid w:val="00B76BE8"/>
    <w:rsid w:val="00B771DC"/>
    <w:rsid w:val="00B82D9A"/>
    <w:rsid w:val="00B859C6"/>
    <w:rsid w:val="00B86C18"/>
    <w:rsid w:val="00B87866"/>
    <w:rsid w:val="00BA2C19"/>
    <w:rsid w:val="00BA3B9E"/>
    <w:rsid w:val="00BA7179"/>
    <w:rsid w:val="00BA7197"/>
    <w:rsid w:val="00BA78BF"/>
    <w:rsid w:val="00BB1D5A"/>
    <w:rsid w:val="00BB483E"/>
    <w:rsid w:val="00BB7434"/>
    <w:rsid w:val="00BC1C59"/>
    <w:rsid w:val="00BC24CC"/>
    <w:rsid w:val="00BC5486"/>
    <w:rsid w:val="00BC676E"/>
    <w:rsid w:val="00BC6BB1"/>
    <w:rsid w:val="00BD10B3"/>
    <w:rsid w:val="00BD3A9F"/>
    <w:rsid w:val="00BD4C67"/>
    <w:rsid w:val="00BE55F3"/>
    <w:rsid w:val="00BF3DA6"/>
    <w:rsid w:val="00BF4C7E"/>
    <w:rsid w:val="00C03CA5"/>
    <w:rsid w:val="00C051E6"/>
    <w:rsid w:val="00C053BC"/>
    <w:rsid w:val="00C05A23"/>
    <w:rsid w:val="00C0651F"/>
    <w:rsid w:val="00C07506"/>
    <w:rsid w:val="00C15B47"/>
    <w:rsid w:val="00C172B4"/>
    <w:rsid w:val="00C20D98"/>
    <w:rsid w:val="00C22E4F"/>
    <w:rsid w:val="00C24AD2"/>
    <w:rsid w:val="00C2584C"/>
    <w:rsid w:val="00C27006"/>
    <w:rsid w:val="00C2711E"/>
    <w:rsid w:val="00C27ED7"/>
    <w:rsid w:val="00C31586"/>
    <w:rsid w:val="00C31FB2"/>
    <w:rsid w:val="00C328D3"/>
    <w:rsid w:val="00C32B0C"/>
    <w:rsid w:val="00C333FB"/>
    <w:rsid w:val="00C33501"/>
    <w:rsid w:val="00C36DDE"/>
    <w:rsid w:val="00C37DF3"/>
    <w:rsid w:val="00C41300"/>
    <w:rsid w:val="00C4534E"/>
    <w:rsid w:val="00C513C1"/>
    <w:rsid w:val="00C65DF5"/>
    <w:rsid w:val="00C66734"/>
    <w:rsid w:val="00C732A0"/>
    <w:rsid w:val="00C74F33"/>
    <w:rsid w:val="00C76647"/>
    <w:rsid w:val="00C775B6"/>
    <w:rsid w:val="00C866E7"/>
    <w:rsid w:val="00C86DDA"/>
    <w:rsid w:val="00C96765"/>
    <w:rsid w:val="00CA16B1"/>
    <w:rsid w:val="00CB1D06"/>
    <w:rsid w:val="00CB1EC0"/>
    <w:rsid w:val="00CB20A5"/>
    <w:rsid w:val="00CB4751"/>
    <w:rsid w:val="00CB6F3C"/>
    <w:rsid w:val="00CC1BFE"/>
    <w:rsid w:val="00CC3DD6"/>
    <w:rsid w:val="00CC5629"/>
    <w:rsid w:val="00CD0DDD"/>
    <w:rsid w:val="00CD1904"/>
    <w:rsid w:val="00CD1D26"/>
    <w:rsid w:val="00CD3B35"/>
    <w:rsid w:val="00CD5B2D"/>
    <w:rsid w:val="00CE2741"/>
    <w:rsid w:val="00CE4153"/>
    <w:rsid w:val="00CE47EA"/>
    <w:rsid w:val="00CE78DA"/>
    <w:rsid w:val="00CF4143"/>
    <w:rsid w:val="00CF55D4"/>
    <w:rsid w:val="00D040A8"/>
    <w:rsid w:val="00D04BFD"/>
    <w:rsid w:val="00D0522D"/>
    <w:rsid w:val="00D06029"/>
    <w:rsid w:val="00D062BA"/>
    <w:rsid w:val="00D07C40"/>
    <w:rsid w:val="00D101FE"/>
    <w:rsid w:val="00D16A84"/>
    <w:rsid w:val="00D27328"/>
    <w:rsid w:val="00D335D0"/>
    <w:rsid w:val="00D37E8D"/>
    <w:rsid w:val="00D418F3"/>
    <w:rsid w:val="00D4210B"/>
    <w:rsid w:val="00D53ED4"/>
    <w:rsid w:val="00D61BB7"/>
    <w:rsid w:val="00D62701"/>
    <w:rsid w:val="00D71B8F"/>
    <w:rsid w:val="00D7389B"/>
    <w:rsid w:val="00D819BB"/>
    <w:rsid w:val="00D81E0B"/>
    <w:rsid w:val="00D90A98"/>
    <w:rsid w:val="00D912C6"/>
    <w:rsid w:val="00D91412"/>
    <w:rsid w:val="00D91CB3"/>
    <w:rsid w:val="00D932C3"/>
    <w:rsid w:val="00D97B88"/>
    <w:rsid w:val="00DA258D"/>
    <w:rsid w:val="00DA4E2C"/>
    <w:rsid w:val="00DA68E2"/>
    <w:rsid w:val="00DB106E"/>
    <w:rsid w:val="00DB58EA"/>
    <w:rsid w:val="00DB5E1C"/>
    <w:rsid w:val="00DB6C0F"/>
    <w:rsid w:val="00DC44F0"/>
    <w:rsid w:val="00DD0FC3"/>
    <w:rsid w:val="00DD1B41"/>
    <w:rsid w:val="00DD71FF"/>
    <w:rsid w:val="00DD7CB5"/>
    <w:rsid w:val="00E0095E"/>
    <w:rsid w:val="00E009C8"/>
    <w:rsid w:val="00E02B96"/>
    <w:rsid w:val="00E036EE"/>
    <w:rsid w:val="00E06CDE"/>
    <w:rsid w:val="00E115DA"/>
    <w:rsid w:val="00E246B6"/>
    <w:rsid w:val="00E3785D"/>
    <w:rsid w:val="00E378AB"/>
    <w:rsid w:val="00E4305A"/>
    <w:rsid w:val="00E43EA9"/>
    <w:rsid w:val="00E4688F"/>
    <w:rsid w:val="00E47518"/>
    <w:rsid w:val="00E5189E"/>
    <w:rsid w:val="00E5349D"/>
    <w:rsid w:val="00E56EC8"/>
    <w:rsid w:val="00E56F96"/>
    <w:rsid w:val="00E64888"/>
    <w:rsid w:val="00E67396"/>
    <w:rsid w:val="00E71003"/>
    <w:rsid w:val="00E71BDE"/>
    <w:rsid w:val="00E72E0E"/>
    <w:rsid w:val="00E73E14"/>
    <w:rsid w:val="00E808C1"/>
    <w:rsid w:val="00E81AC0"/>
    <w:rsid w:val="00E845F0"/>
    <w:rsid w:val="00E86722"/>
    <w:rsid w:val="00E86BBD"/>
    <w:rsid w:val="00E96241"/>
    <w:rsid w:val="00E97166"/>
    <w:rsid w:val="00EA2161"/>
    <w:rsid w:val="00EA510A"/>
    <w:rsid w:val="00EA6F16"/>
    <w:rsid w:val="00EB3D7A"/>
    <w:rsid w:val="00EB51CE"/>
    <w:rsid w:val="00EB5773"/>
    <w:rsid w:val="00EB6EB8"/>
    <w:rsid w:val="00EB755B"/>
    <w:rsid w:val="00EC3723"/>
    <w:rsid w:val="00EC554E"/>
    <w:rsid w:val="00EC74A5"/>
    <w:rsid w:val="00ED14A1"/>
    <w:rsid w:val="00ED2805"/>
    <w:rsid w:val="00ED39DD"/>
    <w:rsid w:val="00EE1627"/>
    <w:rsid w:val="00EE19F2"/>
    <w:rsid w:val="00EE42F0"/>
    <w:rsid w:val="00EE4C77"/>
    <w:rsid w:val="00EE5EF3"/>
    <w:rsid w:val="00EE6496"/>
    <w:rsid w:val="00EE733B"/>
    <w:rsid w:val="00F04AFF"/>
    <w:rsid w:val="00F04D1D"/>
    <w:rsid w:val="00F04E49"/>
    <w:rsid w:val="00F06D75"/>
    <w:rsid w:val="00F10088"/>
    <w:rsid w:val="00F137FD"/>
    <w:rsid w:val="00F1566E"/>
    <w:rsid w:val="00F2041B"/>
    <w:rsid w:val="00F20EA5"/>
    <w:rsid w:val="00F24CB8"/>
    <w:rsid w:val="00F3050A"/>
    <w:rsid w:val="00F40E44"/>
    <w:rsid w:val="00F439FC"/>
    <w:rsid w:val="00F43D44"/>
    <w:rsid w:val="00F513ED"/>
    <w:rsid w:val="00F53C82"/>
    <w:rsid w:val="00F53CF5"/>
    <w:rsid w:val="00F55E66"/>
    <w:rsid w:val="00F5671F"/>
    <w:rsid w:val="00F653A3"/>
    <w:rsid w:val="00F66A35"/>
    <w:rsid w:val="00F709C3"/>
    <w:rsid w:val="00F736E1"/>
    <w:rsid w:val="00F74590"/>
    <w:rsid w:val="00F82124"/>
    <w:rsid w:val="00F8220D"/>
    <w:rsid w:val="00F8574E"/>
    <w:rsid w:val="00F86FB5"/>
    <w:rsid w:val="00F91BAD"/>
    <w:rsid w:val="00FA0272"/>
    <w:rsid w:val="00FA0798"/>
    <w:rsid w:val="00FA0C00"/>
    <w:rsid w:val="00FA18E2"/>
    <w:rsid w:val="00FA5134"/>
    <w:rsid w:val="00FA544E"/>
    <w:rsid w:val="00FA64F9"/>
    <w:rsid w:val="00FA751A"/>
    <w:rsid w:val="00FA7740"/>
    <w:rsid w:val="00FB4BB8"/>
    <w:rsid w:val="00FB7D07"/>
    <w:rsid w:val="00FC25FE"/>
    <w:rsid w:val="00FC5C47"/>
    <w:rsid w:val="00FD3AC4"/>
    <w:rsid w:val="00FD4600"/>
    <w:rsid w:val="00FD6381"/>
    <w:rsid w:val="00FD63C6"/>
    <w:rsid w:val="00FE2B0F"/>
    <w:rsid w:val="00FF53B0"/>
    <w:rsid w:val="00FF56F2"/>
  </w:rsids>
  <m:mathPr>
    <m:mathFont m:val="Lucida Grande"/>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Title" w:uiPriority="10"/>
  </w:latentStyles>
  <w:style w:type="paragraph" w:default="1" w:styleId="Normal">
    <w:name w:val="Normal"/>
    <w:qFormat/>
    <w:rsid w:val="00B00568"/>
  </w:style>
  <w:style w:type="paragraph" w:styleId="Heading3">
    <w:name w:val="heading 3"/>
    <w:basedOn w:val="Normal"/>
    <w:link w:val="Heading3Char"/>
    <w:uiPriority w:val="9"/>
    <w:rsid w:val="00DB6C0F"/>
    <w:pPr>
      <w:spacing w:beforeLines="1" w:afterLines="1"/>
      <w:outlineLvl w:val="2"/>
    </w:pPr>
    <w:rPr>
      <w:rFonts w:ascii="Times" w:hAnsi="Times"/>
      <w:b/>
      <w:sz w:val="27"/>
      <w:szCs w:val="20"/>
      <w:lang w:val="en-GB"/>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rsid w:val="000A4267"/>
    <w:rPr>
      <w:rFonts w:ascii="Lucida Grande" w:hAnsi="Lucida Grande"/>
      <w:sz w:val="18"/>
      <w:szCs w:val="18"/>
    </w:rPr>
  </w:style>
  <w:style w:type="character" w:customStyle="1" w:styleId="BalloonTextChar">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0">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2">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3">
    <w:name w:val="Balloon Text Char"/>
    <w:basedOn w:val="DefaultParagraphFont"/>
    <w:uiPriority w:val="99"/>
    <w:semiHidden/>
    <w:rsid w:val="00553FDC"/>
    <w:rPr>
      <w:rFonts w:ascii="Lucida Grande" w:hAnsi="Lucida Grande"/>
      <w:sz w:val="18"/>
      <w:szCs w:val="18"/>
    </w:rPr>
  </w:style>
  <w:style w:type="character" w:customStyle="1" w:styleId="BalloonTextChar4">
    <w:name w:val="Balloon Text Char"/>
    <w:basedOn w:val="DefaultParagraphFont"/>
    <w:uiPriority w:val="99"/>
    <w:semiHidden/>
    <w:rsid w:val="00553FDC"/>
    <w:rPr>
      <w:rFonts w:ascii="Lucida Grande" w:hAnsi="Lucida Grande"/>
      <w:sz w:val="18"/>
      <w:szCs w:val="18"/>
    </w:rPr>
  </w:style>
  <w:style w:type="character" w:customStyle="1" w:styleId="BalloonTextChar5">
    <w:name w:val="Balloon Text Char"/>
    <w:basedOn w:val="DefaultParagraphFont"/>
    <w:uiPriority w:val="99"/>
    <w:semiHidden/>
    <w:rsid w:val="00553FDC"/>
    <w:rPr>
      <w:rFonts w:ascii="Lucida Grande" w:hAnsi="Lucida Grande"/>
      <w:sz w:val="18"/>
      <w:szCs w:val="18"/>
    </w:rPr>
  </w:style>
  <w:style w:type="character" w:customStyle="1" w:styleId="BalloonTextChar6">
    <w:name w:val="Balloon Text Char"/>
    <w:basedOn w:val="DefaultParagraphFont"/>
    <w:uiPriority w:val="99"/>
    <w:semiHidden/>
    <w:rsid w:val="006356B3"/>
    <w:rPr>
      <w:rFonts w:ascii="Lucida Grande" w:hAnsi="Lucida Grande"/>
      <w:sz w:val="18"/>
      <w:szCs w:val="18"/>
    </w:rPr>
  </w:style>
  <w:style w:type="character" w:customStyle="1" w:styleId="BalloonTextChar7">
    <w:name w:val="Balloon Text Char"/>
    <w:basedOn w:val="DefaultParagraphFont"/>
    <w:uiPriority w:val="99"/>
    <w:semiHidden/>
    <w:rsid w:val="00B055AE"/>
    <w:rPr>
      <w:rFonts w:ascii="Lucida Grande" w:hAnsi="Lucida Grande"/>
      <w:sz w:val="18"/>
      <w:szCs w:val="18"/>
    </w:rPr>
  </w:style>
  <w:style w:type="character" w:styleId="Strong">
    <w:name w:val="Strong"/>
    <w:basedOn w:val="DefaultParagraphFont"/>
    <w:rsid w:val="00072704"/>
    <w:rPr>
      <w:b/>
      <w:bCs/>
    </w:rPr>
  </w:style>
  <w:style w:type="character" w:styleId="CommentReference">
    <w:name w:val="annotation reference"/>
    <w:basedOn w:val="DefaultParagraphFont"/>
    <w:rsid w:val="000A4267"/>
    <w:rPr>
      <w:sz w:val="18"/>
      <w:szCs w:val="18"/>
    </w:rPr>
  </w:style>
  <w:style w:type="paragraph" w:styleId="CommentText">
    <w:name w:val="annotation text"/>
    <w:basedOn w:val="Normal"/>
    <w:link w:val="CommentTextChar"/>
    <w:rsid w:val="000A4267"/>
  </w:style>
  <w:style w:type="character" w:customStyle="1" w:styleId="CommentTextChar">
    <w:name w:val="Comment Text Char"/>
    <w:basedOn w:val="DefaultParagraphFont"/>
    <w:link w:val="CommentText"/>
    <w:rsid w:val="000A4267"/>
  </w:style>
  <w:style w:type="paragraph" w:styleId="CommentSubject">
    <w:name w:val="annotation subject"/>
    <w:basedOn w:val="CommentText"/>
    <w:next w:val="CommentText"/>
    <w:link w:val="CommentSubjectChar"/>
    <w:rsid w:val="000A4267"/>
    <w:rPr>
      <w:b/>
      <w:bCs/>
      <w:sz w:val="20"/>
      <w:szCs w:val="20"/>
    </w:rPr>
  </w:style>
  <w:style w:type="character" w:customStyle="1" w:styleId="CommentSubjectChar">
    <w:name w:val="Comment Subject Char"/>
    <w:basedOn w:val="CommentTextChar"/>
    <w:link w:val="CommentSubject"/>
    <w:rsid w:val="000A4267"/>
    <w:rPr>
      <w:b/>
      <w:bCs/>
      <w:sz w:val="20"/>
      <w:szCs w:val="20"/>
    </w:rPr>
  </w:style>
  <w:style w:type="character" w:customStyle="1" w:styleId="BalloonTextChar1">
    <w:name w:val="Balloon Text Char1"/>
    <w:basedOn w:val="DefaultParagraphFont"/>
    <w:link w:val="BalloonText"/>
    <w:rsid w:val="000A4267"/>
    <w:rPr>
      <w:rFonts w:ascii="Lucida Grande" w:hAnsi="Lucida Grande"/>
      <w:sz w:val="18"/>
      <w:szCs w:val="18"/>
    </w:rPr>
  </w:style>
  <w:style w:type="paragraph" w:styleId="ListParagraph">
    <w:name w:val="List Paragraph"/>
    <w:basedOn w:val="Normal"/>
    <w:rsid w:val="00BD10B3"/>
    <w:pPr>
      <w:ind w:left="720"/>
      <w:contextualSpacing/>
    </w:pPr>
  </w:style>
  <w:style w:type="character" w:customStyle="1" w:styleId="Heading3Char">
    <w:name w:val="Heading 3 Char"/>
    <w:basedOn w:val="DefaultParagraphFont"/>
    <w:link w:val="Heading3"/>
    <w:uiPriority w:val="9"/>
    <w:rsid w:val="00DB6C0F"/>
    <w:rPr>
      <w:rFonts w:ascii="Times" w:hAnsi="Times"/>
      <w:b/>
      <w:sz w:val="27"/>
      <w:szCs w:val="20"/>
      <w:lang w:val="en-GB"/>
    </w:rPr>
  </w:style>
  <w:style w:type="paragraph" w:styleId="NormalWeb">
    <w:name w:val="Normal (Web)"/>
    <w:basedOn w:val="Normal"/>
    <w:uiPriority w:val="99"/>
    <w:rsid w:val="00DB6C0F"/>
    <w:pPr>
      <w:spacing w:beforeLines="1" w:afterLines="1"/>
    </w:pPr>
    <w:rPr>
      <w:rFonts w:ascii="Times" w:hAnsi="Times" w:cs="Times New Roman"/>
      <w:sz w:val="20"/>
      <w:szCs w:val="20"/>
      <w:lang w:val="en-GB"/>
    </w:rPr>
  </w:style>
  <w:style w:type="character" w:styleId="Emphasis">
    <w:name w:val="Emphasis"/>
    <w:basedOn w:val="DefaultParagraphFont"/>
    <w:uiPriority w:val="20"/>
    <w:rsid w:val="00DB6C0F"/>
    <w:rPr>
      <w:i/>
    </w:rPr>
  </w:style>
  <w:style w:type="character" w:styleId="Hyperlink">
    <w:name w:val="Hyperlink"/>
    <w:basedOn w:val="DefaultParagraphFont"/>
    <w:uiPriority w:val="99"/>
    <w:rsid w:val="00DB6C0F"/>
    <w:rPr>
      <w:color w:val="0000FF"/>
      <w:u w:val="single"/>
    </w:rPr>
  </w:style>
  <w:style w:type="paragraph" w:styleId="Footer">
    <w:name w:val="footer"/>
    <w:basedOn w:val="Normal"/>
    <w:link w:val="FooterChar"/>
    <w:rsid w:val="004A4815"/>
    <w:pPr>
      <w:tabs>
        <w:tab w:val="center" w:pos="4320"/>
        <w:tab w:val="right" w:pos="8640"/>
      </w:tabs>
    </w:pPr>
  </w:style>
  <w:style w:type="character" w:customStyle="1" w:styleId="FooterChar">
    <w:name w:val="Footer Char"/>
    <w:basedOn w:val="DefaultParagraphFont"/>
    <w:link w:val="Footer"/>
    <w:rsid w:val="004A4815"/>
  </w:style>
  <w:style w:type="character" w:styleId="PageNumber">
    <w:name w:val="page number"/>
    <w:basedOn w:val="DefaultParagraphFont"/>
    <w:rsid w:val="004A4815"/>
  </w:style>
  <w:style w:type="character" w:customStyle="1" w:styleId="il">
    <w:name w:val="il"/>
    <w:basedOn w:val="DefaultParagraphFont"/>
    <w:rsid w:val="00035103"/>
  </w:style>
  <w:style w:type="table" w:styleId="TableGrid">
    <w:name w:val="Table Grid"/>
    <w:basedOn w:val="TableNormal"/>
    <w:rsid w:val="00B36B7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aliases w:val="title"/>
    <w:basedOn w:val="Normal"/>
    <w:link w:val="TitleChar"/>
    <w:uiPriority w:val="10"/>
    <w:rsid w:val="008B7A82"/>
    <w:pPr>
      <w:spacing w:beforeLines="1" w:afterLines="1"/>
    </w:pPr>
    <w:rPr>
      <w:rFonts w:ascii="Times" w:hAnsi="Times"/>
      <w:sz w:val="20"/>
      <w:szCs w:val="20"/>
      <w:lang w:val="en-GB" w:eastAsia="en-US"/>
    </w:rPr>
  </w:style>
  <w:style w:type="character" w:customStyle="1" w:styleId="TitleChar">
    <w:name w:val="Title Char"/>
    <w:aliases w:val="title Char"/>
    <w:basedOn w:val="DefaultParagraphFont"/>
    <w:link w:val="Title"/>
    <w:uiPriority w:val="10"/>
    <w:rsid w:val="008B7A82"/>
    <w:rPr>
      <w:rFonts w:ascii="Times" w:hAnsi="Times"/>
      <w:sz w:val="20"/>
      <w:szCs w:val="20"/>
      <w:lang w:val="en-GB" w:eastAsia="en-US"/>
    </w:rPr>
  </w:style>
  <w:style w:type="paragraph" w:customStyle="1" w:styleId="desc">
    <w:name w:val="desc"/>
    <w:basedOn w:val="Normal"/>
    <w:rsid w:val="008B7A82"/>
    <w:pPr>
      <w:spacing w:beforeLines="1" w:afterLines="1"/>
    </w:pPr>
    <w:rPr>
      <w:rFonts w:ascii="Times" w:hAnsi="Times"/>
      <w:sz w:val="20"/>
      <w:szCs w:val="20"/>
      <w:lang w:val="en-GB" w:eastAsia="en-US"/>
    </w:rPr>
  </w:style>
  <w:style w:type="paragraph" w:customStyle="1" w:styleId="details">
    <w:name w:val="details"/>
    <w:basedOn w:val="Normal"/>
    <w:rsid w:val="008B7A82"/>
    <w:pPr>
      <w:spacing w:beforeLines="1" w:afterLines="1"/>
    </w:pPr>
    <w:rPr>
      <w:rFonts w:ascii="Times" w:hAnsi="Times"/>
      <w:sz w:val="20"/>
      <w:szCs w:val="20"/>
      <w:lang w:val="en-GB" w:eastAsia="en-US"/>
    </w:rPr>
  </w:style>
  <w:style w:type="character" w:customStyle="1" w:styleId="jrnl">
    <w:name w:val="jrnl"/>
    <w:basedOn w:val="DefaultParagraphFont"/>
    <w:rsid w:val="008B7A8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style>
  <w:style w:type="paragraph" w:styleId="Heading3">
    <w:name w:val="heading 3"/>
    <w:basedOn w:val="Normal"/>
    <w:link w:val="Heading3Char"/>
    <w:uiPriority w:val="9"/>
    <w:rsid w:val="00DB6C0F"/>
    <w:pPr>
      <w:spacing w:beforeLines="1" w:afterLines="1"/>
      <w:outlineLvl w:val="2"/>
    </w:pPr>
    <w:rPr>
      <w:rFonts w:ascii="Times" w:hAnsi="Times"/>
      <w:b/>
      <w:sz w:val="27"/>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rsid w:val="000A4267"/>
    <w:rPr>
      <w:rFonts w:ascii="Lucida Grande" w:hAnsi="Lucida Grande"/>
      <w:sz w:val="18"/>
      <w:szCs w:val="18"/>
    </w:rPr>
  </w:style>
  <w:style w:type="character" w:customStyle="1" w:styleId="BalloonTextChar">
    <w:name w:val="Balloon Text Char"/>
    <w:basedOn w:val="DefaultParagraphFont"/>
    <w:uiPriority w:val="99"/>
    <w:semiHidden/>
    <w:rsid w:val="00553FDC"/>
    <w:rPr>
      <w:rFonts w:ascii="Lucida Grande" w:hAnsi="Lucida Grande"/>
      <w:sz w:val="18"/>
      <w:szCs w:val="18"/>
    </w:rPr>
  </w:style>
  <w:style w:type="character" w:customStyle="1" w:styleId="BalloonTextChar0">
    <w:name w:val="Balloon Text Char"/>
    <w:basedOn w:val="DefaultParagraphFont"/>
    <w:uiPriority w:val="99"/>
    <w:semiHidden/>
    <w:rsid w:val="00553FDC"/>
    <w:rPr>
      <w:rFonts w:ascii="Lucida Grande" w:hAnsi="Lucida Grande"/>
      <w:sz w:val="18"/>
      <w:szCs w:val="18"/>
    </w:rPr>
  </w:style>
  <w:style w:type="character" w:customStyle="1" w:styleId="BalloonTextChar2">
    <w:name w:val="Balloon Text Char"/>
    <w:basedOn w:val="DefaultParagraphFont"/>
    <w:uiPriority w:val="99"/>
    <w:semiHidden/>
    <w:rsid w:val="00553FDC"/>
    <w:rPr>
      <w:rFonts w:ascii="Lucida Grande" w:hAnsi="Lucida Grande"/>
      <w:sz w:val="18"/>
      <w:szCs w:val="18"/>
    </w:rPr>
  </w:style>
  <w:style w:type="character" w:customStyle="1" w:styleId="BalloonTextChar3">
    <w:name w:val="Balloon Text Char"/>
    <w:basedOn w:val="DefaultParagraphFont"/>
    <w:uiPriority w:val="99"/>
    <w:semiHidden/>
    <w:rsid w:val="006356B3"/>
    <w:rPr>
      <w:rFonts w:ascii="Lucida Grande" w:hAnsi="Lucida Grande"/>
      <w:sz w:val="18"/>
      <w:szCs w:val="18"/>
    </w:rPr>
  </w:style>
  <w:style w:type="character" w:customStyle="1" w:styleId="BalloonTextChar4">
    <w:name w:val="Balloon Text Char"/>
    <w:basedOn w:val="DefaultParagraphFont"/>
    <w:uiPriority w:val="99"/>
    <w:semiHidden/>
    <w:rsid w:val="00B055AE"/>
    <w:rPr>
      <w:rFonts w:ascii="Lucida Grande" w:hAnsi="Lucida Grande"/>
      <w:sz w:val="18"/>
      <w:szCs w:val="18"/>
    </w:rPr>
  </w:style>
  <w:style w:type="character" w:styleId="Strong">
    <w:name w:val="Strong"/>
    <w:basedOn w:val="DefaultParagraphFont"/>
    <w:rsid w:val="00072704"/>
    <w:rPr>
      <w:b/>
      <w:bCs/>
    </w:rPr>
  </w:style>
  <w:style w:type="character" w:styleId="CommentReference">
    <w:name w:val="annotation reference"/>
    <w:basedOn w:val="DefaultParagraphFont"/>
    <w:rsid w:val="000A4267"/>
    <w:rPr>
      <w:sz w:val="18"/>
      <w:szCs w:val="18"/>
    </w:rPr>
  </w:style>
  <w:style w:type="paragraph" w:styleId="CommentText">
    <w:name w:val="annotation text"/>
    <w:basedOn w:val="Normal"/>
    <w:link w:val="CommentTextChar"/>
    <w:rsid w:val="000A4267"/>
  </w:style>
  <w:style w:type="character" w:customStyle="1" w:styleId="CommentTextChar">
    <w:name w:val="Comment Text Char"/>
    <w:basedOn w:val="DefaultParagraphFont"/>
    <w:link w:val="CommentText"/>
    <w:rsid w:val="000A4267"/>
  </w:style>
  <w:style w:type="paragraph" w:styleId="CommentSubject">
    <w:name w:val="annotation subject"/>
    <w:basedOn w:val="CommentText"/>
    <w:next w:val="CommentText"/>
    <w:link w:val="CommentSubjectChar"/>
    <w:rsid w:val="000A4267"/>
    <w:rPr>
      <w:b/>
      <w:bCs/>
      <w:sz w:val="20"/>
      <w:szCs w:val="20"/>
    </w:rPr>
  </w:style>
  <w:style w:type="character" w:customStyle="1" w:styleId="CommentSubjectChar">
    <w:name w:val="Comment Subject Char"/>
    <w:basedOn w:val="CommentTextChar"/>
    <w:link w:val="CommentSubject"/>
    <w:rsid w:val="000A4267"/>
    <w:rPr>
      <w:b/>
      <w:bCs/>
      <w:sz w:val="20"/>
      <w:szCs w:val="20"/>
    </w:rPr>
  </w:style>
  <w:style w:type="character" w:customStyle="1" w:styleId="BalloonTextChar1">
    <w:name w:val="Balloon Text Char1"/>
    <w:basedOn w:val="DefaultParagraphFont"/>
    <w:link w:val="BalloonText"/>
    <w:rsid w:val="000A4267"/>
    <w:rPr>
      <w:rFonts w:ascii="Lucida Grande" w:hAnsi="Lucida Grande"/>
      <w:sz w:val="18"/>
      <w:szCs w:val="18"/>
    </w:rPr>
  </w:style>
  <w:style w:type="paragraph" w:styleId="ListParagraph">
    <w:name w:val="List Paragraph"/>
    <w:basedOn w:val="Normal"/>
    <w:rsid w:val="00BD10B3"/>
    <w:pPr>
      <w:ind w:left="720"/>
      <w:contextualSpacing/>
    </w:pPr>
  </w:style>
  <w:style w:type="character" w:customStyle="1" w:styleId="Heading3Char">
    <w:name w:val="Heading 3 Char"/>
    <w:basedOn w:val="DefaultParagraphFont"/>
    <w:link w:val="Heading3"/>
    <w:uiPriority w:val="9"/>
    <w:rsid w:val="00DB6C0F"/>
    <w:rPr>
      <w:rFonts w:ascii="Times" w:hAnsi="Times"/>
      <w:b/>
      <w:sz w:val="27"/>
      <w:szCs w:val="20"/>
      <w:lang w:val="en-GB"/>
    </w:rPr>
  </w:style>
  <w:style w:type="paragraph" w:styleId="NormalWeb">
    <w:name w:val="Normal (Web)"/>
    <w:basedOn w:val="Normal"/>
    <w:uiPriority w:val="99"/>
    <w:rsid w:val="00DB6C0F"/>
    <w:pPr>
      <w:spacing w:beforeLines="1" w:afterLines="1"/>
    </w:pPr>
    <w:rPr>
      <w:rFonts w:ascii="Times" w:hAnsi="Times" w:cs="Times New Roman"/>
      <w:sz w:val="20"/>
      <w:szCs w:val="20"/>
      <w:lang w:val="en-GB"/>
    </w:rPr>
  </w:style>
  <w:style w:type="character" w:styleId="Emphasis">
    <w:name w:val="Emphasis"/>
    <w:basedOn w:val="DefaultParagraphFont"/>
    <w:uiPriority w:val="20"/>
    <w:rsid w:val="00DB6C0F"/>
    <w:rPr>
      <w:i/>
    </w:rPr>
  </w:style>
  <w:style w:type="character" w:styleId="Hyperlink">
    <w:name w:val="Hyperlink"/>
    <w:basedOn w:val="DefaultParagraphFont"/>
    <w:uiPriority w:val="99"/>
    <w:rsid w:val="00DB6C0F"/>
    <w:rPr>
      <w:color w:val="0000FF"/>
      <w:u w:val="single"/>
    </w:rPr>
  </w:style>
  <w:style w:type="paragraph" w:styleId="Footer">
    <w:name w:val="footer"/>
    <w:basedOn w:val="Normal"/>
    <w:link w:val="FooterChar"/>
    <w:rsid w:val="004A4815"/>
    <w:pPr>
      <w:tabs>
        <w:tab w:val="center" w:pos="4320"/>
        <w:tab w:val="right" w:pos="8640"/>
      </w:tabs>
    </w:pPr>
  </w:style>
  <w:style w:type="character" w:customStyle="1" w:styleId="FooterChar">
    <w:name w:val="Footer Char"/>
    <w:basedOn w:val="DefaultParagraphFont"/>
    <w:link w:val="Footer"/>
    <w:rsid w:val="004A4815"/>
  </w:style>
  <w:style w:type="character" w:styleId="PageNumber">
    <w:name w:val="page number"/>
    <w:basedOn w:val="DefaultParagraphFont"/>
    <w:rsid w:val="004A4815"/>
  </w:style>
</w:styles>
</file>

<file path=word/webSettings.xml><?xml version="1.0" encoding="utf-8"?>
<w:webSettings xmlns:r="http://schemas.openxmlformats.org/officeDocument/2006/relationships" xmlns:w="http://schemas.openxmlformats.org/wordprocessingml/2006/main">
  <w:divs>
    <w:div w:id="2556944">
      <w:bodyDiv w:val="1"/>
      <w:marLeft w:val="0"/>
      <w:marRight w:val="0"/>
      <w:marTop w:val="0"/>
      <w:marBottom w:val="0"/>
      <w:divBdr>
        <w:top w:val="none" w:sz="0" w:space="0" w:color="auto"/>
        <w:left w:val="none" w:sz="0" w:space="0" w:color="auto"/>
        <w:bottom w:val="none" w:sz="0" w:space="0" w:color="auto"/>
        <w:right w:val="none" w:sz="0" w:space="0" w:color="auto"/>
      </w:divBdr>
      <w:divsChild>
        <w:div w:id="123735478">
          <w:marLeft w:val="0"/>
          <w:marRight w:val="0"/>
          <w:marTop w:val="0"/>
          <w:marBottom w:val="0"/>
          <w:divBdr>
            <w:top w:val="none" w:sz="0" w:space="0" w:color="auto"/>
            <w:left w:val="none" w:sz="0" w:space="0" w:color="auto"/>
            <w:bottom w:val="none" w:sz="0" w:space="0" w:color="auto"/>
            <w:right w:val="none" w:sz="0" w:space="0" w:color="auto"/>
          </w:divBdr>
        </w:div>
      </w:divsChild>
    </w:div>
    <w:div w:id="555051497">
      <w:bodyDiv w:val="1"/>
      <w:marLeft w:val="0"/>
      <w:marRight w:val="0"/>
      <w:marTop w:val="0"/>
      <w:marBottom w:val="0"/>
      <w:divBdr>
        <w:top w:val="none" w:sz="0" w:space="0" w:color="auto"/>
        <w:left w:val="none" w:sz="0" w:space="0" w:color="auto"/>
        <w:bottom w:val="none" w:sz="0" w:space="0" w:color="auto"/>
        <w:right w:val="none" w:sz="0" w:space="0" w:color="auto"/>
      </w:divBdr>
      <w:divsChild>
        <w:div w:id="150886132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ncbi.nlm.nih.gov/pubmed/24018303" TargetMode="External"/></Relationship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22" Type="http://schemas.microsoft.com/office/2007/relationships/stylesWithEffects" Target="stylesWithEffects.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pdf"/><Relationship Id="rId16" Type="http://schemas.openxmlformats.org/officeDocument/2006/relationships/image" Target="media/image71.png"/><Relationship Id="rId17" Type="http://schemas.openxmlformats.org/officeDocument/2006/relationships/image" Target="media/image10.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19223</Words>
  <Characters>109576</Characters>
  <Application>Microsoft Macintosh Word</Application>
  <DocSecurity>0</DocSecurity>
  <Lines>913</Lines>
  <Paragraphs>219</Paragraphs>
  <ScaleCrop>false</ScaleCrop>
  <Company>Experimental Psychology, University of Oxford</Company>
  <LinksUpToDate>false</LinksUpToDate>
  <CharactersWithSpaces>134567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Summerfield</dc:creator>
  <cp:keywords/>
  <cp:lastModifiedBy>Christopher Summerfield</cp:lastModifiedBy>
  <cp:revision>2</cp:revision>
  <dcterms:created xsi:type="dcterms:W3CDTF">2014-05-01T08:43:00Z</dcterms:created>
  <dcterms:modified xsi:type="dcterms:W3CDTF">2014-05-01T08:43:00Z</dcterms:modified>
</cp:coreProperties>
</file>